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8E7D8" w14:textId="17B0B5FB" w:rsidR="0012055C" w:rsidRPr="00F24057" w:rsidRDefault="0012055C" w:rsidP="53918F22">
      <w:pPr>
        <w:jc w:val="center"/>
        <w:rPr>
          <w:rFonts w:cs="Times New Roman"/>
          <w:highlight w:val="yellow"/>
        </w:rPr>
      </w:pPr>
    </w:p>
    <w:p w14:paraId="55FCEBDD" w14:textId="73B5EC9E" w:rsidR="0012055C" w:rsidRPr="00F24057" w:rsidRDefault="403C8CE3" w:rsidP="53918F22">
      <w:pPr>
        <w:jc w:val="center"/>
        <w:rPr>
          <w:rFonts w:eastAsia="Times New Roman" w:cs="Times New Roman"/>
          <w:b/>
          <w:sz w:val="36"/>
          <w:szCs w:val="36"/>
        </w:rPr>
      </w:pPr>
      <w:bookmarkStart w:id="0" w:name="_Toc96404473"/>
      <w:r w:rsidRPr="00F24057">
        <w:rPr>
          <w:rFonts w:eastAsia="Times New Roman" w:cs="Times New Roman"/>
          <w:b/>
          <w:sz w:val="36"/>
          <w:szCs w:val="36"/>
        </w:rPr>
        <w:t>Hong Kong Institute of Information Technology (</w:t>
      </w:r>
      <w:r w:rsidR="6D99B5A2" w:rsidRPr="00F24057">
        <w:rPr>
          <w:rFonts w:eastAsia="Times New Roman" w:cs="Times New Roman"/>
          <w:b/>
          <w:sz w:val="36"/>
          <w:szCs w:val="36"/>
        </w:rPr>
        <w:t>HKIIT</w:t>
      </w:r>
      <w:r w:rsidRPr="00F24057">
        <w:rPr>
          <w:rFonts w:eastAsia="Times New Roman" w:cs="Times New Roman"/>
          <w:b/>
          <w:sz w:val="36"/>
          <w:szCs w:val="36"/>
        </w:rPr>
        <w:t>)</w:t>
      </w:r>
      <w:bookmarkEnd w:id="0"/>
    </w:p>
    <w:p w14:paraId="3236B889" w14:textId="70E6F020" w:rsidR="0012055C" w:rsidRPr="00F24057" w:rsidRDefault="403C8CE3" w:rsidP="53918F22">
      <w:pPr>
        <w:jc w:val="center"/>
        <w:rPr>
          <w:rFonts w:eastAsia="Times New Roman" w:cs="Times New Roman"/>
          <w:b/>
          <w:sz w:val="36"/>
          <w:szCs w:val="36"/>
        </w:rPr>
      </w:pPr>
      <w:r w:rsidRPr="00F24057">
        <w:rPr>
          <w:rFonts w:eastAsia="Times New Roman" w:cs="Times New Roman"/>
          <w:b/>
          <w:sz w:val="36"/>
          <w:szCs w:val="36"/>
        </w:rPr>
        <w:t xml:space="preserve">HD in </w:t>
      </w:r>
      <w:r w:rsidR="5D84828D" w:rsidRPr="00F24057">
        <w:rPr>
          <w:rFonts w:eastAsia="Times New Roman" w:cs="Times New Roman"/>
          <w:b/>
          <w:sz w:val="36"/>
          <w:szCs w:val="36"/>
        </w:rPr>
        <w:t>Software Engineering</w:t>
      </w:r>
    </w:p>
    <w:p w14:paraId="39064D1A" w14:textId="3ABA5D71" w:rsidR="0012055C" w:rsidRPr="00F24057" w:rsidRDefault="403C8CE3" w:rsidP="53918F22">
      <w:pPr>
        <w:jc w:val="center"/>
        <w:rPr>
          <w:rFonts w:eastAsia="Times New Roman" w:cs="Times New Roman"/>
          <w:b/>
          <w:sz w:val="36"/>
          <w:szCs w:val="36"/>
        </w:rPr>
      </w:pPr>
      <w:r w:rsidRPr="00F24057">
        <w:rPr>
          <w:rFonts w:eastAsia="Times New Roman" w:cs="Times New Roman"/>
          <w:b/>
          <w:sz w:val="36"/>
          <w:szCs w:val="36"/>
        </w:rPr>
        <w:t xml:space="preserve"> </w:t>
      </w:r>
    </w:p>
    <w:p w14:paraId="14447083" w14:textId="57710A8B" w:rsidR="0012055C" w:rsidRPr="00F24057" w:rsidRDefault="0012055C" w:rsidP="53918F22">
      <w:pPr>
        <w:jc w:val="center"/>
        <w:rPr>
          <w:rFonts w:eastAsia="Times New Roman" w:cs="Times New Roman"/>
          <w:b/>
          <w:sz w:val="36"/>
          <w:szCs w:val="36"/>
        </w:rPr>
      </w:pPr>
    </w:p>
    <w:p w14:paraId="69F2A519" w14:textId="63088746" w:rsidR="1252E021" w:rsidRDefault="1252E021" w:rsidP="6AA07840">
      <w:pPr>
        <w:jc w:val="center"/>
        <w:rPr>
          <w:rFonts w:eastAsia="Times New Roman" w:cs="Times New Roman"/>
          <w:b/>
          <w:sz w:val="32"/>
          <w:szCs w:val="32"/>
        </w:rPr>
      </w:pPr>
      <w:r w:rsidRPr="6AA07840">
        <w:rPr>
          <w:rFonts w:eastAsia="Times New Roman" w:cs="Times New Roman"/>
          <w:b/>
          <w:bCs/>
          <w:sz w:val="32"/>
          <w:szCs w:val="32"/>
        </w:rPr>
        <w:t>Prototype II and Final Report</w:t>
      </w:r>
    </w:p>
    <w:p w14:paraId="30886715" w14:textId="2238D76C" w:rsidR="0012055C" w:rsidRPr="00F24057" w:rsidRDefault="403C8CE3" w:rsidP="53918F22">
      <w:pPr>
        <w:jc w:val="center"/>
        <w:rPr>
          <w:rFonts w:eastAsia="Times New Roman" w:cs="Times New Roman"/>
          <w:b/>
          <w:sz w:val="36"/>
          <w:szCs w:val="36"/>
        </w:rPr>
      </w:pPr>
      <w:r w:rsidRPr="00F24057">
        <w:rPr>
          <w:rFonts w:eastAsia="Times New Roman" w:cs="Times New Roman"/>
          <w:b/>
          <w:sz w:val="36"/>
          <w:szCs w:val="36"/>
        </w:rPr>
        <w:t xml:space="preserve"> </w:t>
      </w:r>
    </w:p>
    <w:p w14:paraId="356E590E" w14:textId="72ED9FEE" w:rsidR="0012055C" w:rsidRPr="00F24057" w:rsidRDefault="403C8CE3" w:rsidP="53918F22">
      <w:pPr>
        <w:jc w:val="center"/>
        <w:rPr>
          <w:rFonts w:eastAsia="Times New Roman" w:cs="Times New Roman"/>
          <w:b/>
          <w:sz w:val="36"/>
          <w:szCs w:val="36"/>
        </w:rPr>
      </w:pPr>
      <w:r w:rsidRPr="00F24057">
        <w:rPr>
          <w:rFonts w:eastAsia="Times New Roman" w:cs="Times New Roman"/>
          <w:b/>
          <w:sz w:val="36"/>
          <w:szCs w:val="36"/>
        </w:rPr>
        <w:t xml:space="preserve"> </w:t>
      </w:r>
    </w:p>
    <w:p w14:paraId="0CB22920" w14:textId="2F33537F" w:rsidR="0012055C" w:rsidRPr="00F24057" w:rsidRDefault="403C8CE3" w:rsidP="4F8F4A64">
      <w:pPr>
        <w:jc w:val="center"/>
        <w:rPr>
          <w:rFonts w:eastAsia="Times New Roman" w:cs="Times New Roman"/>
          <w:b/>
          <w:bCs/>
          <w:sz w:val="36"/>
          <w:szCs w:val="36"/>
          <w:lang w:eastAsia="zh-TW"/>
        </w:rPr>
      </w:pPr>
      <w:r w:rsidRPr="00F24057">
        <w:rPr>
          <w:rFonts w:eastAsia="Times New Roman" w:cs="Times New Roman"/>
          <w:b/>
          <w:bCs/>
          <w:sz w:val="36"/>
          <w:szCs w:val="36"/>
        </w:rPr>
        <w:t xml:space="preserve">Date: </w:t>
      </w:r>
      <w:r w:rsidR="0046310F" w:rsidRPr="00F24057">
        <w:rPr>
          <w:rFonts w:eastAsia="Times New Roman" w:cs="Times New Roman"/>
          <w:b/>
          <w:bCs/>
          <w:sz w:val="36"/>
          <w:szCs w:val="36"/>
          <w:lang w:eastAsia="zh-TW"/>
        </w:rPr>
        <w:t>2026/</w:t>
      </w:r>
      <w:r w:rsidR="005D2723" w:rsidRPr="00F24057">
        <w:rPr>
          <w:rFonts w:eastAsia="Times New Roman" w:cs="Times New Roman"/>
          <w:b/>
          <w:bCs/>
          <w:sz w:val="36"/>
          <w:szCs w:val="36"/>
          <w:lang w:eastAsia="zh-TW"/>
        </w:rPr>
        <w:t>6/26</w:t>
      </w:r>
    </w:p>
    <w:p w14:paraId="53344D66" w14:textId="1192E239" w:rsidR="0012055C" w:rsidRPr="00F24057" w:rsidRDefault="403C8CE3" w:rsidP="53918F22">
      <w:pPr>
        <w:rPr>
          <w:rFonts w:eastAsia="Times New Roman" w:cs="Times New Roman"/>
        </w:rPr>
      </w:pPr>
      <w:r w:rsidRPr="00F24057">
        <w:rPr>
          <w:rFonts w:eastAsia="Times New Roman" w:cs="Times New Roman"/>
        </w:rPr>
        <w:t xml:space="preserve"> </w:t>
      </w:r>
    </w:p>
    <w:p w14:paraId="5CF65844" w14:textId="4C18D9BA" w:rsidR="0012055C" w:rsidRPr="00F24057" w:rsidRDefault="403C8CE3" w:rsidP="53918F22">
      <w:pPr>
        <w:rPr>
          <w:rFonts w:eastAsia="Times New Roman" w:cs="Times New Roman"/>
        </w:rPr>
      </w:pPr>
      <w:r w:rsidRPr="00F24057">
        <w:rPr>
          <w:rFonts w:eastAsia="Times New Roman" w:cs="Times New Roman"/>
        </w:rPr>
        <w:t xml:space="preserve"> </w:t>
      </w:r>
    </w:p>
    <w:p w14:paraId="3774BA66" w14:textId="556D8675" w:rsidR="0012055C" w:rsidRPr="00F24057" w:rsidRDefault="403C8CE3" w:rsidP="53918F22">
      <w:pPr>
        <w:rPr>
          <w:rFonts w:eastAsia="Times New Roman" w:cs="Times New Roman"/>
        </w:rPr>
      </w:pPr>
      <w:r w:rsidRPr="00F24057">
        <w:rPr>
          <w:rFonts w:eastAsia="Times New Roman" w:cs="Times New Roman"/>
        </w:rPr>
        <w:t xml:space="preserve"> </w:t>
      </w:r>
    </w:p>
    <w:tbl>
      <w:tblPr>
        <w:tblW w:w="0" w:type="auto"/>
        <w:tblInd w:w="540" w:type="dxa"/>
        <w:tblLook w:val="04A0" w:firstRow="1" w:lastRow="0" w:firstColumn="1" w:lastColumn="0" w:noHBand="0" w:noVBand="1"/>
      </w:tblPr>
      <w:tblGrid>
        <w:gridCol w:w="2284"/>
        <w:gridCol w:w="2143"/>
      </w:tblGrid>
      <w:tr w:rsidR="00F948BE" w:rsidRPr="00F24057" w14:paraId="01E98E23" w14:textId="77777777" w:rsidTr="53918F22">
        <w:trPr>
          <w:trHeight w:val="300"/>
        </w:trPr>
        <w:tc>
          <w:tcPr>
            <w:tcW w:w="2284" w:type="dxa"/>
            <w:tcMar>
              <w:left w:w="108" w:type="dxa"/>
              <w:right w:w="108" w:type="dxa"/>
            </w:tcMar>
          </w:tcPr>
          <w:p w14:paraId="4E848CB3" w14:textId="0175D770" w:rsidR="53918F22" w:rsidRPr="00F24057" w:rsidRDefault="53918F22" w:rsidP="53918F22">
            <w:pPr>
              <w:rPr>
                <w:rFonts w:eastAsia="Times New Roman" w:cs="Times New Roman"/>
                <w:b/>
                <w:sz w:val="28"/>
                <w:szCs w:val="28"/>
              </w:rPr>
            </w:pPr>
            <w:r w:rsidRPr="00F24057">
              <w:rPr>
                <w:rFonts w:eastAsia="Times New Roman" w:cs="Times New Roman"/>
                <w:b/>
                <w:sz w:val="28"/>
                <w:szCs w:val="28"/>
              </w:rPr>
              <w:t>Group No.</w:t>
            </w:r>
          </w:p>
        </w:tc>
        <w:tc>
          <w:tcPr>
            <w:tcW w:w="2143" w:type="dxa"/>
            <w:tcBorders>
              <w:top w:val="nil"/>
              <w:bottom w:val="single" w:sz="8" w:space="0" w:color="auto"/>
              <w:right w:val="nil"/>
            </w:tcBorders>
            <w:tcMar>
              <w:left w:w="108" w:type="dxa"/>
              <w:right w:w="108" w:type="dxa"/>
            </w:tcMar>
          </w:tcPr>
          <w:p w14:paraId="5289AC31" w14:textId="6C888B85" w:rsidR="53918F22" w:rsidRPr="00F24057" w:rsidRDefault="53918F22" w:rsidP="53918F22">
            <w:pPr>
              <w:rPr>
                <w:rFonts w:eastAsia="Times New Roman" w:cs="Times New Roman"/>
                <w:sz w:val="22"/>
                <w:szCs w:val="22"/>
              </w:rPr>
            </w:pPr>
            <w:r w:rsidRPr="00F24057">
              <w:rPr>
                <w:rFonts w:eastAsia="Times New Roman" w:cs="Times New Roman"/>
                <w:sz w:val="22"/>
                <w:szCs w:val="22"/>
              </w:rPr>
              <w:t xml:space="preserve"> </w:t>
            </w:r>
            <w:r w:rsidR="403C8CE3" w:rsidRPr="00F24057">
              <w:rPr>
                <w:rFonts w:eastAsia="Times New Roman" w:cs="Times New Roman"/>
                <w:sz w:val="22"/>
                <w:szCs w:val="22"/>
              </w:rPr>
              <w:t>G1</w:t>
            </w:r>
          </w:p>
        </w:tc>
      </w:tr>
    </w:tbl>
    <w:p w14:paraId="36893683" w14:textId="3931BA85" w:rsidR="0012055C" w:rsidRPr="00F24057" w:rsidRDefault="0012055C" w:rsidP="53918F22">
      <w:pPr>
        <w:rPr>
          <w:rFonts w:eastAsia="Times New Roman" w:cs="Times New Roman"/>
        </w:rPr>
      </w:pPr>
    </w:p>
    <w:p w14:paraId="08677810" w14:textId="5DF28065" w:rsidR="0012055C" w:rsidRPr="00F24057" w:rsidRDefault="403C8CE3" w:rsidP="53918F22">
      <w:pPr>
        <w:rPr>
          <w:rFonts w:eastAsia="Times New Roman" w:cs="Times New Roman"/>
        </w:rPr>
      </w:pPr>
      <w:r w:rsidRPr="00F24057">
        <w:rPr>
          <w:rFonts w:eastAsia="Times New Roman" w:cs="Times New Roman"/>
        </w:rPr>
        <w:t xml:space="preserve"> </w:t>
      </w:r>
    </w:p>
    <w:tbl>
      <w:tblPr>
        <w:tblW w:w="8677" w:type="dxa"/>
        <w:tblInd w:w="570" w:type="dxa"/>
        <w:tblLook w:val="01E0" w:firstRow="1" w:lastRow="1" w:firstColumn="1" w:lastColumn="1" w:noHBand="0" w:noVBand="0"/>
      </w:tblPr>
      <w:tblGrid>
        <w:gridCol w:w="2181"/>
        <w:gridCol w:w="2926"/>
        <w:gridCol w:w="3570"/>
      </w:tblGrid>
      <w:tr w:rsidR="0093607B" w:rsidRPr="00F24057" w14:paraId="72D61D54" w14:textId="77777777" w:rsidTr="2E2E0E38">
        <w:trPr>
          <w:trHeight w:val="300"/>
        </w:trPr>
        <w:tc>
          <w:tcPr>
            <w:tcW w:w="2181" w:type="dxa"/>
            <w:tcBorders>
              <w:top w:val="single" w:sz="8" w:space="0" w:color="auto"/>
              <w:left w:val="single" w:sz="8" w:space="0" w:color="auto"/>
              <w:bottom w:val="single" w:sz="8" w:space="0" w:color="auto"/>
              <w:right w:val="single" w:sz="8" w:space="0" w:color="auto"/>
            </w:tcBorders>
            <w:tcMar>
              <w:left w:w="108" w:type="dxa"/>
              <w:right w:w="108" w:type="dxa"/>
            </w:tcMar>
          </w:tcPr>
          <w:p w14:paraId="20F08B05" w14:textId="586A93A5" w:rsidR="53918F22" w:rsidRPr="00F24057" w:rsidRDefault="53918F22" w:rsidP="53918F22">
            <w:pPr>
              <w:jc w:val="center"/>
              <w:rPr>
                <w:rFonts w:eastAsia="Times New Roman" w:cs="Times New Roman"/>
                <w:b/>
              </w:rPr>
            </w:pPr>
            <w:r w:rsidRPr="00F24057">
              <w:rPr>
                <w:rFonts w:eastAsia="Times New Roman" w:cs="Times New Roman"/>
                <w:b/>
              </w:rPr>
              <w:t>Student</w:t>
            </w:r>
          </w:p>
        </w:tc>
        <w:tc>
          <w:tcPr>
            <w:tcW w:w="2926" w:type="dxa"/>
            <w:tcBorders>
              <w:top w:val="single" w:sz="8" w:space="0" w:color="auto"/>
              <w:left w:val="single" w:sz="8" w:space="0" w:color="auto"/>
              <w:bottom w:val="single" w:sz="8" w:space="0" w:color="auto"/>
              <w:right w:val="single" w:sz="8" w:space="0" w:color="auto"/>
            </w:tcBorders>
            <w:tcMar>
              <w:left w:w="108" w:type="dxa"/>
              <w:right w:w="108" w:type="dxa"/>
            </w:tcMar>
          </w:tcPr>
          <w:p w14:paraId="0FBE9C5F" w14:textId="3368729D" w:rsidR="53918F22" w:rsidRPr="00F24057" w:rsidRDefault="53918F22" w:rsidP="53918F22">
            <w:pPr>
              <w:jc w:val="center"/>
              <w:rPr>
                <w:rFonts w:eastAsia="Times New Roman" w:cs="Times New Roman"/>
                <w:b/>
              </w:rPr>
            </w:pPr>
            <w:r w:rsidRPr="00F24057">
              <w:rPr>
                <w:rFonts w:eastAsia="Times New Roman" w:cs="Times New Roman"/>
                <w:b/>
              </w:rPr>
              <w:t xml:space="preserve">Contribution to the project (%) </w:t>
            </w:r>
          </w:p>
          <w:p w14:paraId="77EB5815" w14:textId="6D263A1D" w:rsidR="53918F22" w:rsidRPr="00F24057" w:rsidRDefault="53918F22" w:rsidP="53918F22">
            <w:pPr>
              <w:jc w:val="center"/>
              <w:rPr>
                <w:rFonts w:eastAsia="Times New Roman" w:cs="Times New Roman"/>
                <w:b/>
              </w:rPr>
            </w:pPr>
            <w:r w:rsidRPr="00F24057">
              <w:rPr>
                <w:rFonts w:eastAsia="Times New Roman" w:cs="Times New Roman"/>
                <w:b/>
              </w:rPr>
              <w:t>(Total 100%)</w:t>
            </w:r>
          </w:p>
        </w:tc>
        <w:tc>
          <w:tcPr>
            <w:tcW w:w="3570" w:type="dxa"/>
            <w:tcBorders>
              <w:top w:val="single" w:sz="8" w:space="0" w:color="auto"/>
              <w:left w:val="single" w:sz="8" w:space="0" w:color="auto"/>
              <w:bottom w:val="single" w:sz="8" w:space="0" w:color="auto"/>
              <w:right w:val="single" w:sz="8" w:space="0" w:color="auto"/>
            </w:tcBorders>
            <w:tcMar>
              <w:left w:w="108" w:type="dxa"/>
              <w:right w:w="108" w:type="dxa"/>
            </w:tcMar>
          </w:tcPr>
          <w:p w14:paraId="6F40BE68" w14:textId="6BC06881" w:rsidR="53918F22" w:rsidRPr="00F24057" w:rsidRDefault="53918F22" w:rsidP="53918F22">
            <w:pPr>
              <w:ind w:right="-151"/>
              <w:jc w:val="center"/>
              <w:rPr>
                <w:rFonts w:eastAsia="Times New Roman" w:cs="Times New Roman"/>
                <w:b/>
              </w:rPr>
            </w:pPr>
            <w:r w:rsidRPr="3CEC61AB">
              <w:rPr>
                <w:rFonts w:eastAsia="Times New Roman" w:cs="Times New Roman"/>
                <w:b/>
                <w:u w:val="single"/>
              </w:rPr>
              <w:t>Signature</w:t>
            </w:r>
          </w:p>
        </w:tc>
      </w:tr>
      <w:tr w:rsidR="0093607B" w:rsidRPr="00F24057" w14:paraId="1BF9A106" w14:textId="77777777" w:rsidTr="2E2E0E38">
        <w:trPr>
          <w:trHeight w:val="945"/>
        </w:trPr>
        <w:tc>
          <w:tcPr>
            <w:tcW w:w="2181" w:type="dxa"/>
            <w:tcBorders>
              <w:top w:val="single" w:sz="8" w:space="0" w:color="auto"/>
              <w:left w:val="single" w:sz="8" w:space="0" w:color="auto"/>
              <w:bottom w:val="single" w:sz="8" w:space="0" w:color="auto"/>
              <w:right w:val="single" w:sz="8" w:space="0" w:color="auto"/>
            </w:tcBorders>
            <w:tcMar>
              <w:left w:w="108" w:type="dxa"/>
              <w:right w:w="108" w:type="dxa"/>
            </w:tcMar>
          </w:tcPr>
          <w:p w14:paraId="4A6AB783" w14:textId="62FECF8E" w:rsidR="53918F22" w:rsidRPr="00F24057" w:rsidRDefault="53918F22" w:rsidP="53918F22">
            <w:pPr>
              <w:spacing w:before="120" w:after="120"/>
              <w:rPr>
                <w:rFonts w:eastAsia="Times New Roman" w:cs="Times New Roman"/>
              </w:rPr>
            </w:pPr>
            <w:r w:rsidRPr="00F24057">
              <w:rPr>
                <w:rFonts w:eastAsia="Times New Roman" w:cs="Times New Roman"/>
              </w:rPr>
              <w:t xml:space="preserve"> </w:t>
            </w:r>
            <w:r w:rsidR="2594EC87" w:rsidRPr="00F24057">
              <w:rPr>
                <w:rFonts w:eastAsia="Times New Roman" w:cs="Times New Roman"/>
              </w:rPr>
              <w:t>Miao Tung</w:t>
            </w:r>
          </w:p>
        </w:tc>
        <w:tc>
          <w:tcPr>
            <w:tcW w:w="2926" w:type="dxa"/>
            <w:tcBorders>
              <w:top w:val="single" w:sz="8" w:space="0" w:color="auto"/>
              <w:left w:val="single" w:sz="8" w:space="0" w:color="auto"/>
              <w:bottom w:val="single" w:sz="8" w:space="0" w:color="auto"/>
              <w:right w:val="single" w:sz="8" w:space="0" w:color="auto"/>
            </w:tcBorders>
            <w:tcMar>
              <w:left w:w="108" w:type="dxa"/>
              <w:right w:w="108" w:type="dxa"/>
            </w:tcMar>
          </w:tcPr>
          <w:p w14:paraId="36C59E2B" w14:textId="5509F783" w:rsidR="53918F22" w:rsidRPr="00F24057" w:rsidRDefault="53918F22" w:rsidP="53918F22">
            <w:pPr>
              <w:spacing w:before="120" w:after="120"/>
              <w:rPr>
                <w:rFonts w:eastAsia="Times New Roman" w:cs="Times New Roman"/>
              </w:rPr>
            </w:pPr>
            <w:r w:rsidRPr="00F24057">
              <w:rPr>
                <w:rFonts w:eastAsia="Times New Roman" w:cs="Times New Roman"/>
              </w:rPr>
              <w:t xml:space="preserve"> </w:t>
            </w:r>
            <w:r w:rsidR="21A9DBEC" w:rsidRPr="00F24057">
              <w:rPr>
                <w:rFonts w:eastAsia="Times New Roman" w:cs="Times New Roman"/>
              </w:rPr>
              <w:t>33.33333</w:t>
            </w:r>
          </w:p>
        </w:tc>
        <w:tc>
          <w:tcPr>
            <w:tcW w:w="3570" w:type="dxa"/>
            <w:tcBorders>
              <w:top w:val="single" w:sz="8" w:space="0" w:color="auto"/>
              <w:left w:val="single" w:sz="8" w:space="0" w:color="auto"/>
              <w:bottom w:val="single" w:sz="8" w:space="0" w:color="auto"/>
              <w:right w:val="single" w:sz="8" w:space="0" w:color="auto"/>
            </w:tcBorders>
            <w:tcMar>
              <w:left w:w="108" w:type="dxa"/>
              <w:right w:w="108" w:type="dxa"/>
            </w:tcMar>
          </w:tcPr>
          <w:p w14:paraId="5C397B5F" w14:textId="3338FB54" w:rsidR="53918F22" w:rsidRPr="00F24057" w:rsidRDefault="53918F22" w:rsidP="53918F22">
            <w:pPr>
              <w:spacing w:before="120" w:after="120"/>
              <w:rPr>
                <w:rFonts w:eastAsia="Times New Roman" w:cs="Times New Roman"/>
              </w:rPr>
            </w:pPr>
            <w:r w:rsidRPr="00F24057">
              <w:rPr>
                <w:rFonts w:cs="Times New Roman"/>
                <w:noProof/>
              </w:rPr>
              <mc:AlternateContent>
                <mc:Choice Requires="wpi">
                  <w:drawing>
                    <wp:inline distT="0" distB="0" distL="0" distR="0" wp14:anchorId="6954B300" wp14:editId="0BA39D44">
                      <wp:extent cx="1591310" cy="210820"/>
                      <wp:effectExtent l="57150" t="57150" r="0" b="55880"/>
                      <wp:docPr id="2052460425"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8">
                                <w14:nvContentPartPr>
                                  <w14:cNvContentPartPr/>
                                </w14:nvContentPartPr>
                                <w14:xfrm>
                                  <a:off x="0" y="0"/>
                                  <a:ext cx="1591310" cy="210820"/>
                                </w14:xfrm>
                              </w14:contentPart>
                            </mc:Choice>
                            <mc:Fallback xmlns:arto="http://schemas.microsoft.com/office/word/2006/arto" xmlns:o="urn:schemas-microsoft-com:office:office" xmlns:v="urn:schemas-microsoft-com:vml" xmlns:w10="urn:schemas-microsoft-com:office:word" xmlns:w="http://schemas.openxmlformats.org/wordprocessingml/2006/main" xmlns:lc="http://schemas.openxmlformats.org/drawingml/2006/lockedCanvas" xmlns="" xmlns:pic="http://schemas.openxmlformats.org/drawingml/2006/picture"/>
                          </mc:AlternateContent>
                        </a:graphicData>
                      </a:graphic>
                    </wp:inline>
                  </w:drawing>
                </mc:Choice>
                <mc:Fallback xmlns:arto="http://schemas.microsoft.com/office/word/2006/arto" xmlns:a="http://schemas.openxmlformats.org/drawingml/2006/main" xmlns:a14="http://schemas.microsoft.com/office/drawing/2010/main" xmlns:pic="http://schemas.openxmlformats.org/drawingml/2006/picture"/>
              </mc:AlternateContent>
            </w:r>
          </w:p>
        </w:tc>
      </w:tr>
      <w:tr w:rsidR="0093607B" w:rsidRPr="00F24057" w14:paraId="2EDA7305" w14:textId="77777777" w:rsidTr="2E2E0E38">
        <w:trPr>
          <w:trHeight w:val="660"/>
        </w:trPr>
        <w:tc>
          <w:tcPr>
            <w:tcW w:w="2181" w:type="dxa"/>
            <w:tcBorders>
              <w:top w:val="single" w:sz="8" w:space="0" w:color="auto"/>
              <w:left w:val="single" w:sz="8" w:space="0" w:color="auto"/>
              <w:bottom w:val="single" w:sz="8" w:space="0" w:color="auto"/>
              <w:right w:val="single" w:sz="8" w:space="0" w:color="auto"/>
            </w:tcBorders>
            <w:tcMar>
              <w:left w:w="108" w:type="dxa"/>
              <w:right w:w="108" w:type="dxa"/>
            </w:tcMar>
          </w:tcPr>
          <w:p w14:paraId="0AD58E81" w14:textId="11CE57DB" w:rsidR="53918F22" w:rsidRPr="00F24057" w:rsidRDefault="53918F22" w:rsidP="53918F22">
            <w:pPr>
              <w:spacing w:before="120" w:after="120"/>
              <w:rPr>
                <w:rFonts w:eastAsia="Times New Roman" w:cs="Times New Roman"/>
              </w:rPr>
            </w:pPr>
            <w:r w:rsidRPr="00F24057">
              <w:rPr>
                <w:rFonts w:eastAsia="Times New Roman" w:cs="Times New Roman"/>
              </w:rPr>
              <w:t xml:space="preserve"> Chan Ho Yin</w:t>
            </w:r>
          </w:p>
        </w:tc>
        <w:tc>
          <w:tcPr>
            <w:tcW w:w="2926" w:type="dxa"/>
            <w:tcBorders>
              <w:top w:val="single" w:sz="8" w:space="0" w:color="auto"/>
              <w:left w:val="single" w:sz="8" w:space="0" w:color="auto"/>
              <w:bottom w:val="single" w:sz="8" w:space="0" w:color="auto"/>
              <w:right w:val="single" w:sz="8" w:space="0" w:color="auto"/>
            </w:tcBorders>
            <w:tcMar>
              <w:left w:w="108" w:type="dxa"/>
              <w:right w:w="108" w:type="dxa"/>
            </w:tcMar>
          </w:tcPr>
          <w:p w14:paraId="6F1DCC6B" w14:textId="2E04371D" w:rsidR="3B181275" w:rsidRPr="00F24057" w:rsidRDefault="162E856B" w:rsidP="53918F22">
            <w:pPr>
              <w:spacing w:before="120" w:after="120"/>
              <w:rPr>
                <w:rFonts w:eastAsia="Times New Roman" w:cs="Times New Roman"/>
              </w:rPr>
            </w:pPr>
            <w:r w:rsidRPr="00F24057">
              <w:rPr>
                <w:rFonts w:eastAsia="Times New Roman" w:cs="Times New Roman"/>
              </w:rPr>
              <w:t xml:space="preserve"> </w:t>
            </w:r>
            <w:r w:rsidR="0644C612" w:rsidRPr="00F24057">
              <w:rPr>
                <w:rFonts w:eastAsia="Times New Roman" w:cs="Times New Roman"/>
              </w:rPr>
              <w:t>33.3333</w:t>
            </w:r>
            <w:r w:rsidR="2FAFFF5F" w:rsidRPr="00F24057">
              <w:rPr>
                <w:rFonts w:eastAsia="Times New Roman" w:cs="Times New Roman"/>
              </w:rPr>
              <w:t>3</w:t>
            </w:r>
          </w:p>
        </w:tc>
        <w:tc>
          <w:tcPr>
            <w:tcW w:w="3570" w:type="dxa"/>
            <w:tcBorders>
              <w:top w:val="single" w:sz="8" w:space="0" w:color="auto"/>
              <w:left w:val="single" w:sz="8" w:space="0" w:color="auto"/>
              <w:bottom w:val="single" w:sz="8" w:space="0" w:color="auto"/>
              <w:right w:val="single" w:sz="8" w:space="0" w:color="auto"/>
            </w:tcBorders>
            <w:tcMar>
              <w:left w:w="108" w:type="dxa"/>
              <w:right w:w="108" w:type="dxa"/>
            </w:tcMar>
          </w:tcPr>
          <w:p w14:paraId="08EBE0C1" w14:textId="63A99079" w:rsidR="53918F22" w:rsidRPr="00F24057" w:rsidRDefault="53918F22" w:rsidP="53918F22">
            <w:pPr>
              <w:spacing w:before="120" w:after="120"/>
              <w:rPr>
                <w:rFonts w:cs="Times New Roman"/>
              </w:rPr>
            </w:pPr>
            <w:r w:rsidRPr="00F24057">
              <w:rPr>
                <w:rFonts w:cs="Times New Roman"/>
                <w:noProof/>
              </w:rPr>
              <mc:AlternateContent>
                <mc:Choice Requires="wpi">
                  <w:drawing>
                    <wp:inline distT="0" distB="0" distL="0" distR="0" wp14:anchorId="22ED20EC" wp14:editId="22BC44DE">
                      <wp:extent cx="1656080" cy="274320"/>
                      <wp:effectExtent l="57150" t="57150" r="1270" b="49530"/>
                      <wp:docPr id="1651504143"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9">
                                <w14:nvContentPartPr>
                                  <w14:cNvContentPartPr/>
                                </w14:nvContentPartPr>
                                <w14:xfrm>
                                  <a:off x="0" y="0"/>
                                  <a:ext cx="1656080" cy="274320"/>
                                </w14:xfrm>
                              </w14:contentPart>
                            </mc:Choice>
                            <mc:Fallback xmlns:arto="http://schemas.microsoft.com/office/word/2006/arto" xmlns:o="urn:schemas-microsoft-com:office:office" xmlns:v="urn:schemas-microsoft-com:vml" xmlns:w10="urn:schemas-microsoft-com:office:word" xmlns:w="http://schemas.openxmlformats.org/wordprocessingml/2006/main" xmlns:lc="http://schemas.openxmlformats.org/drawingml/2006/lockedCanvas" xmlns="" xmlns:pic="http://schemas.openxmlformats.org/drawingml/2006/picture"/>
                          </mc:AlternateContent>
                        </a:graphicData>
                      </a:graphic>
                    </wp:inline>
                  </w:drawing>
                </mc:Choice>
                <mc:Fallback xmlns:arto="http://schemas.microsoft.com/office/word/2006/arto" xmlns:a="http://schemas.openxmlformats.org/drawingml/2006/main" xmlns:a14="http://schemas.microsoft.com/office/drawing/2010/main" xmlns:pic="http://schemas.openxmlformats.org/drawingml/2006/picture"/>
              </mc:AlternateContent>
            </w:r>
          </w:p>
        </w:tc>
      </w:tr>
      <w:tr w:rsidR="0093607B" w:rsidRPr="00F24057" w14:paraId="5D666D95" w14:textId="77777777" w:rsidTr="2E2E0E38">
        <w:trPr>
          <w:trHeight w:val="300"/>
        </w:trPr>
        <w:tc>
          <w:tcPr>
            <w:tcW w:w="2181" w:type="dxa"/>
            <w:tcBorders>
              <w:top w:val="single" w:sz="8" w:space="0" w:color="auto"/>
              <w:left w:val="single" w:sz="8" w:space="0" w:color="auto"/>
              <w:bottom w:val="single" w:sz="8" w:space="0" w:color="auto"/>
              <w:right w:val="single" w:sz="8" w:space="0" w:color="auto"/>
            </w:tcBorders>
            <w:tcMar>
              <w:left w:w="108" w:type="dxa"/>
              <w:right w:w="108" w:type="dxa"/>
            </w:tcMar>
          </w:tcPr>
          <w:p w14:paraId="27FAA8F5" w14:textId="4FDC1E52" w:rsidR="53918F22" w:rsidRPr="00F24057" w:rsidRDefault="53918F22" w:rsidP="53918F22">
            <w:pPr>
              <w:spacing w:before="120" w:after="120"/>
              <w:rPr>
                <w:rFonts w:eastAsia="Times New Roman" w:cs="Times New Roman"/>
              </w:rPr>
            </w:pPr>
            <w:r w:rsidRPr="00F24057">
              <w:rPr>
                <w:rFonts w:eastAsia="Times New Roman" w:cs="Times New Roman"/>
              </w:rPr>
              <w:t xml:space="preserve"> </w:t>
            </w:r>
            <w:r w:rsidR="5795FEF8" w:rsidRPr="00F24057">
              <w:rPr>
                <w:rFonts w:eastAsia="Times New Roman" w:cs="Times New Roman"/>
              </w:rPr>
              <w:t>Sung Kit</w:t>
            </w:r>
          </w:p>
        </w:tc>
        <w:tc>
          <w:tcPr>
            <w:tcW w:w="2926" w:type="dxa"/>
            <w:tcBorders>
              <w:top w:val="single" w:sz="8" w:space="0" w:color="auto"/>
              <w:left w:val="single" w:sz="8" w:space="0" w:color="auto"/>
              <w:bottom w:val="single" w:sz="8" w:space="0" w:color="auto"/>
              <w:right w:val="single" w:sz="8" w:space="0" w:color="auto"/>
            </w:tcBorders>
            <w:tcMar>
              <w:left w:w="108" w:type="dxa"/>
              <w:right w:w="108" w:type="dxa"/>
            </w:tcMar>
          </w:tcPr>
          <w:p w14:paraId="4931E725" w14:textId="7C1B9C9A" w:rsidR="53918F22" w:rsidRPr="00F24057" w:rsidRDefault="53918F22" w:rsidP="53918F22">
            <w:pPr>
              <w:spacing w:before="120" w:after="120"/>
              <w:rPr>
                <w:rFonts w:eastAsia="Times New Roman" w:cs="Times New Roman"/>
              </w:rPr>
            </w:pPr>
            <w:r w:rsidRPr="00F24057">
              <w:rPr>
                <w:rFonts w:eastAsia="Times New Roman" w:cs="Times New Roman"/>
              </w:rPr>
              <w:t xml:space="preserve"> </w:t>
            </w:r>
            <w:r w:rsidR="5BBD898A" w:rsidRPr="00F24057">
              <w:rPr>
                <w:rFonts w:eastAsia="Times New Roman" w:cs="Times New Roman"/>
              </w:rPr>
              <w:t>33.33333</w:t>
            </w:r>
          </w:p>
        </w:tc>
        <w:tc>
          <w:tcPr>
            <w:tcW w:w="3570" w:type="dxa"/>
            <w:tcBorders>
              <w:top w:val="single" w:sz="8" w:space="0" w:color="auto"/>
              <w:left w:val="single" w:sz="8" w:space="0" w:color="auto"/>
              <w:bottom w:val="single" w:sz="8" w:space="0" w:color="auto"/>
              <w:right w:val="single" w:sz="8" w:space="0" w:color="auto"/>
            </w:tcBorders>
            <w:tcMar>
              <w:left w:w="108" w:type="dxa"/>
              <w:right w:w="108" w:type="dxa"/>
            </w:tcMar>
          </w:tcPr>
          <w:p w14:paraId="4EEC51AE" w14:textId="2AB47833" w:rsidR="53918F22" w:rsidRPr="00F24057" w:rsidRDefault="53918F22" w:rsidP="53918F22">
            <w:pPr>
              <w:spacing w:before="120" w:after="120"/>
              <w:rPr>
                <w:rFonts w:eastAsia="Times New Roman" w:cs="Times New Roman"/>
              </w:rPr>
            </w:pPr>
            <w:r w:rsidRPr="00F24057">
              <w:rPr>
                <w:rFonts w:eastAsia="Times New Roman" w:cs="Times New Roman"/>
              </w:rPr>
              <w:t xml:space="preserve"> </w:t>
            </w:r>
            <w:r>
              <w:rPr>
                <w:noProof/>
              </w:rPr>
              <mc:AlternateContent>
                <mc:Choice Requires="wpi">
                  <w:drawing>
                    <wp:inline distT="0" distB="0" distL="114300" distR="114300" wp14:anchorId="0346710E" wp14:editId="26FBB344">
                      <wp:extent cx="1804670" cy="267970"/>
                      <wp:effectExtent l="57150" t="57150" r="43180" b="55880"/>
                      <wp:docPr id="2019845062" name="筆跡 6"/>
                      <wp:cNvGraphicFramePr/>
                      <a:graphic xmlns:a="http://schemas.openxmlformats.org/drawingml/2006/main">
                        <a:graphicData uri="http://schemas.microsoft.com/office/word/2010/wordprocessingInk">
                          <w14:contentPart bwMode="auto" r:id="rId10">
                            <w14:nvContentPartPr>
                              <w14:cNvContentPartPr/>
                            </w14:nvContentPartPr>
                            <w14:xfrm>
                              <a:off x="0" y="0"/>
                              <a:ext cx="1804670" cy="267970"/>
                            </w14:xfrm>
                          </w14:contentPart>
                        </a:graphicData>
                      </a:graphic>
                    </wp:inline>
                  </w:drawing>
                </mc:Choice>
                <mc:Fallback xmlns:a="http://schemas.openxmlformats.org/drawingml/2006/main" xmlns:a14="http://schemas.microsoft.com/office/drawing/2010/main" xmlns:arto="http://schemas.microsoft.com/office/word/2006/arto" xmlns:pic="http://schemas.openxmlformats.org/drawingml/2006/picture"/>
              </mc:AlternateContent>
            </w:r>
          </w:p>
        </w:tc>
      </w:tr>
    </w:tbl>
    <w:p w14:paraId="2C1CED09" w14:textId="76D7E109" w:rsidR="26BB0123" w:rsidRPr="00F24057" w:rsidRDefault="26BB0123">
      <w:pPr>
        <w:rPr>
          <w:rFonts w:cs="Times New Roman"/>
        </w:rPr>
      </w:pPr>
    </w:p>
    <w:p w14:paraId="56D678A5" w14:textId="503F2CB5" w:rsidR="0012055C" w:rsidRPr="00F24057" w:rsidRDefault="403C8CE3" w:rsidP="53918F22">
      <w:pPr>
        <w:rPr>
          <w:rFonts w:eastAsia="Times New Roman" w:cs="Times New Roman"/>
        </w:rPr>
      </w:pPr>
      <w:r w:rsidRPr="00F24057">
        <w:rPr>
          <w:rFonts w:eastAsia="Times New Roman" w:cs="Times New Roman"/>
        </w:rPr>
        <w:t xml:space="preserve"> </w:t>
      </w:r>
    </w:p>
    <w:p w14:paraId="0032C6EA" w14:textId="5D175A8D" w:rsidR="0012055C" w:rsidRPr="00F24057" w:rsidRDefault="403C8CE3" w:rsidP="69047E42">
      <w:pPr>
        <w:rPr>
          <w:rFonts w:eastAsia="Times New Roman" w:cs="Times New Roman"/>
        </w:rPr>
      </w:pPr>
      <w:r>
        <w:t>We declare that this is a group project and that no part of this submission has been copied from any other student’s work or from any other source except where due acknowledgement is made explicitly in the text, nor has any part been written for us by another person.</w:t>
      </w:r>
    </w:p>
    <w:p w14:paraId="6691E45E" w14:textId="38457F01" w:rsidR="0012055C" w:rsidRPr="00F24057" w:rsidRDefault="00743270">
      <w:pPr>
        <w:rPr>
          <w:rFonts w:cs="Times New Roman"/>
        </w:rPr>
      </w:pPr>
      <w:r w:rsidRPr="00F24057">
        <w:rPr>
          <w:rFonts w:cs="Times New Roman"/>
        </w:rPr>
        <w:br w:type="page"/>
      </w:r>
    </w:p>
    <w:p w14:paraId="39900029" w14:textId="22D7E90F" w:rsidR="0012055C" w:rsidRPr="00F24057" w:rsidRDefault="403C8CE3" w:rsidP="53918F22">
      <w:pPr>
        <w:pStyle w:val="Title"/>
        <w:rPr>
          <w:rFonts w:ascii="Times New Roman" w:eastAsia="Times New Roman" w:hAnsi="Times New Roman" w:cs="Times New Roman"/>
          <w:b/>
          <w:bCs/>
          <w:sz w:val="32"/>
          <w:szCs w:val="32"/>
        </w:rPr>
      </w:pPr>
      <w:r w:rsidRPr="00F24057">
        <w:rPr>
          <w:rFonts w:ascii="Times New Roman" w:eastAsia="Times New Roman" w:hAnsi="Times New Roman" w:cs="Times New Roman"/>
          <w:sz w:val="32"/>
          <w:szCs w:val="32"/>
        </w:rPr>
        <w:t>Abstract</w:t>
      </w:r>
    </w:p>
    <w:p w14:paraId="59151959" w14:textId="311C735C" w:rsidR="0012055C" w:rsidRPr="00F24057" w:rsidRDefault="08C2D32B" w:rsidP="69047E42">
      <w:pPr>
        <w:rPr>
          <w:rFonts w:eastAsia="Times New Roman" w:cs="Times New Roman"/>
        </w:rPr>
      </w:pPr>
      <w:r>
        <w:t>The purpose of this study is to analyze the current delivery service operations of Premium Living Furniture Co. Ltd. and to propose a computer‑based solution that enhances efficiency, accuracy, and customer satisfaction. Premium Living Furniture, established in 2012 and headquartered in Hong Kong, is a leading manufacturer of high‑quality furniture and household goods. With four factories across Mainland China, Vietnam, Thailand, and the Philippines, the company produces both original and custom‑made furniture to meet diverse customer needs. Its mission is to transform living spaces into stylish and functional environments through craftsmanship, innovation, and design excellence.</w:t>
      </w:r>
    </w:p>
    <w:p w14:paraId="05B0E65B" w14:textId="160C0AC8" w:rsidR="0012055C" w:rsidRPr="00F24057" w:rsidRDefault="08C2D32B" w:rsidP="53918F22">
      <w:pPr>
        <w:spacing w:line="276" w:lineRule="auto"/>
        <w:rPr>
          <w:rFonts w:eastAsia="Times New Roman" w:cs="Times New Roman"/>
        </w:rPr>
      </w:pPr>
      <w:r w:rsidRPr="00F24057">
        <w:rPr>
          <w:rFonts w:eastAsia="Times New Roman" w:cs="Times New Roman"/>
        </w:rPr>
        <w:t xml:space="preserve"> </w:t>
      </w:r>
    </w:p>
    <w:p w14:paraId="31771980" w14:textId="28046EA0" w:rsidR="0012055C" w:rsidRPr="00F24057" w:rsidRDefault="08C2D32B" w:rsidP="53918F22">
      <w:pPr>
        <w:spacing w:line="276" w:lineRule="auto"/>
        <w:rPr>
          <w:rFonts w:eastAsia="Times New Roman" w:cs="Times New Roman"/>
        </w:rPr>
      </w:pPr>
      <w:r w:rsidRPr="00F24057">
        <w:rPr>
          <w:rFonts w:eastAsia="Times New Roman" w:cs="Times New Roman"/>
        </w:rPr>
        <w:t xml:space="preserve">To achieve long‑term growth and adapt to a changing marketplace, Premium Living Furniture Co. Ltd. is undergoing a strategic transformation. The company is shifting from a purely </w:t>
      </w:r>
      <w:proofErr w:type="gramStart"/>
      <w:r w:rsidRPr="00F24057">
        <w:rPr>
          <w:rFonts w:eastAsia="Times New Roman" w:cs="Times New Roman"/>
        </w:rPr>
        <w:t>Business</w:t>
      </w:r>
      <w:proofErr w:type="gramEnd"/>
      <w:r w:rsidRPr="00F24057">
        <w:rPr>
          <w:rFonts w:eastAsia="Times New Roman" w:cs="Times New Roman"/>
        </w:rPr>
        <w:t xml:space="preserve">‑to‑Consumer (B2C) model to a hybrid </w:t>
      </w:r>
      <w:proofErr w:type="gramStart"/>
      <w:r w:rsidRPr="00F24057">
        <w:rPr>
          <w:rFonts w:eastAsia="Times New Roman" w:cs="Times New Roman"/>
        </w:rPr>
        <w:t>Business</w:t>
      </w:r>
      <w:proofErr w:type="gramEnd"/>
      <w:r w:rsidRPr="00F24057">
        <w:rPr>
          <w:rFonts w:eastAsia="Times New Roman" w:cs="Times New Roman"/>
        </w:rPr>
        <w:t xml:space="preserve">‑to‑Business (B2B) and B2C model. This transition elevates its role from a traditional manufacturer to a brand owner that actively engages with both corporate clients and individual consumers. To support this transformation, the company recognizes the need to streamline and modernize its computer systems, integrating departmental workflows into a centralized, scalable, and flexible platform.  </w:t>
      </w:r>
    </w:p>
    <w:p w14:paraId="5924DF1C" w14:textId="709B8987" w:rsidR="0012055C" w:rsidRPr="00F24057" w:rsidRDefault="08C2D32B" w:rsidP="53918F22">
      <w:pPr>
        <w:spacing w:line="276" w:lineRule="auto"/>
        <w:rPr>
          <w:rFonts w:eastAsia="Times New Roman" w:cs="Times New Roman"/>
        </w:rPr>
      </w:pPr>
      <w:r w:rsidRPr="00F24057">
        <w:rPr>
          <w:rFonts w:eastAsia="Times New Roman" w:cs="Times New Roman"/>
        </w:rPr>
        <w:t xml:space="preserve"> </w:t>
      </w:r>
    </w:p>
    <w:p w14:paraId="7D31B351" w14:textId="272F0847" w:rsidR="0012055C" w:rsidRPr="00F24057" w:rsidRDefault="08C2D32B" w:rsidP="53918F22">
      <w:pPr>
        <w:spacing w:line="276" w:lineRule="auto"/>
        <w:rPr>
          <w:rFonts w:eastAsia="Times New Roman" w:cs="Times New Roman"/>
        </w:rPr>
      </w:pPr>
      <w:r w:rsidRPr="00F24057">
        <w:rPr>
          <w:rFonts w:eastAsia="Times New Roman" w:cs="Times New Roman"/>
        </w:rPr>
        <w:t>Operational analysis has revealed several challenges that hinder efficiency and customer satisfaction. Material requests are currently submitted via non‑trackable emails, often lacking urgency levels or delivery dates, leading to procurement delays and production disruptions. Customer complaints are handled exclusively through phone calls, without a centralized system for logging or escalation, resulting in inconsistent follow‑ups and prolonged resolution times. Sales representatives are unable to update delivery schedules or product quantities directly, relying instead on manual communication with logistics staff, which reduces responsiveness and accuracy.</w:t>
      </w:r>
    </w:p>
    <w:p w14:paraId="2CA065E2" w14:textId="5C0E33E9" w:rsidR="0012055C" w:rsidRPr="00F24057" w:rsidRDefault="08C2D32B" w:rsidP="53918F22">
      <w:pPr>
        <w:spacing w:line="276" w:lineRule="auto"/>
        <w:rPr>
          <w:rFonts w:eastAsia="Times New Roman" w:cs="Times New Roman"/>
        </w:rPr>
      </w:pPr>
      <w:r w:rsidRPr="00F24057">
        <w:rPr>
          <w:rFonts w:eastAsia="Times New Roman" w:cs="Times New Roman"/>
        </w:rPr>
        <w:t xml:space="preserve"> </w:t>
      </w:r>
    </w:p>
    <w:p w14:paraId="21AA1302" w14:textId="692EAD5F" w:rsidR="0012055C" w:rsidRPr="00F24057" w:rsidRDefault="08C2D32B" w:rsidP="53918F22">
      <w:pPr>
        <w:spacing w:line="276" w:lineRule="auto"/>
        <w:rPr>
          <w:rFonts w:eastAsia="Times New Roman" w:cs="Times New Roman"/>
        </w:rPr>
      </w:pPr>
      <w:r w:rsidRPr="00F24057">
        <w:rPr>
          <w:rFonts w:eastAsia="Times New Roman" w:cs="Times New Roman"/>
        </w:rPr>
        <w:t>The proposed solution is the development of a centralized, role‑based, and trackable management system. This system will integrate inventory control, logistics coordination, and customer service processes, ensuring timely communication, accurate record‑keeping, and improved responsiveness. By addressing these issues, Premium Living Furniture Co. Ltd. aims to streamline delivery services, strengthen customer satisfaction, and support its dual B2B/B2C business model. A well‑designed system will not only resolve immediate operational inefficiencies but also provide a scalable foundation for future growth, enabling the company to maintain competitiveness and reinforce its brand value in the global marketplace.</w:t>
      </w:r>
    </w:p>
    <w:p w14:paraId="087F6E2F" w14:textId="1824A167" w:rsidR="0012055C" w:rsidRPr="00F24057" w:rsidRDefault="00743270" w:rsidP="53918F22">
      <w:pPr>
        <w:rPr>
          <w:rFonts w:eastAsia="Times New Roman" w:cs="Times New Roman"/>
        </w:rPr>
      </w:pPr>
      <w:r w:rsidRPr="00F24057">
        <w:rPr>
          <w:rFonts w:eastAsia="Times New Roman" w:cs="Times New Roman"/>
        </w:rPr>
        <w:br w:type="page"/>
      </w:r>
    </w:p>
    <w:p w14:paraId="4D4AF8A2" w14:textId="3ABD48DA" w:rsidR="599D6034" w:rsidRDefault="599D6034" w:rsidP="599D6034">
      <w:pPr>
        <w:rPr>
          <w:rFonts w:eastAsia="Times New Roman" w:cs="Times New Roman"/>
          <w:sz w:val="32"/>
          <w:szCs w:val="32"/>
        </w:rPr>
      </w:pPr>
    </w:p>
    <w:p w14:paraId="3FF26D41" w14:textId="77777777" w:rsidR="00081A9C" w:rsidRPr="00B91255" w:rsidRDefault="0029623F">
      <w:pPr>
        <w:pStyle w:val="TOC1"/>
        <w:rPr>
          <w:rFonts w:ascii="Times New Roman" w:eastAsia="Times New Roman" w:hAnsi="Times New Roman" w:cs="Times New Roman"/>
          <w:b w:val="0"/>
          <w:bCs w:val="0"/>
          <w:i w:val="0"/>
          <w:iCs w:val="0"/>
          <w:color w:val="000000" w:themeColor="text1"/>
          <w:sz w:val="32"/>
          <w:szCs w:val="32"/>
        </w:rPr>
      </w:pPr>
      <w:r w:rsidRPr="00B91255">
        <w:rPr>
          <w:rFonts w:ascii="Times New Roman" w:eastAsia="Times New Roman" w:hAnsi="Times New Roman" w:cs="Times New Roman"/>
          <w:b w:val="0"/>
          <w:bCs w:val="0"/>
          <w:i w:val="0"/>
          <w:iCs w:val="0"/>
          <w:color w:val="000000" w:themeColor="text1"/>
          <w:sz w:val="32"/>
          <w:szCs w:val="32"/>
        </w:rPr>
        <w:t>Table of Content</w:t>
      </w:r>
    </w:p>
    <w:sdt>
      <w:sdtPr>
        <w:rPr>
          <w:rFonts w:ascii="Times New Roman" w:hAnsi="Times New Roman" w:cs="Times New Roman"/>
          <w:b w:val="0"/>
          <w:bCs w:val="0"/>
          <w:i w:val="0"/>
          <w:iCs w:val="0"/>
          <w:lang w:val="zh-TW"/>
        </w:rPr>
        <w:id w:val="-2129456961"/>
        <w:docPartObj>
          <w:docPartGallery w:val="Table of Contents"/>
          <w:docPartUnique/>
        </w:docPartObj>
      </w:sdtPr>
      <w:sdtEndPr>
        <w:rPr>
          <w:rFonts w:asciiTheme="minorHAnsi" w:hAnsiTheme="minorHAnsi" w:cstheme="majorBidi"/>
          <w:i/>
          <w:iCs/>
        </w:rPr>
      </w:sdtEndPr>
      <w:sdtContent>
        <w:p w14:paraId="11140834" w14:textId="3B41C7DC" w:rsidR="00B91255" w:rsidRPr="00B91255" w:rsidRDefault="002B5A67">
          <w:pPr>
            <w:pStyle w:val="TOC1"/>
            <w:tabs>
              <w:tab w:val="right" w:leader="dot" w:pos="9350"/>
            </w:tabs>
            <w:rPr>
              <w:rFonts w:ascii="Times New Roman" w:eastAsiaTheme="minorEastAsia" w:hAnsi="Times New Roman" w:cs="Times New Roman"/>
              <w:b w:val="0"/>
              <w:bCs w:val="0"/>
              <w:i w:val="0"/>
              <w:iCs w:val="0"/>
              <w:noProof/>
              <w:kern w:val="2"/>
              <w:lang w:eastAsia="zh-TW"/>
              <w14:ligatures w14:val="standardContextual"/>
            </w:rPr>
          </w:pPr>
          <w:r w:rsidRPr="00B91255">
            <w:rPr>
              <w:rFonts w:ascii="Times New Roman" w:hAnsi="Times New Roman" w:cs="Times New Roman"/>
              <w:b w:val="0"/>
              <w:bCs w:val="0"/>
              <w:i w:val="0"/>
              <w:iCs w:val="0"/>
            </w:rPr>
            <w:fldChar w:fldCharType="begin"/>
          </w:r>
          <w:r w:rsidRPr="00B91255">
            <w:rPr>
              <w:rFonts w:ascii="Times New Roman" w:hAnsi="Times New Roman" w:cs="Times New Roman"/>
              <w:b w:val="0"/>
              <w:bCs w:val="0"/>
              <w:i w:val="0"/>
              <w:iCs w:val="0"/>
            </w:rPr>
            <w:instrText>TOC \o "1-4" \z \u \h</w:instrText>
          </w:r>
          <w:r w:rsidRPr="00B91255">
            <w:rPr>
              <w:rFonts w:ascii="Times New Roman" w:hAnsi="Times New Roman" w:cs="Times New Roman"/>
              <w:b w:val="0"/>
              <w:bCs w:val="0"/>
              <w:i w:val="0"/>
              <w:iCs w:val="0"/>
            </w:rPr>
            <w:fldChar w:fldCharType="separate"/>
          </w:r>
          <w:hyperlink w:anchor="_Toc233378151" w:history="1">
            <w:r w:rsidR="00B91255" w:rsidRPr="00B91255">
              <w:rPr>
                <w:rStyle w:val="Hyperlink"/>
                <w:rFonts w:ascii="Times New Roman" w:hAnsi="Times New Roman" w:cs="Times New Roman"/>
                <w:b w:val="0"/>
                <w:bCs w:val="0"/>
                <w:i w:val="0"/>
                <w:iCs w:val="0"/>
                <w:noProof/>
              </w:rPr>
              <w:t>1. Introduction</w:t>
            </w:r>
            <w:r w:rsidR="00B91255" w:rsidRPr="00B91255">
              <w:rPr>
                <w:rFonts w:ascii="Times New Roman" w:hAnsi="Times New Roman" w:cs="Times New Roman"/>
                <w:b w:val="0"/>
                <w:bCs w:val="0"/>
                <w:i w:val="0"/>
                <w:iCs w:val="0"/>
                <w:noProof/>
                <w:webHidden/>
              </w:rPr>
              <w:tab/>
            </w:r>
            <w:r w:rsidR="00B91255" w:rsidRPr="00B91255">
              <w:rPr>
                <w:rFonts w:ascii="Times New Roman" w:hAnsi="Times New Roman" w:cs="Times New Roman"/>
                <w:b w:val="0"/>
                <w:bCs w:val="0"/>
                <w:i w:val="0"/>
                <w:iCs w:val="0"/>
                <w:noProof/>
                <w:webHidden/>
              </w:rPr>
              <w:fldChar w:fldCharType="begin"/>
            </w:r>
            <w:r w:rsidR="00B91255" w:rsidRPr="00B91255">
              <w:rPr>
                <w:rFonts w:ascii="Times New Roman" w:hAnsi="Times New Roman" w:cs="Times New Roman"/>
                <w:b w:val="0"/>
                <w:bCs w:val="0"/>
                <w:i w:val="0"/>
                <w:iCs w:val="0"/>
                <w:noProof/>
                <w:webHidden/>
              </w:rPr>
              <w:instrText xml:space="preserve"> PAGEREF _Toc233378151 \h </w:instrText>
            </w:r>
            <w:r w:rsidR="00B91255" w:rsidRPr="00B91255">
              <w:rPr>
                <w:rFonts w:ascii="Times New Roman" w:hAnsi="Times New Roman" w:cs="Times New Roman"/>
                <w:b w:val="0"/>
                <w:bCs w:val="0"/>
                <w:i w:val="0"/>
                <w:iCs w:val="0"/>
                <w:noProof/>
                <w:webHidden/>
              </w:rPr>
            </w:r>
            <w:r w:rsidR="00B91255" w:rsidRPr="00B91255">
              <w:rPr>
                <w:rFonts w:ascii="Times New Roman" w:hAnsi="Times New Roman" w:cs="Times New Roman"/>
                <w:b w:val="0"/>
                <w:bCs w:val="0"/>
                <w:i w:val="0"/>
                <w:iCs w:val="0"/>
                <w:noProof/>
                <w:webHidden/>
              </w:rPr>
              <w:fldChar w:fldCharType="separate"/>
            </w:r>
            <w:r w:rsidR="00927915">
              <w:rPr>
                <w:rFonts w:ascii="Times New Roman" w:hAnsi="Times New Roman" w:cs="Times New Roman"/>
                <w:b w:val="0"/>
                <w:bCs w:val="0"/>
                <w:i w:val="0"/>
                <w:iCs w:val="0"/>
                <w:noProof/>
                <w:webHidden/>
              </w:rPr>
              <w:t>6</w:t>
            </w:r>
            <w:r w:rsidR="00B91255" w:rsidRPr="00B91255">
              <w:rPr>
                <w:rFonts w:ascii="Times New Roman" w:hAnsi="Times New Roman" w:cs="Times New Roman"/>
                <w:b w:val="0"/>
                <w:bCs w:val="0"/>
                <w:i w:val="0"/>
                <w:iCs w:val="0"/>
                <w:noProof/>
                <w:webHidden/>
              </w:rPr>
              <w:fldChar w:fldCharType="end"/>
            </w:r>
          </w:hyperlink>
        </w:p>
        <w:p w14:paraId="488B63D2" w14:textId="574E378C" w:rsidR="00B91255" w:rsidRPr="00B91255" w:rsidRDefault="00B91255">
          <w:pPr>
            <w:pStyle w:val="TOC1"/>
            <w:tabs>
              <w:tab w:val="right" w:leader="dot" w:pos="9350"/>
            </w:tabs>
            <w:rPr>
              <w:rFonts w:ascii="Times New Roman" w:eastAsiaTheme="minorEastAsia" w:hAnsi="Times New Roman" w:cs="Times New Roman"/>
              <w:b w:val="0"/>
              <w:bCs w:val="0"/>
              <w:i w:val="0"/>
              <w:iCs w:val="0"/>
              <w:noProof/>
              <w:kern w:val="2"/>
              <w:lang w:eastAsia="zh-TW"/>
              <w14:ligatures w14:val="standardContextual"/>
            </w:rPr>
          </w:pPr>
          <w:hyperlink w:anchor="_Toc233378152" w:history="1">
            <w:r w:rsidRPr="00B91255">
              <w:rPr>
                <w:rStyle w:val="Hyperlink"/>
                <w:rFonts w:ascii="Times New Roman" w:hAnsi="Times New Roman" w:cs="Times New Roman"/>
                <w:b w:val="0"/>
                <w:bCs w:val="0"/>
                <w:i w:val="0"/>
                <w:iCs w:val="0"/>
                <w:noProof/>
              </w:rPr>
              <w:t>2. Problem Findings</w:t>
            </w:r>
            <w:r w:rsidRPr="00B91255">
              <w:rPr>
                <w:rFonts w:ascii="Times New Roman" w:hAnsi="Times New Roman" w:cs="Times New Roman"/>
                <w:b w:val="0"/>
                <w:bCs w:val="0"/>
                <w:i w:val="0"/>
                <w:iCs w:val="0"/>
                <w:noProof/>
                <w:webHidden/>
              </w:rPr>
              <w:tab/>
            </w:r>
            <w:r w:rsidRPr="00B91255">
              <w:rPr>
                <w:rFonts w:ascii="Times New Roman" w:hAnsi="Times New Roman" w:cs="Times New Roman"/>
                <w:b w:val="0"/>
                <w:bCs w:val="0"/>
                <w:i w:val="0"/>
                <w:iCs w:val="0"/>
                <w:noProof/>
                <w:webHidden/>
              </w:rPr>
              <w:fldChar w:fldCharType="begin"/>
            </w:r>
            <w:r w:rsidRPr="00B91255">
              <w:rPr>
                <w:rFonts w:ascii="Times New Roman" w:hAnsi="Times New Roman" w:cs="Times New Roman"/>
                <w:b w:val="0"/>
                <w:bCs w:val="0"/>
                <w:i w:val="0"/>
                <w:iCs w:val="0"/>
                <w:noProof/>
                <w:webHidden/>
              </w:rPr>
              <w:instrText xml:space="preserve"> PAGEREF _Toc233378152 \h </w:instrText>
            </w:r>
            <w:r w:rsidRPr="00B91255">
              <w:rPr>
                <w:rFonts w:ascii="Times New Roman" w:hAnsi="Times New Roman" w:cs="Times New Roman"/>
                <w:b w:val="0"/>
                <w:bCs w:val="0"/>
                <w:i w:val="0"/>
                <w:iCs w:val="0"/>
                <w:noProof/>
                <w:webHidden/>
              </w:rPr>
            </w:r>
            <w:r w:rsidRPr="00B91255">
              <w:rPr>
                <w:rFonts w:ascii="Times New Roman" w:hAnsi="Times New Roman" w:cs="Times New Roman"/>
                <w:b w:val="0"/>
                <w:bCs w:val="0"/>
                <w:i w:val="0"/>
                <w:iCs w:val="0"/>
                <w:noProof/>
                <w:webHidden/>
              </w:rPr>
              <w:fldChar w:fldCharType="separate"/>
            </w:r>
            <w:r w:rsidR="00927915">
              <w:rPr>
                <w:rFonts w:ascii="Times New Roman" w:hAnsi="Times New Roman" w:cs="Times New Roman"/>
                <w:b w:val="0"/>
                <w:bCs w:val="0"/>
                <w:i w:val="0"/>
                <w:iCs w:val="0"/>
                <w:noProof/>
                <w:webHidden/>
              </w:rPr>
              <w:t>7</w:t>
            </w:r>
            <w:r w:rsidRPr="00B91255">
              <w:rPr>
                <w:rFonts w:ascii="Times New Roman" w:hAnsi="Times New Roman" w:cs="Times New Roman"/>
                <w:b w:val="0"/>
                <w:bCs w:val="0"/>
                <w:i w:val="0"/>
                <w:iCs w:val="0"/>
                <w:noProof/>
                <w:webHidden/>
              </w:rPr>
              <w:fldChar w:fldCharType="end"/>
            </w:r>
          </w:hyperlink>
        </w:p>
        <w:p w14:paraId="26813A38" w14:textId="4F0DA1C9"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53" w:history="1">
            <w:r w:rsidRPr="00B91255">
              <w:rPr>
                <w:rStyle w:val="Hyperlink"/>
                <w:rFonts w:ascii="Times New Roman" w:hAnsi="Times New Roman" w:cs="Times New Roman"/>
                <w:noProof/>
                <w:sz w:val="24"/>
                <w:szCs w:val="24"/>
              </w:rPr>
              <w:t>2.1 Inventory and Material Request Process Issues</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_Toc233378153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7</w:t>
            </w:r>
            <w:r w:rsidRPr="00B91255">
              <w:rPr>
                <w:rFonts w:ascii="Times New Roman" w:hAnsi="Times New Roman" w:cs="Times New Roman"/>
                <w:noProof/>
                <w:webHidden/>
                <w:sz w:val="24"/>
                <w:szCs w:val="24"/>
              </w:rPr>
              <w:fldChar w:fldCharType="end"/>
            </w:r>
          </w:hyperlink>
        </w:p>
        <w:p w14:paraId="46A34265" w14:textId="1D46B248"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54" w:history="1">
            <w:r w:rsidRPr="00B91255">
              <w:rPr>
                <w:rStyle w:val="Hyperlink"/>
                <w:rFonts w:ascii="Times New Roman" w:hAnsi="Times New Roman" w:cs="Times New Roman"/>
                <w:noProof/>
                <w:sz w:val="24"/>
                <w:szCs w:val="24"/>
              </w:rPr>
              <w:t>2.1.1 Unstructured Communication Channels</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_Toc233378154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7</w:t>
            </w:r>
            <w:r w:rsidRPr="00B91255">
              <w:rPr>
                <w:rFonts w:ascii="Times New Roman" w:hAnsi="Times New Roman" w:cs="Times New Roman"/>
                <w:noProof/>
                <w:webHidden/>
                <w:sz w:val="24"/>
                <w:szCs w:val="24"/>
              </w:rPr>
              <w:fldChar w:fldCharType="end"/>
            </w:r>
          </w:hyperlink>
        </w:p>
        <w:p w14:paraId="0037048C" w14:textId="6FB64F04"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55" w:history="1">
            <w:r w:rsidRPr="00B91255">
              <w:rPr>
                <w:rStyle w:val="Hyperlink"/>
                <w:rFonts w:ascii="Times New Roman" w:hAnsi="Times New Roman" w:cs="Times New Roman"/>
                <w:noProof/>
                <w:sz w:val="24"/>
                <w:szCs w:val="24"/>
              </w:rPr>
              <w:t>2.1.2 Manual Verification and Confirmation Process</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_Toc233378155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8</w:t>
            </w:r>
            <w:r w:rsidRPr="00B91255">
              <w:rPr>
                <w:rFonts w:ascii="Times New Roman" w:hAnsi="Times New Roman" w:cs="Times New Roman"/>
                <w:noProof/>
                <w:webHidden/>
                <w:sz w:val="24"/>
                <w:szCs w:val="24"/>
              </w:rPr>
              <w:fldChar w:fldCharType="end"/>
            </w:r>
          </w:hyperlink>
        </w:p>
        <w:p w14:paraId="59B618E5" w14:textId="2FABC42A"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56" w:history="1">
            <w:r w:rsidRPr="00B91255">
              <w:rPr>
                <w:rStyle w:val="Hyperlink"/>
                <w:rFonts w:ascii="Times New Roman" w:hAnsi="Times New Roman" w:cs="Times New Roman"/>
                <w:noProof/>
                <w:sz w:val="24"/>
                <w:szCs w:val="24"/>
              </w:rPr>
              <w:t>2.1.3 Negative Impact on Production Scheduling</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_Toc233378156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8</w:t>
            </w:r>
            <w:r w:rsidRPr="00B91255">
              <w:rPr>
                <w:rFonts w:ascii="Times New Roman" w:hAnsi="Times New Roman" w:cs="Times New Roman"/>
                <w:noProof/>
                <w:webHidden/>
                <w:sz w:val="24"/>
                <w:szCs w:val="24"/>
              </w:rPr>
              <w:fldChar w:fldCharType="end"/>
            </w:r>
          </w:hyperlink>
        </w:p>
        <w:p w14:paraId="39E5DF36" w14:textId="3F7623E3"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57" w:history="1">
            <w:r w:rsidRPr="00B91255">
              <w:rPr>
                <w:rStyle w:val="Hyperlink"/>
                <w:rFonts w:ascii="Times New Roman" w:hAnsi="Times New Roman" w:cs="Times New Roman"/>
                <w:noProof/>
                <w:sz w:val="24"/>
                <w:szCs w:val="24"/>
              </w:rPr>
              <w:t>2.2 Customer Service and Complaint Management Issues</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_Toc233378157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9</w:t>
            </w:r>
            <w:r w:rsidRPr="00B91255">
              <w:rPr>
                <w:rFonts w:ascii="Times New Roman" w:hAnsi="Times New Roman" w:cs="Times New Roman"/>
                <w:noProof/>
                <w:webHidden/>
                <w:sz w:val="24"/>
                <w:szCs w:val="24"/>
              </w:rPr>
              <w:fldChar w:fldCharType="end"/>
            </w:r>
          </w:hyperlink>
        </w:p>
        <w:p w14:paraId="42B0F08F" w14:textId="18C861B8"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58" w:history="1">
            <w:r w:rsidRPr="00B91255">
              <w:rPr>
                <w:rStyle w:val="Hyperlink"/>
                <w:rFonts w:ascii="Times New Roman" w:hAnsi="Times New Roman" w:cs="Times New Roman"/>
                <w:noProof/>
                <w:sz w:val="24"/>
                <w:szCs w:val="24"/>
              </w:rPr>
              <w:t>2.2.1 Reliance on Phone-Based Communication Only</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_Toc233378158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9</w:t>
            </w:r>
            <w:r w:rsidRPr="00B91255">
              <w:rPr>
                <w:rFonts w:ascii="Times New Roman" w:hAnsi="Times New Roman" w:cs="Times New Roman"/>
                <w:noProof/>
                <w:webHidden/>
                <w:sz w:val="24"/>
                <w:szCs w:val="24"/>
              </w:rPr>
              <w:fldChar w:fldCharType="end"/>
            </w:r>
          </w:hyperlink>
        </w:p>
        <w:p w14:paraId="190984E7" w14:textId="36913827"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59" w:history="1">
            <w:r w:rsidRPr="00B91255">
              <w:rPr>
                <w:rStyle w:val="Hyperlink"/>
                <w:rFonts w:ascii="Times New Roman" w:hAnsi="Times New Roman" w:cs="Times New Roman"/>
                <w:noProof/>
                <w:sz w:val="24"/>
                <w:szCs w:val="24"/>
              </w:rPr>
              <w:t>2.2.2 Manual Recording of Customer Interactions</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_Toc233378159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9</w:t>
            </w:r>
            <w:r w:rsidRPr="00B91255">
              <w:rPr>
                <w:rFonts w:ascii="Times New Roman" w:hAnsi="Times New Roman" w:cs="Times New Roman"/>
                <w:noProof/>
                <w:webHidden/>
                <w:sz w:val="24"/>
                <w:szCs w:val="24"/>
              </w:rPr>
              <w:fldChar w:fldCharType="end"/>
            </w:r>
          </w:hyperlink>
        </w:p>
        <w:p w14:paraId="1D3C5B6D" w14:textId="0BFD1349"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60" w:history="1">
            <w:r w:rsidRPr="00B91255">
              <w:rPr>
                <w:rStyle w:val="Hyperlink"/>
                <w:rFonts w:ascii="Times New Roman" w:hAnsi="Times New Roman" w:cs="Times New Roman"/>
                <w:noProof/>
                <w:sz w:val="24"/>
                <w:szCs w:val="24"/>
              </w:rPr>
              <w:t>2.2.3 Lack of Process-Oriented Complaint Handling</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_Toc233378160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9</w:t>
            </w:r>
            <w:r w:rsidRPr="00B91255">
              <w:rPr>
                <w:rFonts w:ascii="Times New Roman" w:hAnsi="Times New Roman" w:cs="Times New Roman"/>
                <w:noProof/>
                <w:webHidden/>
                <w:sz w:val="24"/>
                <w:szCs w:val="24"/>
              </w:rPr>
              <w:fldChar w:fldCharType="end"/>
            </w:r>
          </w:hyperlink>
        </w:p>
        <w:p w14:paraId="2F8C1F58" w14:textId="60D34009"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61" w:history="1">
            <w:r w:rsidRPr="00B91255">
              <w:rPr>
                <w:rStyle w:val="Hyperlink"/>
                <w:rFonts w:ascii="Times New Roman" w:hAnsi="Times New Roman" w:cs="Times New Roman"/>
                <w:noProof/>
                <w:sz w:val="24"/>
                <w:szCs w:val="24"/>
              </w:rPr>
              <w:t>2.2.4 Impact on Customer Satisfaction</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_Toc233378161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9</w:t>
            </w:r>
            <w:r w:rsidRPr="00B91255">
              <w:rPr>
                <w:rFonts w:ascii="Times New Roman" w:hAnsi="Times New Roman" w:cs="Times New Roman"/>
                <w:noProof/>
                <w:webHidden/>
                <w:sz w:val="24"/>
                <w:szCs w:val="24"/>
              </w:rPr>
              <w:fldChar w:fldCharType="end"/>
            </w:r>
          </w:hyperlink>
        </w:p>
        <w:p w14:paraId="2D9B3608" w14:textId="471C8884"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62" w:history="1">
            <w:r w:rsidRPr="00B91255">
              <w:rPr>
                <w:rStyle w:val="Hyperlink"/>
                <w:rFonts w:ascii="Times New Roman" w:hAnsi="Times New Roman" w:cs="Times New Roman"/>
                <w:noProof/>
                <w:sz w:val="24"/>
                <w:szCs w:val="24"/>
              </w:rPr>
              <w:t>2.2.5 Ineffective Utilization of Customer Feedback</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_Toc233378162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10</w:t>
            </w:r>
            <w:r w:rsidRPr="00B91255">
              <w:rPr>
                <w:rFonts w:ascii="Times New Roman" w:hAnsi="Times New Roman" w:cs="Times New Roman"/>
                <w:noProof/>
                <w:webHidden/>
                <w:sz w:val="24"/>
                <w:szCs w:val="24"/>
              </w:rPr>
              <w:fldChar w:fldCharType="end"/>
            </w:r>
          </w:hyperlink>
        </w:p>
        <w:p w14:paraId="36749A30" w14:textId="2C0AFECC"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63" w:history="1">
            <w:r w:rsidRPr="00B91255">
              <w:rPr>
                <w:rStyle w:val="Hyperlink"/>
                <w:rFonts w:ascii="Times New Roman" w:hAnsi="Times New Roman" w:cs="Times New Roman"/>
                <w:noProof/>
                <w:sz w:val="24"/>
                <w:szCs w:val="24"/>
              </w:rPr>
              <w:t>2.3 Lack of Flexibility in Sales and Operational Data</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_Toc233378163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10</w:t>
            </w:r>
            <w:r w:rsidRPr="00B91255">
              <w:rPr>
                <w:rFonts w:ascii="Times New Roman" w:hAnsi="Times New Roman" w:cs="Times New Roman"/>
                <w:noProof/>
                <w:webHidden/>
                <w:sz w:val="24"/>
                <w:szCs w:val="24"/>
              </w:rPr>
              <w:fldChar w:fldCharType="end"/>
            </w:r>
          </w:hyperlink>
        </w:p>
        <w:p w14:paraId="324BEFA4" w14:textId="1FE3CA3F"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64" w:history="1">
            <w:r w:rsidRPr="00B91255">
              <w:rPr>
                <w:rStyle w:val="Hyperlink"/>
                <w:rFonts w:ascii="Times New Roman" w:hAnsi="Times New Roman" w:cs="Times New Roman"/>
                <w:noProof/>
                <w:sz w:val="24"/>
                <w:szCs w:val="24"/>
              </w:rPr>
              <w:t>2.3.1 Inability to Directly Modify Order Data</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_Toc233378164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10</w:t>
            </w:r>
            <w:r w:rsidRPr="00B91255">
              <w:rPr>
                <w:rFonts w:ascii="Times New Roman" w:hAnsi="Times New Roman" w:cs="Times New Roman"/>
                <w:noProof/>
                <w:webHidden/>
                <w:sz w:val="24"/>
                <w:szCs w:val="24"/>
              </w:rPr>
              <w:fldChar w:fldCharType="end"/>
            </w:r>
          </w:hyperlink>
        </w:p>
        <w:p w14:paraId="26353601" w14:textId="27D56B52"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65" w:history="1">
            <w:r w:rsidRPr="00B91255">
              <w:rPr>
                <w:rStyle w:val="Hyperlink"/>
                <w:rFonts w:ascii="Times New Roman" w:hAnsi="Times New Roman" w:cs="Times New Roman"/>
                <w:noProof/>
                <w:sz w:val="24"/>
                <w:szCs w:val="24"/>
              </w:rPr>
              <w:t>2.3.2 Reliance on Cross-Departmental Email Communication</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_Toc233378165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10</w:t>
            </w:r>
            <w:r w:rsidRPr="00B91255">
              <w:rPr>
                <w:rFonts w:ascii="Times New Roman" w:hAnsi="Times New Roman" w:cs="Times New Roman"/>
                <w:noProof/>
                <w:webHidden/>
                <w:sz w:val="24"/>
                <w:szCs w:val="24"/>
              </w:rPr>
              <w:fldChar w:fldCharType="end"/>
            </w:r>
          </w:hyperlink>
        </w:p>
        <w:p w14:paraId="62658C84" w14:textId="57739568"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66" w:history="1">
            <w:r w:rsidRPr="00B91255">
              <w:rPr>
                <w:rStyle w:val="Hyperlink"/>
                <w:rFonts w:ascii="Times New Roman" w:hAnsi="Times New Roman" w:cs="Times New Roman"/>
                <w:noProof/>
                <w:sz w:val="24"/>
                <w:szCs w:val="24"/>
              </w:rPr>
              <w:t>2.3.3 Increased Risk of Order Errors</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_Toc233378166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11</w:t>
            </w:r>
            <w:r w:rsidRPr="00B91255">
              <w:rPr>
                <w:rFonts w:ascii="Times New Roman" w:hAnsi="Times New Roman" w:cs="Times New Roman"/>
                <w:noProof/>
                <w:webHidden/>
                <w:sz w:val="24"/>
                <w:szCs w:val="24"/>
              </w:rPr>
              <w:fldChar w:fldCharType="end"/>
            </w:r>
          </w:hyperlink>
        </w:p>
        <w:p w14:paraId="6CCCA115" w14:textId="5726F042"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67" w:history="1">
            <w:r w:rsidRPr="00B91255">
              <w:rPr>
                <w:rStyle w:val="Hyperlink"/>
                <w:rFonts w:ascii="Times New Roman" w:hAnsi="Times New Roman" w:cs="Times New Roman"/>
                <w:noProof/>
                <w:sz w:val="24"/>
                <w:szCs w:val="24"/>
              </w:rPr>
              <w:t>2.4 System Integration and Information Silos</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_Toc233378167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11</w:t>
            </w:r>
            <w:r w:rsidRPr="00B91255">
              <w:rPr>
                <w:rFonts w:ascii="Times New Roman" w:hAnsi="Times New Roman" w:cs="Times New Roman"/>
                <w:noProof/>
                <w:webHidden/>
                <w:sz w:val="24"/>
                <w:szCs w:val="24"/>
              </w:rPr>
              <w:fldChar w:fldCharType="end"/>
            </w:r>
          </w:hyperlink>
        </w:p>
        <w:p w14:paraId="014C8982" w14:textId="1338CED2"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68" w:history="1">
            <w:r w:rsidRPr="00B91255">
              <w:rPr>
                <w:rStyle w:val="Hyperlink"/>
                <w:rFonts w:ascii="Times New Roman" w:hAnsi="Times New Roman" w:cs="Times New Roman"/>
                <w:noProof/>
                <w:sz w:val="24"/>
                <w:szCs w:val="24"/>
              </w:rPr>
              <w:t>2.4.1 Disparate Departmental Systems</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_Toc233378168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11</w:t>
            </w:r>
            <w:r w:rsidRPr="00B91255">
              <w:rPr>
                <w:rFonts w:ascii="Times New Roman" w:hAnsi="Times New Roman" w:cs="Times New Roman"/>
                <w:noProof/>
                <w:webHidden/>
                <w:sz w:val="24"/>
                <w:szCs w:val="24"/>
              </w:rPr>
              <w:fldChar w:fldCharType="end"/>
            </w:r>
          </w:hyperlink>
        </w:p>
        <w:p w14:paraId="704402D6" w14:textId="420E1076"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69" w:history="1">
            <w:r w:rsidRPr="00B91255">
              <w:rPr>
                <w:rStyle w:val="Hyperlink"/>
                <w:rFonts w:ascii="Times New Roman" w:hAnsi="Times New Roman" w:cs="Times New Roman"/>
                <w:noProof/>
                <w:sz w:val="24"/>
                <w:szCs w:val="24"/>
              </w:rPr>
              <w:t>2.4.2 Core Documents Managed in Disparate Formats</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_Toc233378169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11</w:t>
            </w:r>
            <w:r w:rsidRPr="00B91255">
              <w:rPr>
                <w:rFonts w:ascii="Times New Roman" w:hAnsi="Times New Roman" w:cs="Times New Roman"/>
                <w:noProof/>
                <w:webHidden/>
                <w:sz w:val="24"/>
                <w:szCs w:val="24"/>
              </w:rPr>
              <w:fldChar w:fldCharType="end"/>
            </w:r>
          </w:hyperlink>
        </w:p>
        <w:p w14:paraId="7C2DB7F0" w14:textId="2D132060"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70" w:history="1">
            <w:r w:rsidRPr="00B91255">
              <w:rPr>
                <w:rStyle w:val="Hyperlink"/>
                <w:rFonts w:ascii="Times New Roman" w:hAnsi="Times New Roman" w:cs="Times New Roman"/>
                <w:noProof/>
                <w:sz w:val="24"/>
                <w:szCs w:val="24"/>
              </w:rPr>
              <w:t>2.4.3 Duplicate Data Entry</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_Toc233378170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12</w:t>
            </w:r>
            <w:r w:rsidRPr="00B91255">
              <w:rPr>
                <w:rFonts w:ascii="Times New Roman" w:hAnsi="Times New Roman" w:cs="Times New Roman"/>
                <w:noProof/>
                <w:webHidden/>
                <w:sz w:val="24"/>
                <w:szCs w:val="24"/>
              </w:rPr>
              <w:fldChar w:fldCharType="end"/>
            </w:r>
          </w:hyperlink>
        </w:p>
        <w:p w14:paraId="00F662A9" w14:textId="5E8B4D54"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71" w:history="1">
            <w:r w:rsidRPr="00B91255">
              <w:rPr>
                <w:rStyle w:val="Hyperlink"/>
                <w:rFonts w:ascii="Times New Roman" w:hAnsi="Times New Roman" w:cs="Times New Roman"/>
                <w:noProof/>
                <w:sz w:val="24"/>
                <w:szCs w:val="24"/>
              </w:rPr>
              <w:t>2.4.4 Prominent Data Inconsistency Issues</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_Toc233378171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12</w:t>
            </w:r>
            <w:r w:rsidRPr="00B91255">
              <w:rPr>
                <w:rFonts w:ascii="Times New Roman" w:hAnsi="Times New Roman" w:cs="Times New Roman"/>
                <w:noProof/>
                <w:webHidden/>
                <w:sz w:val="24"/>
                <w:szCs w:val="24"/>
              </w:rPr>
              <w:fldChar w:fldCharType="end"/>
            </w:r>
          </w:hyperlink>
        </w:p>
        <w:p w14:paraId="0733933D" w14:textId="41614C06"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72" w:history="1">
            <w:r w:rsidRPr="00B91255">
              <w:rPr>
                <w:rStyle w:val="Hyperlink"/>
                <w:rFonts w:ascii="Times New Roman" w:hAnsi="Times New Roman" w:cs="Times New Roman"/>
                <w:noProof/>
                <w:sz w:val="24"/>
                <w:szCs w:val="24"/>
              </w:rPr>
              <w:t>2.4.5 Lack of Real-Time Visibility into Operational Status</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_Toc233378172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12</w:t>
            </w:r>
            <w:r w:rsidRPr="00B91255">
              <w:rPr>
                <w:rFonts w:ascii="Times New Roman" w:hAnsi="Times New Roman" w:cs="Times New Roman"/>
                <w:noProof/>
                <w:webHidden/>
                <w:sz w:val="24"/>
                <w:szCs w:val="24"/>
              </w:rPr>
              <w:fldChar w:fldCharType="end"/>
            </w:r>
          </w:hyperlink>
        </w:p>
        <w:p w14:paraId="60A43438" w14:textId="55C297DF"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73" w:history="1">
            <w:r w:rsidRPr="00B91255">
              <w:rPr>
                <w:rStyle w:val="Hyperlink"/>
                <w:rFonts w:ascii="Times New Roman" w:hAnsi="Times New Roman" w:cs="Times New Roman"/>
                <w:noProof/>
                <w:sz w:val="24"/>
                <w:szCs w:val="24"/>
              </w:rPr>
              <w:t>2.5 Logistics and Shipment Management Issues</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_Toc233378173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13</w:t>
            </w:r>
            <w:r w:rsidRPr="00B91255">
              <w:rPr>
                <w:rFonts w:ascii="Times New Roman" w:hAnsi="Times New Roman" w:cs="Times New Roman"/>
                <w:noProof/>
                <w:webHidden/>
                <w:sz w:val="24"/>
                <w:szCs w:val="24"/>
              </w:rPr>
              <w:fldChar w:fldCharType="end"/>
            </w:r>
          </w:hyperlink>
        </w:p>
        <w:p w14:paraId="1674425E" w14:textId="00C80656"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74" w:history="1">
            <w:r w:rsidRPr="00B91255">
              <w:rPr>
                <w:rStyle w:val="Hyperlink"/>
                <w:rFonts w:ascii="Times New Roman" w:hAnsi="Times New Roman" w:cs="Times New Roman"/>
                <w:noProof/>
                <w:sz w:val="24"/>
                <w:szCs w:val="24"/>
              </w:rPr>
              <w:t>2.5.1 Delivery Scheduling Relies on Manual Coordination</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_Toc233378174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13</w:t>
            </w:r>
            <w:r w:rsidRPr="00B91255">
              <w:rPr>
                <w:rFonts w:ascii="Times New Roman" w:hAnsi="Times New Roman" w:cs="Times New Roman"/>
                <w:noProof/>
                <w:webHidden/>
                <w:sz w:val="24"/>
                <w:szCs w:val="24"/>
              </w:rPr>
              <w:fldChar w:fldCharType="end"/>
            </w:r>
          </w:hyperlink>
        </w:p>
        <w:p w14:paraId="0522CF3E" w14:textId="054380BA"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75" w:history="1">
            <w:r w:rsidRPr="00B91255">
              <w:rPr>
                <w:rStyle w:val="Hyperlink"/>
                <w:rFonts w:ascii="Times New Roman" w:hAnsi="Times New Roman" w:cs="Times New Roman"/>
                <w:noProof/>
                <w:sz w:val="24"/>
                <w:szCs w:val="24"/>
              </w:rPr>
              <w:t>2.5.2 Delivery Notes and Reply Slips in Paper Form</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_Toc233378175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13</w:t>
            </w:r>
            <w:r w:rsidRPr="00B91255">
              <w:rPr>
                <w:rFonts w:ascii="Times New Roman" w:hAnsi="Times New Roman" w:cs="Times New Roman"/>
                <w:noProof/>
                <w:webHidden/>
                <w:sz w:val="24"/>
                <w:szCs w:val="24"/>
              </w:rPr>
              <w:fldChar w:fldCharType="end"/>
            </w:r>
          </w:hyperlink>
        </w:p>
        <w:p w14:paraId="23752EC1" w14:textId="735EB4A6"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76" w:history="1">
            <w:r w:rsidRPr="00B91255">
              <w:rPr>
                <w:rStyle w:val="Hyperlink"/>
                <w:rFonts w:ascii="Times New Roman" w:hAnsi="Times New Roman" w:cs="Times New Roman"/>
                <w:noProof/>
                <w:sz w:val="24"/>
                <w:szCs w:val="24"/>
              </w:rPr>
              <w:t>2.5.3 Delays in Shipment Status Updates</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_Toc233378176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13</w:t>
            </w:r>
            <w:r w:rsidRPr="00B91255">
              <w:rPr>
                <w:rFonts w:ascii="Times New Roman" w:hAnsi="Times New Roman" w:cs="Times New Roman"/>
                <w:noProof/>
                <w:webHidden/>
                <w:sz w:val="24"/>
                <w:szCs w:val="24"/>
              </w:rPr>
              <w:fldChar w:fldCharType="end"/>
            </w:r>
          </w:hyperlink>
        </w:p>
        <w:p w14:paraId="618F628D" w14:textId="61F66138"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77" w:history="1">
            <w:r w:rsidRPr="00B91255">
              <w:rPr>
                <w:rStyle w:val="Hyperlink"/>
                <w:rFonts w:ascii="Times New Roman" w:hAnsi="Times New Roman" w:cs="Times New Roman"/>
                <w:noProof/>
                <w:sz w:val="24"/>
                <w:szCs w:val="24"/>
              </w:rPr>
              <w:t>2.6 Documentation and Approval Process Issues</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_Toc233378177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14</w:t>
            </w:r>
            <w:r w:rsidRPr="00B91255">
              <w:rPr>
                <w:rFonts w:ascii="Times New Roman" w:hAnsi="Times New Roman" w:cs="Times New Roman"/>
                <w:noProof/>
                <w:webHidden/>
                <w:sz w:val="24"/>
                <w:szCs w:val="24"/>
              </w:rPr>
              <w:fldChar w:fldCharType="end"/>
            </w:r>
          </w:hyperlink>
        </w:p>
        <w:p w14:paraId="54C49D27" w14:textId="4ADA4B8B"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78" w:history="1">
            <w:r w:rsidRPr="00B91255">
              <w:rPr>
                <w:rStyle w:val="Hyperlink"/>
                <w:rFonts w:ascii="Times New Roman" w:hAnsi="Times New Roman" w:cs="Times New Roman"/>
                <w:noProof/>
                <w:sz w:val="24"/>
                <w:szCs w:val="24"/>
              </w:rPr>
              <w:t>2.6.1 Paper-Based Approval Processes</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_Toc233378178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14</w:t>
            </w:r>
            <w:r w:rsidRPr="00B91255">
              <w:rPr>
                <w:rFonts w:ascii="Times New Roman" w:hAnsi="Times New Roman" w:cs="Times New Roman"/>
                <w:noProof/>
                <w:webHidden/>
                <w:sz w:val="24"/>
                <w:szCs w:val="24"/>
              </w:rPr>
              <w:fldChar w:fldCharType="end"/>
            </w:r>
          </w:hyperlink>
        </w:p>
        <w:p w14:paraId="15CDCA85" w14:textId="5B4F5E01"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79" w:history="1">
            <w:r w:rsidRPr="00B91255">
              <w:rPr>
                <w:rStyle w:val="Hyperlink"/>
                <w:rFonts w:ascii="Times New Roman" w:hAnsi="Times New Roman" w:cs="Times New Roman"/>
                <w:noProof/>
                <w:sz w:val="24"/>
                <w:szCs w:val="24"/>
              </w:rPr>
              <w:t>2.6.2 Difficulties in Document Archiving and Retrieval</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_Toc233378179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14</w:t>
            </w:r>
            <w:r w:rsidRPr="00B91255">
              <w:rPr>
                <w:rFonts w:ascii="Times New Roman" w:hAnsi="Times New Roman" w:cs="Times New Roman"/>
                <w:noProof/>
                <w:webHidden/>
                <w:sz w:val="24"/>
                <w:szCs w:val="24"/>
              </w:rPr>
              <w:fldChar w:fldCharType="end"/>
            </w:r>
          </w:hyperlink>
        </w:p>
        <w:p w14:paraId="12DF12A2" w14:textId="4CF99738" w:rsidR="00B91255" w:rsidRPr="00B91255" w:rsidRDefault="00B91255">
          <w:pPr>
            <w:pStyle w:val="TOC1"/>
            <w:tabs>
              <w:tab w:val="right" w:leader="dot" w:pos="9350"/>
            </w:tabs>
            <w:rPr>
              <w:rFonts w:ascii="Times New Roman" w:eastAsiaTheme="minorEastAsia" w:hAnsi="Times New Roman" w:cs="Times New Roman"/>
              <w:b w:val="0"/>
              <w:bCs w:val="0"/>
              <w:i w:val="0"/>
              <w:iCs w:val="0"/>
              <w:noProof/>
              <w:kern w:val="2"/>
              <w:lang w:eastAsia="zh-TW"/>
              <w14:ligatures w14:val="standardContextual"/>
            </w:rPr>
          </w:pPr>
          <w:hyperlink w:anchor="_Toc233378180" w:history="1">
            <w:r w:rsidRPr="00B91255">
              <w:rPr>
                <w:rStyle w:val="Hyperlink"/>
                <w:rFonts w:ascii="Times New Roman" w:hAnsi="Times New Roman" w:cs="Times New Roman"/>
                <w:b w:val="0"/>
                <w:bCs w:val="0"/>
                <w:i w:val="0"/>
                <w:iCs w:val="0"/>
                <w:noProof/>
              </w:rPr>
              <w:t>3. Functional Requirements</w:t>
            </w:r>
            <w:r w:rsidRPr="00B91255">
              <w:rPr>
                <w:rFonts w:ascii="Times New Roman" w:hAnsi="Times New Roman" w:cs="Times New Roman"/>
                <w:b w:val="0"/>
                <w:bCs w:val="0"/>
                <w:i w:val="0"/>
                <w:iCs w:val="0"/>
                <w:noProof/>
                <w:webHidden/>
              </w:rPr>
              <w:tab/>
            </w:r>
            <w:r w:rsidRPr="00B91255">
              <w:rPr>
                <w:rFonts w:ascii="Times New Roman" w:hAnsi="Times New Roman" w:cs="Times New Roman"/>
                <w:b w:val="0"/>
                <w:bCs w:val="0"/>
                <w:i w:val="0"/>
                <w:iCs w:val="0"/>
                <w:noProof/>
                <w:webHidden/>
              </w:rPr>
              <w:fldChar w:fldCharType="begin"/>
            </w:r>
            <w:r w:rsidRPr="00B91255">
              <w:rPr>
                <w:rFonts w:ascii="Times New Roman" w:hAnsi="Times New Roman" w:cs="Times New Roman"/>
                <w:b w:val="0"/>
                <w:bCs w:val="0"/>
                <w:i w:val="0"/>
                <w:iCs w:val="0"/>
                <w:noProof/>
                <w:webHidden/>
              </w:rPr>
              <w:instrText xml:space="preserve"> PAGEREF _Toc233378180 \h </w:instrText>
            </w:r>
            <w:r w:rsidRPr="00B91255">
              <w:rPr>
                <w:rFonts w:ascii="Times New Roman" w:hAnsi="Times New Roman" w:cs="Times New Roman"/>
                <w:b w:val="0"/>
                <w:bCs w:val="0"/>
                <w:i w:val="0"/>
                <w:iCs w:val="0"/>
                <w:noProof/>
                <w:webHidden/>
              </w:rPr>
            </w:r>
            <w:r w:rsidRPr="00B91255">
              <w:rPr>
                <w:rFonts w:ascii="Times New Roman" w:hAnsi="Times New Roman" w:cs="Times New Roman"/>
                <w:b w:val="0"/>
                <w:bCs w:val="0"/>
                <w:i w:val="0"/>
                <w:iCs w:val="0"/>
                <w:noProof/>
                <w:webHidden/>
              </w:rPr>
              <w:fldChar w:fldCharType="separate"/>
            </w:r>
            <w:r w:rsidR="00927915">
              <w:rPr>
                <w:rFonts w:ascii="Times New Roman" w:hAnsi="Times New Roman" w:cs="Times New Roman"/>
                <w:b w:val="0"/>
                <w:bCs w:val="0"/>
                <w:i w:val="0"/>
                <w:iCs w:val="0"/>
                <w:noProof/>
                <w:webHidden/>
              </w:rPr>
              <w:t>15</w:t>
            </w:r>
            <w:r w:rsidRPr="00B91255">
              <w:rPr>
                <w:rFonts w:ascii="Times New Roman" w:hAnsi="Times New Roman" w:cs="Times New Roman"/>
                <w:b w:val="0"/>
                <w:bCs w:val="0"/>
                <w:i w:val="0"/>
                <w:iCs w:val="0"/>
                <w:noProof/>
                <w:webHidden/>
              </w:rPr>
              <w:fldChar w:fldCharType="end"/>
            </w:r>
          </w:hyperlink>
        </w:p>
        <w:p w14:paraId="12DA7AD1" w14:textId="7868FB1C"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81" w:history="1">
            <w:r w:rsidRPr="00B91255">
              <w:rPr>
                <w:rStyle w:val="Hyperlink"/>
                <w:rFonts w:ascii="Times New Roman" w:hAnsi="Times New Roman" w:cs="Times New Roman"/>
                <w:noProof/>
                <w:sz w:val="24"/>
                <w:szCs w:val="24"/>
              </w:rPr>
              <w:t>3.1 Order Management</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_Toc233378181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15</w:t>
            </w:r>
            <w:r w:rsidRPr="00B91255">
              <w:rPr>
                <w:rFonts w:ascii="Times New Roman" w:hAnsi="Times New Roman" w:cs="Times New Roman"/>
                <w:noProof/>
                <w:webHidden/>
                <w:sz w:val="24"/>
                <w:szCs w:val="24"/>
              </w:rPr>
              <w:fldChar w:fldCharType="end"/>
            </w:r>
          </w:hyperlink>
        </w:p>
        <w:p w14:paraId="62A64C9C" w14:textId="4F994500"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82" w:history="1">
            <w:r w:rsidRPr="00B91255">
              <w:rPr>
                <w:rStyle w:val="Hyperlink"/>
                <w:rFonts w:ascii="Times New Roman" w:hAnsi="Times New Roman" w:cs="Times New Roman"/>
                <w:noProof/>
                <w:sz w:val="24"/>
                <w:szCs w:val="24"/>
              </w:rPr>
              <w:t>3.1.1 Quotation</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_Toc233378182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15</w:t>
            </w:r>
            <w:r w:rsidRPr="00B91255">
              <w:rPr>
                <w:rFonts w:ascii="Times New Roman" w:hAnsi="Times New Roman" w:cs="Times New Roman"/>
                <w:noProof/>
                <w:webHidden/>
                <w:sz w:val="24"/>
                <w:szCs w:val="24"/>
              </w:rPr>
              <w:fldChar w:fldCharType="end"/>
            </w:r>
          </w:hyperlink>
        </w:p>
        <w:p w14:paraId="20D5EEB7" w14:textId="7C9D6603"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83" w:history="1">
            <w:r w:rsidRPr="00B91255">
              <w:rPr>
                <w:rStyle w:val="Hyperlink"/>
                <w:rFonts w:ascii="Times New Roman" w:hAnsi="Times New Roman" w:cs="Times New Roman"/>
                <w:noProof/>
                <w:sz w:val="24"/>
                <w:szCs w:val="24"/>
              </w:rPr>
              <w:t>3.1.2 Order Creation</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_Toc233378183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15</w:t>
            </w:r>
            <w:r w:rsidRPr="00B91255">
              <w:rPr>
                <w:rFonts w:ascii="Times New Roman" w:hAnsi="Times New Roman" w:cs="Times New Roman"/>
                <w:noProof/>
                <w:webHidden/>
                <w:sz w:val="24"/>
                <w:szCs w:val="24"/>
              </w:rPr>
              <w:fldChar w:fldCharType="end"/>
            </w:r>
          </w:hyperlink>
        </w:p>
        <w:p w14:paraId="4A33A77D" w14:textId="11C24516"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84" w:history="1">
            <w:r w:rsidRPr="00B91255">
              <w:rPr>
                <w:rStyle w:val="Hyperlink"/>
                <w:rFonts w:ascii="Times New Roman" w:hAnsi="Times New Roman" w:cs="Times New Roman"/>
                <w:noProof/>
                <w:sz w:val="24"/>
                <w:szCs w:val="24"/>
              </w:rPr>
              <w:t>3.1.3 Order modification</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_Toc233378184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15</w:t>
            </w:r>
            <w:r w:rsidRPr="00B91255">
              <w:rPr>
                <w:rFonts w:ascii="Times New Roman" w:hAnsi="Times New Roman" w:cs="Times New Roman"/>
                <w:noProof/>
                <w:webHidden/>
                <w:sz w:val="24"/>
                <w:szCs w:val="24"/>
              </w:rPr>
              <w:fldChar w:fldCharType="end"/>
            </w:r>
          </w:hyperlink>
        </w:p>
        <w:p w14:paraId="3AAD4B6A" w14:textId="294FFC9F"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85" w:history="1">
            <w:r w:rsidRPr="00B91255">
              <w:rPr>
                <w:rStyle w:val="Hyperlink"/>
                <w:rFonts w:ascii="Times New Roman" w:hAnsi="Times New Roman" w:cs="Times New Roman"/>
                <w:noProof/>
                <w:sz w:val="24"/>
                <w:szCs w:val="24"/>
              </w:rPr>
              <w:t>3.1.4 Order history</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_Toc233378185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16</w:t>
            </w:r>
            <w:r w:rsidRPr="00B91255">
              <w:rPr>
                <w:rFonts w:ascii="Times New Roman" w:hAnsi="Times New Roman" w:cs="Times New Roman"/>
                <w:noProof/>
                <w:webHidden/>
                <w:sz w:val="24"/>
                <w:szCs w:val="24"/>
              </w:rPr>
              <w:fldChar w:fldCharType="end"/>
            </w:r>
          </w:hyperlink>
        </w:p>
        <w:p w14:paraId="2532F5A7" w14:textId="66D5DEF5"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86" w:history="1">
            <w:r w:rsidRPr="00B91255">
              <w:rPr>
                <w:rStyle w:val="Hyperlink"/>
                <w:rFonts w:ascii="Times New Roman" w:hAnsi="Times New Roman" w:cs="Times New Roman"/>
                <w:noProof/>
                <w:sz w:val="24"/>
                <w:szCs w:val="24"/>
              </w:rPr>
              <w:t>3.2 Production Management</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_Toc233378186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16</w:t>
            </w:r>
            <w:r w:rsidRPr="00B91255">
              <w:rPr>
                <w:rFonts w:ascii="Times New Roman" w:hAnsi="Times New Roman" w:cs="Times New Roman"/>
                <w:noProof/>
                <w:webHidden/>
                <w:sz w:val="24"/>
                <w:szCs w:val="24"/>
              </w:rPr>
              <w:fldChar w:fldCharType="end"/>
            </w:r>
          </w:hyperlink>
        </w:p>
        <w:p w14:paraId="2F06E0D6" w14:textId="1D628281"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87" w:history="1">
            <w:r w:rsidRPr="00B91255">
              <w:rPr>
                <w:rStyle w:val="Hyperlink"/>
                <w:rFonts w:ascii="Times New Roman" w:hAnsi="Times New Roman" w:cs="Times New Roman"/>
                <w:noProof/>
                <w:sz w:val="24"/>
                <w:szCs w:val="24"/>
              </w:rPr>
              <w:t>3.3 Raw materials and inventory</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_Toc233378187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16</w:t>
            </w:r>
            <w:r w:rsidRPr="00B91255">
              <w:rPr>
                <w:rFonts w:ascii="Times New Roman" w:hAnsi="Times New Roman" w:cs="Times New Roman"/>
                <w:noProof/>
                <w:webHidden/>
                <w:sz w:val="24"/>
                <w:szCs w:val="24"/>
              </w:rPr>
              <w:fldChar w:fldCharType="end"/>
            </w:r>
          </w:hyperlink>
        </w:p>
        <w:p w14:paraId="35EC2B10" w14:textId="03164012"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88" w:history="1">
            <w:r w:rsidRPr="00B91255">
              <w:rPr>
                <w:rStyle w:val="Hyperlink"/>
                <w:rFonts w:ascii="Times New Roman" w:hAnsi="Times New Roman" w:cs="Times New Roman"/>
                <w:noProof/>
                <w:sz w:val="24"/>
                <w:szCs w:val="24"/>
              </w:rPr>
              <w:t>3.3.1 Raw material requirements</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_Toc233378188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16</w:t>
            </w:r>
            <w:r w:rsidRPr="00B91255">
              <w:rPr>
                <w:rFonts w:ascii="Times New Roman" w:hAnsi="Times New Roman" w:cs="Times New Roman"/>
                <w:noProof/>
                <w:webHidden/>
                <w:sz w:val="24"/>
                <w:szCs w:val="24"/>
              </w:rPr>
              <w:fldChar w:fldCharType="end"/>
            </w:r>
          </w:hyperlink>
        </w:p>
        <w:p w14:paraId="403CDCEE" w14:textId="54A3E08E"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89" w:history="1">
            <w:r w:rsidRPr="00B91255">
              <w:rPr>
                <w:rStyle w:val="Hyperlink"/>
                <w:rFonts w:ascii="Times New Roman" w:hAnsi="Times New Roman" w:cs="Times New Roman"/>
                <w:noProof/>
                <w:sz w:val="24"/>
                <w:szCs w:val="24"/>
              </w:rPr>
              <w:t>3.3.2 Inventory Monitoring</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_Toc233378189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16</w:t>
            </w:r>
            <w:r w:rsidRPr="00B91255">
              <w:rPr>
                <w:rFonts w:ascii="Times New Roman" w:hAnsi="Times New Roman" w:cs="Times New Roman"/>
                <w:noProof/>
                <w:webHidden/>
                <w:sz w:val="24"/>
                <w:szCs w:val="24"/>
              </w:rPr>
              <w:fldChar w:fldCharType="end"/>
            </w:r>
          </w:hyperlink>
        </w:p>
        <w:p w14:paraId="79F46150" w14:textId="19793C7E"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90" w:history="1">
            <w:r w:rsidRPr="00B91255">
              <w:rPr>
                <w:rStyle w:val="Hyperlink"/>
                <w:rFonts w:ascii="Times New Roman" w:hAnsi="Times New Roman" w:cs="Times New Roman"/>
                <w:noProof/>
                <w:sz w:val="24"/>
                <w:szCs w:val="24"/>
              </w:rPr>
              <w:t>3.4 Logistics Management</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_Toc233378190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17</w:t>
            </w:r>
            <w:r w:rsidRPr="00B91255">
              <w:rPr>
                <w:rFonts w:ascii="Times New Roman" w:hAnsi="Times New Roman" w:cs="Times New Roman"/>
                <w:noProof/>
                <w:webHidden/>
                <w:sz w:val="24"/>
                <w:szCs w:val="24"/>
              </w:rPr>
              <w:fldChar w:fldCharType="end"/>
            </w:r>
          </w:hyperlink>
        </w:p>
        <w:p w14:paraId="2F462583" w14:textId="6C127B72"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91" w:history="1">
            <w:r w:rsidRPr="00B91255">
              <w:rPr>
                <w:rStyle w:val="Hyperlink"/>
                <w:rFonts w:ascii="Times New Roman" w:hAnsi="Times New Roman" w:cs="Times New Roman"/>
                <w:noProof/>
                <w:sz w:val="24"/>
                <w:szCs w:val="24"/>
              </w:rPr>
              <w:t>3.5 Finance Management</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_Toc233378191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17</w:t>
            </w:r>
            <w:r w:rsidRPr="00B91255">
              <w:rPr>
                <w:rFonts w:ascii="Times New Roman" w:hAnsi="Times New Roman" w:cs="Times New Roman"/>
                <w:noProof/>
                <w:webHidden/>
                <w:sz w:val="24"/>
                <w:szCs w:val="24"/>
              </w:rPr>
              <w:fldChar w:fldCharType="end"/>
            </w:r>
          </w:hyperlink>
        </w:p>
        <w:p w14:paraId="3119D833" w14:textId="2C688247"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92" w:history="1">
            <w:r w:rsidRPr="00B91255">
              <w:rPr>
                <w:rStyle w:val="Hyperlink"/>
                <w:rFonts w:ascii="Times New Roman" w:hAnsi="Times New Roman" w:cs="Times New Roman"/>
                <w:noProof/>
                <w:sz w:val="24"/>
                <w:szCs w:val="24"/>
              </w:rPr>
              <w:t>3.5.1 Invoice</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_Toc233378192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17</w:t>
            </w:r>
            <w:r w:rsidRPr="00B91255">
              <w:rPr>
                <w:rFonts w:ascii="Times New Roman" w:hAnsi="Times New Roman" w:cs="Times New Roman"/>
                <w:noProof/>
                <w:webHidden/>
                <w:sz w:val="24"/>
                <w:szCs w:val="24"/>
              </w:rPr>
              <w:fldChar w:fldCharType="end"/>
            </w:r>
          </w:hyperlink>
        </w:p>
        <w:p w14:paraId="4787EC8D" w14:textId="6EA628AC"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93" w:history="1">
            <w:r w:rsidRPr="00B91255">
              <w:rPr>
                <w:rStyle w:val="Hyperlink"/>
                <w:rFonts w:ascii="Times New Roman" w:hAnsi="Times New Roman" w:cs="Times New Roman"/>
                <w:noProof/>
                <w:sz w:val="24"/>
                <w:szCs w:val="24"/>
              </w:rPr>
              <w:t>3.5.2 Working capital management</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_Toc233378193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17</w:t>
            </w:r>
            <w:r w:rsidRPr="00B91255">
              <w:rPr>
                <w:rFonts w:ascii="Times New Roman" w:hAnsi="Times New Roman" w:cs="Times New Roman"/>
                <w:noProof/>
                <w:webHidden/>
                <w:sz w:val="24"/>
                <w:szCs w:val="24"/>
              </w:rPr>
              <w:fldChar w:fldCharType="end"/>
            </w:r>
          </w:hyperlink>
        </w:p>
        <w:p w14:paraId="448AB6C3" w14:textId="1E6A9E6E"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94" w:history="1">
            <w:r w:rsidRPr="00B91255">
              <w:rPr>
                <w:rStyle w:val="Hyperlink"/>
                <w:rFonts w:ascii="Times New Roman" w:hAnsi="Times New Roman" w:cs="Times New Roman"/>
                <w:noProof/>
                <w:sz w:val="24"/>
                <w:szCs w:val="24"/>
              </w:rPr>
              <w:t>3.6 Report an issue the order</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_Toc233378194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18</w:t>
            </w:r>
            <w:r w:rsidRPr="00B91255">
              <w:rPr>
                <w:rFonts w:ascii="Times New Roman" w:hAnsi="Times New Roman" w:cs="Times New Roman"/>
                <w:noProof/>
                <w:webHidden/>
                <w:sz w:val="24"/>
                <w:szCs w:val="24"/>
              </w:rPr>
              <w:fldChar w:fldCharType="end"/>
            </w:r>
          </w:hyperlink>
        </w:p>
        <w:p w14:paraId="18923301" w14:textId="4624634E"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95" w:history="1">
            <w:r w:rsidRPr="00B91255">
              <w:rPr>
                <w:rStyle w:val="Hyperlink"/>
                <w:rFonts w:ascii="Times New Roman" w:hAnsi="Times New Roman" w:cs="Times New Roman"/>
                <w:noProof/>
                <w:sz w:val="24"/>
                <w:szCs w:val="24"/>
              </w:rPr>
              <w:t>3.7 Return Management</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_Toc233378195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18</w:t>
            </w:r>
            <w:r w:rsidRPr="00B91255">
              <w:rPr>
                <w:rFonts w:ascii="Times New Roman" w:hAnsi="Times New Roman" w:cs="Times New Roman"/>
                <w:noProof/>
                <w:webHidden/>
                <w:sz w:val="24"/>
                <w:szCs w:val="24"/>
              </w:rPr>
              <w:fldChar w:fldCharType="end"/>
            </w:r>
          </w:hyperlink>
        </w:p>
        <w:p w14:paraId="3BBB70E0" w14:textId="642DEC80"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96" w:history="1">
            <w:r w:rsidRPr="00B91255">
              <w:rPr>
                <w:rStyle w:val="Hyperlink"/>
                <w:rFonts w:ascii="Times New Roman" w:hAnsi="Times New Roman" w:cs="Times New Roman"/>
                <w:noProof/>
                <w:sz w:val="24"/>
                <w:szCs w:val="24"/>
              </w:rPr>
              <w:t>3.8 Market Research</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_Toc233378196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18</w:t>
            </w:r>
            <w:r w:rsidRPr="00B91255">
              <w:rPr>
                <w:rFonts w:ascii="Times New Roman" w:hAnsi="Times New Roman" w:cs="Times New Roman"/>
                <w:noProof/>
                <w:webHidden/>
                <w:sz w:val="24"/>
                <w:szCs w:val="24"/>
              </w:rPr>
              <w:fldChar w:fldCharType="end"/>
            </w:r>
          </w:hyperlink>
        </w:p>
        <w:p w14:paraId="20E60E1B" w14:textId="5D6D2A4A" w:rsidR="00B91255" w:rsidRPr="00B91255" w:rsidRDefault="00B91255">
          <w:pPr>
            <w:pStyle w:val="TOC1"/>
            <w:tabs>
              <w:tab w:val="right" w:leader="dot" w:pos="9350"/>
            </w:tabs>
            <w:rPr>
              <w:rFonts w:ascii="Times New Roman" w:eastAsiaTheme="minorEastAsia" w:hAnsi="Times New Roman" w:cs="Times New Roman"/>
              <w:b w:val="0"/>
              <w:bCs w:val="0"/>
              <w:i w:val="0"/>
              <w:iCs w:val="0"/>
              <w:noProof/>
              <w:kern w:val="2"/>
              <w:lang w:eastAsia="zh-TW"/>
              <w14:ligatures w14:val="standardContextual"/>
            </w:rPr>
          </w:pPr>
          <w:hyperlink w:anchor="_Toc233378197" w:history="1">
            <w:r w:rsidRPr="00B91255">
              <w:rPr>
                <w:rStyle w:val="Hyperlink"/>
                <w:rFonts w:ascii="Times New Roman" w:hAnsi="Times New Roman" w:cs="Times New Roman"/>
                <w:b w:val="0"/>
                <w:bCs w:val="0"/>
                <w:i w:val="0"/>
                <w:iCs w:val="0"/>
                <w:noProof/>
              </w:rPr>
              <w:t>4. Non-Functional Requirements</w:t>
            </w:r>
            <w:r w:rsidRPr="00B91255">
              <w:rPr>
                <w:rFonts w:ascii="Times New Roman" w:hAnsi="Times New Roman" w:cs="Times New Roman"/>
                <w:b w:val="0"/>
                <w:bCs w:val="0"/>
                <w:i w:val="0"/>
                <w:iCs w:val="0"/>
                <w:noProof/>
                <w:webHidden/>
              </w:rPr>
              <w:tab/>
            </w:r>
            <w:r w:rsidRPr="00B91255">
              <w:rPr>
                <w:rFonts w:ascii="Times New Roman" w:hAnsi="Times New Roman" w:cs="Times New Roman"/>
                <w:b w:val="0"/>
                <w:bCs w:val="0"/>
                <w:i w:val="0"/>
                <w:iCs w:val="0"/>
                <w:noProof/>
                <w:webHidden/>
              </w:rPr>
              <w:fldChar w:fldCharType="begin"/>
            </w:r>
            <w:r w:rsidRPr="00B91255">
              <w:rPr>
                <w:rFonts w:ascii="Times New Roman" w:hAnsi="Times New Roman" w:cs="Times New Roman"/>
                <w:b w:val="0"/>
                <w:bCs w:val="0"/>
                <w:i w:val="0"/>
                <w:iCs w:val="0"/>
                <w:noProof/>
                <w:webHidden/>
              </w:rPr>
              <w:instrText xml:space="preserve"> PAGEREF _Toc233378197 \h </w:instrText>
            </w:r>
            <w:r w:rsidRPr="00B91255">
              <w:rPr>
                <w:rFonts w:ascii="Times New Roman" w:hAnsi="Times New Roman" w:cs="Times New Roman"/>
                <w:b w:val="0"/>
                <w:bCs w:val="0"/>
                <w:i w:val="0"/>
                <w:iCs w:val="0"/>
                <w:noProof/>
                <w:webHidden/>
              </w:rPr>
            </w:r>
            <w:r w:rsidRPr="00B91255">
              <w:rPr>
                <w:rFonts w:ascii="Times New Roman" w:hAnsi="Times New Roman" w:cs="Times New Roman"/>
                <w:b w:val="0"/>
                <w:bCs w:val="0"/>
                <w:i w:val="0"/>
                <w:iCs w:val="0"/>
                <w:noProof/>
                <w:webHidden/>
              </w:rPr>
              <w:fldChar w:fldCharType="separate"/>
            </w:r>
            <w:r w:rsidR="00927915">
              <w:rPr>
                <w:rFonts w:ascii="Times New Roman" w:hAnsi="Times New Roman" w:cs="Times New Roman"/>
                <w:b w:val="0"/>
                <w:bCs w:val="0"/>
                <w:i w:val="0"/>
                <w:iCs w:val="0"/>
                <w:noProof/>
                <w:webHidden/>
              </w:rPr>
              <w:t>19</w:t>
            </w:r>
            <w:r w:rsidRPr="00B91255">
              <w:rPr>
                <w:rFonts w:ascii="Times New Roman" w:hAnsi="Times New Roman" w:cs="Times New Roman"/>
                <w:b w:val="0"/>
                <w:bCs w:val="0"/>
                <w:i w:val="0"/>
                <w:iCs w:val="0"/>
                <w:noProof/>
                <w:webHidden/>
              </w:rPr>
              <w:fldChar w:fldCharType="end"/>
            </w:r>
          </w:hyperlink>
        </w:p>
        <w:p w14:paraId="34B7D549" w14:textId="4AB9A34A"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98" w:history="1">
            <w:r w:rsidRPr="00B91255">
              <w:rPr>
                <w:rStyle w:val="Hyperlink"/>
                <w:rFonts w:ascii="Times New Roman" w:hAnsi="Times New Roman" w:cs="Times New Roman"/>
                <w:noProof/>
                <w:sz w:val="24"/>
                <w:szCs w:val="24"/>
              </w:rPr>
              <w:t>4.1 Security</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_Toc233378198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19</w:t>
            </w:r>
            <w:r w:rsidRPr="00B91255">
              <w:rPr>
                <w:rFonts w:ascii="Times New Roman" w:hAnsi="Times New Roman" w:cs="Times New Roman"/>
                <w:noProof/>
                <w:webHidden/>
                <w:sz w:val="24"/>
                <w:szCs w:val="24"/>
              </w:rPr>
              <w:fldChar w:fldCharType="end"/>
            </w:r>
          </w:hyperlink>
        </w:p>
        <w:p w14:paraId="0B7E2332" w14:textId="58C05CCA"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199" w:history="1">
            <w:r w:rsidRPr="00B91255">
              <w:rPr>
                <w:rStyle w:val="Hyperlink"/>
                <w:rFonts w:ascii="Times New Roman" w:hAnsi="Times New Roman" w:cs="Times New Roman"/>
                <w:noProof/>
                <w:sz w:val="24"/>
                <w:szCs w:val="24"/>
              </w:rPr>
              <w:t>4.1.1 login mechanism</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_Toc233378199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19</w:t>
            </w:r>
            <w:r w:rsidRPr="00B91255">
              <w:rPr>
                <w:rFonts w:ascii="Times New Roman" w:hAnsi="Times New Roman" w:cs="Times New Roman"/>
                <w:noProof/>
                <w:webHidden/>
                <w:sz w:val="24"/>
                <w:szCs w:val="24"/>
              </w:rPr>
              <w:fldChar w:fldCharType="end"/>
            </w:r>
          </w:hyperlink>
        </w:p>
        <w:p w14:paraId="0118E832" w14:textId="3828518D"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200" w:history="1">
            <w:r w:rsidRPr="00B91255">
              <w:rPr>
                <w:rStyle w:val="Hyperlink"/>
                <w:rFonts w:ascii="Times New Roman" w:hAnsi="Times New Roman" w:cs="Times New Roman"/>
                <w:noProof/>
                <w:sz w:val="24"/>
                <w:szCs w:val="24"/>
              </w:rPr>
              <w:t>4.1.2 Data Protection</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_Toc233378200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19</w:t>
            </w:r>
            <w:r w:rsidRPr="00B91255">
              <w:rPr>
                <w:rFonts w:ascii="Times New Roman" w:hAnsi="Times New Roman" w:cs="Times New Roman"/>
                <w:noProof/>
                <w:webHidden/>
                <w:sz w:val="24"/>
                <w:szCs w:val="24"/>
              </w:rPr>
              <w:fldChar w:fldCharType="end"/>
            </w:r>
          </w:hyperlink>
        </w:p>
        <w:p w14:paraId="33906E07" w14:textId="4B1B4B20"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201" w:history="1">
            <w:r w:rsidRPr="00B91255">
              <w:rPr>
                <w:rStyle w:val="Hyperlink"/>
                <w:rFonts w:ascii="Times New Roman" w:hAnsi="Times New Roman" w:cs="Times New Roman"/>
                <w:noProof/>
                <w:sz w:val="24"/>
                <w:szCs w:val="24"/>
              </w:rPr>
              <w:t>4.2 Usability</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_Toc233378201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19</w:t>
            </w:r>
            <w:r w:rsidRPr="00B91255">
              <w:rPr>
                <w:rFonts w:ascii="Times New Roman" w:hAnsi="Times New Roman" w:cs="Times New Roman"/>
                <w:noProof/>
                <w:webHidden/>
                <w:sz w:val="24"/>
                <w:szCs w:val="24"/>
              </w:rPr>
              <w:fldChar w:fldCharType="end"/>
            </w:r>
          </w:hyperlink>
        </w:p>
        <w:p w14:paraId="46D9CE4C" w14:textId="20D891AA"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202" w:history="1">
            <w:r w:rsidRPr="00B91255">
              <w:rPr>
                <w:rStyle w:val="Hyperlink"/>
                <w:rFonts w:ascii="Times New Roman" w:hAnsi="Times New Roman" w:cs="Times New Roman"/>
                <w:noProof/>
                <w:sz w:val="24"/>
                <w:szCs w:val="24"/>
              </w:rPr>
              <w:t>4.3 Backup</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_Toc233378202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19</w:t>
            </w:r>
            <w:r w:rsidRPr="00B91255">
              <w:rPr>
                <w:rFonts w:ascii="Times New Roman" w:hAnsi="Times New Roman" w:cs="Times New Roman"/>
                <w:noProof/>
                <w:webHidden/>
                <w:sz w:val="24"/>
                <w:szCs w:val="24"/>
              </w:rPr>
              <w:fldChar w:fldCharType="end"/>
            </w:r>
          </w:hyperlink>
        </w:p>
        <w:p w14:paraId="2CCC1117" w14:textId="03DD863E"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203" w:history="1">
            <w:r w:rsidRPr="00B91255">
              <w:rPr>
                <w:rStyle w:val="Hyperlink"/>
                <w:rFonts w:ascii="Times New Roman" w:hAnsi="Times New Roman" w:cs="Times New Roman"/>
                <w:noProof/>
                <w:sz w:val="24"/>
                <w:szCs w:val="24"/>
              </w:rPr>
              <w:t>4.4 Maintenance</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_Toc233378203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19</w:t>
            </w:r>
            <w:r w:rsidRPr="00B91255">
              <w:rPr>
                <w:rFonts w:ascii="Times New Roman" w:hAnsi="Times New Roman" w:cs="Times New Roman"/>
                <w:noProof/>
                <w:webHidden/>
                <w:sz w:val="24"/>
                <w:szCs w:val="24"/>
              </w:rPr>
              <w:fldChar w:fldCharType="end"/>
            </w:r>
          </w:hyperlink>
        </w:p>
        <w:p w14:paraId="2BB86890" w14:textId="4363DBA4"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204" w:history="1">
            <w:r w:rsidRPr="00B91255">
              <w:rPr>
                <w:rStyle w:val="Hyperlink"/>
                <w:rFonts w:ascii="Times New Roman" w:hAnsi="Times New Roman" w:cs="Times New Roman"/>
                <w:noProof/>
                <w:sz w:val="24"/>
                <w:szCs w:val="24"/>
              </w:rPr>
              <w:t>4.5 Performance</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_Toc233378204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20</w:t>
            </w:r>
            <w:r w:rsidRPr="00B91255">
              <w:rPr>
                <w:rFonts w:ascii="Times New Roman" w:hAnsi="Times New Roman" w:cs="Times New Roman"/>
                <w:noProof/>
                <w:webHidden/>
                <w:sz w:val="24"/>
                <w:szCs w:val="24"/>
              </w:rPr>
              <w:fldChar w:fldCharType="end"/>
            </w:r>
          </w:hyperlink>
        </w:p>
        <w:p w14:paraId="5C90218B" w14:textId="0A9DC1B4"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205" w:history="1">
            <w:r w:rsidRPr="00B91255">
              <w:rPr>
                <w:rStyle w:val="Hyperlink"/>
                <w:rFonts w:ascii="Times New Roman" w:hAnsi="Times New Roman" w:cs="Times New Roman"/>
                <w:noProof/>
                <w:sz w:val="24"/>
                <w:szCs w:val="24"/>
              </w:rPr>
              <w:t>4.5.1 Speed time</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_Toc233378205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20</w:t>
            </w:r>
            <w:r w:rsidRPr="00B91255">
              <w:rPr>
                <w:rFonts w:ascii="Times New Roman" w:hAnsi="Times New Roman" w:cs="Times New Roman"/>
                <w:noProof/>
                <w:webHidden/>
                <w:sz w:val="24"/>
                <w:szCs w:val="24"/>
              </w:rPr>
              <w:fldChar w:fldCharType="end"/>
            </w:r>
          </w:hyperlink>
        </w:p>
        <w:p w14:paraId="2063CB68" w14:textId="2B9DF71C"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206" w:history="1">
            <w:r w:rsidRPr="00B91255">
              <w:rPr>
                <w:rStyle w:val="Hyperlink"/>
                <w:rFonts w:ascii="Times New Roman" w:hAnsi="Times New Roman" w:cs="Times New Roman"/>
                <w:noProof/>
                <w:sz w:val="24"/>
                <w:szCs w:val="24"/>
              </w:rPr>
              <w:t>4.5.2 Capacity</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_Toc233378206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20</w:t>
            </w:r>
            <w:r w:rsidRPr="00B91255">
              <w:rPr>
                <w:rFonts w:ascii="Times New Roman" w:hAnsi="Times New Roman" w:cs="Times New Roman"/>
                <w:noProof/>
                <w:webHidden/>
                <w:sz w:val="24"/>
                <w:szCs w:val="24"/>
              </w:rPr>
              <w:fldChar w:fldCharType="end"/>
            </w:r>
          </w:hyperlink>
        </w:p>
        <w:p w14:paraId="2F7F1C90" w14:textId="1EE455B7"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207" w:history="1">
            <w:r w:rsidRPr="00B91255">
              <w:rPr>
                <w:rStyle w:val="Hyperlink"/>
                <w:rFonts w:ascii="Times New Roman" w:hAnsi="Times New Roman" w:cs="Times New Roman"/>
                <w:noProof/>
                <w:sz w:val="24"/>
                <w:szCs w:val="24"/>
              </w:rPr>
              <w:t>4.5.3 Reliability</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_Toc233378207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20</w:t>
            </w:r>
            <w:r w:rsidRPr="00B91255">
              <w:rPr>
                <w:rFonts w:ascii="Times New Roman" w:hAnsi="Times New Roman" w:cs="Times New Roman"/>
                <w:noProof/>
                <w:webHidden/>
                <w:sz w:val="24"/>
                <w:szCs w:val="24"/>
              </w:rPr>
              <w:fldChar w:fldCharType="end"/>
            </w:r>
          </w:hyperlink>
        </w:p>
        <w:p w14:paraId="3A779A9A" w14:textId="2BFF0D55"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208" w:history="1">
            <w:r w:rsidRPr="00B91255">
              <w:rPr>
                <w:rStyle w:val="Hyperlink"/>
                <w:rFonts w:ascii="Times New Roman" w:hAnsi="Times New Roman" w:cs="Times New Roman"/>
                <w:noProof/>
                <w:sz w:val="24"/>
                <w:szCs w:val="24"/>
              </w:rPr>
              <w:t>4.6 Scalability</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_Toc233378208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20</w:t>
            </w:r>
            <w:r w:rsidRPr="00B91255">
              <w:rPr>
                <w:rFonts w:ascii="Times New Roman" w:hAnsi="Times New Roman" w:cs="Times New Roman"/>
                <w:noProof/>
                <w:webHidden/>
                <w:sz w:val="24"/>
                <w:szCs w:val="24"/>
              </w:rPr>
              <w:fldChar w:fldCharType="end"/>
            </w:r>
          </w:hyperlink>
        </w:p>
        <w:p w14:paraId="1972DB11" w14:textId="49BD6116"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209" w:history="1">
            <w:r w:rsidRPr="00B91255">
              <w:rPr>
                <w:rStyle w:val="Hyperlink"/>
                <w:rFonts w:ascii="Times New Roman" w:hAnsi="Times New Roman" w:cs="Times New Roman"/>
                <w:noProof/>
                <w:sz w:val="24"/>
                <w:szCs w:val="24"/>
              </w:rPr>
              <w:t>4.7 Compatibility</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_Toc233378209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20</w:t>
            </w:r>
            <w:r w:rsidRPr="00B91255">
              <w:rPr>
                <w:rFonts w:ascii="Times New Roman" w:hAnsi="Times New Roman" w:cs="Times New Roman"/>
                <w:noProof/>
                <w:webHidden/>
                <w:sz w:val="24"/>
                <w:szCs w:val="24"/>
              </w:rPr>
              <w:fldChar w:fldCharType="end"/>
            </w:r>
          </w:hyperlink>
        </w:p>
        <w:p w14:paraId="664ADBD6" w14:textId="6A7A5B30" w:rsidR="00B91255" w:rsidRPr="00B91255" w:rsidRDefault="00B91255">
          <w:pPr>
            <w:pStyle w:val="TOC3"/>
            <w:tabs>
              <w:tab w:val="right" w:leader="dot" w:pos="9350"/>
            </w:tabs>
            <w:rPr>
              <w:rFonts w:ascii="Times New Roman" w:eastAsiaTheme="minorEastAsia" w:hAnsi="Times New Roman" w:cs="Times New Roman"/>
              <w:noProof/>
              <w:kern w:val="2"/>
              <w:sz w:val="24"/>
              <w:szCs w:val="24"/>
              <w:lang w:eastAsia="zh-TW"/>
              <w14:ligatures w14:val="standardContextual"/>
            </w:rPr>
          </w:pPr>
          <w:hyperlink w:anchor="_Toc233378210" w:history="1">
            <w:r w:rsidRPr="00B91255">
              <w:rPr>
                <w:rStyle w:val="Hyperlink"/>
                <w:rFonts w:ascii="Times New Roman" w:hAnsi="Times New Roman" w:cs="Times New Roman"/>
                <w:noProof/>
                <w:sz w:val="24"/>
                <w:szCs w:val="24"/>
              </w:rPr>
              <w:t>4.8 Cultural and Political Requirements</w:t>
            </w:r>
            <w:r w:rsidRPr="00B91255">
              <w:rPr>
                <w:rFonts w:ascii="Times New Roman" w:hAnsi="Times New Roman" w:cs="Times New Roman"/>
                <w:noProof/>
                <w:webHidden/>
                <w:sz w:val="24"/>
                <w:szCs w:val="24"/>
              </w:rPr>
              <w:tab/>
            </w:r>
            <w:r w:rsidRPr="00B91255">
              <w:rPr>
                <w:rFonts w:ascii="Times New Roman" w:hAnsi="Times New Roman" w:cs="Times New Roman"/>
                <w:noProof/>
                <w:webHidden/>
                <w:sz w:val="24"/>
                <w:szCs w:val="24"/>
              </w:rPr>
              <w:fldChar w:fldCharType="begin"/>
            </w:r>
            <w:r w:rsidRPr="00B91255">
              <w:rPr>
                <w:rFonts w:ascii="Times New Roman" w:hAnsi="Times New Roman" w:cs="Times New Roman"/>
                <w:noProof/>
                <w:webHidden/>
                <w:sz w:val="24"/>
                <w:szCs w:val="24"/>
              </w:rPr>
              <w:instrText xml:space="preserve"> PAGEREF _Toc233378210 \h </w:instrText>
            </w:r>
            <w:r w:rsidRPr="00B91255">
              <w:rPr>
                <w:rFonts w:ascii="Times New Roman" w:hAnsi="Times New Roman" w:cs="Times New Roman"/>
                <w:noProof/>
                <w:webHidden/>
                <w:sz w:val="24"/>
                <w:szCs w:val="24"/>
              </w:rPr>
            </w:r>
            <w:r w:rsidRPr="00B91255">
              <w:rPr>
                <w:rFonts w:ascii="Times New Roman" w:hAnsi="Times New Roman" w:cs="Times New Roman"/>
                <w:noProof/>
                <w:webHidden/>
                <w:sz w:val="24"/>
                <w:szCs w:val="24"/>
              </w:rPr>
              <w:fldChar w:fldCharType="separate"/>
            </w:r>
            <w:r w:rsidR="00927915">
              <w:rPr>
                <w:rFonts w:ascii="Times New Roman" w:hAnsi="Times New Roman" w:cs="Times New Roman"/>
                <w:noProof/>
                <w:webHidden/>
                <w:sz w:val="24"/>
                <w:szCs w:val="24"/>
              </w:rPr>
              <w:t>20</w:t>
            </w:r>
            <w:r w:rsidRPr="00B91255">
              <w:rPr>
                <w:rFonts w:ascii="Times New Roman" w:hAnsi="Times New Roman" w:cs="Times New Roman"/>
                <w:noProof/>
                <w:webHidden/>
                <w:sz w:val="24"/>
                <w:szCs w:val="24"/>
              </w:rPr>
              <w:fldChar w:fldCharType="end"/>
            </w:r>
          </w:hyperlink>
        </w:p>
        <w:p w14:paraId="60E09794" w14:textId="41B496BC" w:rsidR="00B91255" w:rsidRPr="00B91255" w:rsidRDefault="00B91255">
          <w:pPr>
            <w:pStyle w:val="TOC1"/>
            <w:tabs>
              <w:tab w:val="right" w:leader="dot" w:pos="9350"/>
            </w:tabs>
            <w:rPr>
              <w:rFonts w:ascii="Times New Roman" w:eastAsiaTheme="minorEastAsia" w:hAnsi="Times New Roman" w:cs="Times New Roman"/>
              <w:b w:val="0"/>
              <w:bCs w:val="0"/>
              <w:i w:val="0"/>
              <w:iCs w:val="0"/>
              <w:noProof/>
              <w:kern w:val="2"/>
              <w:lang w:eastAsia="zh-TW"/>
              <w14:ligatures w14:val="standardContextual"/>
            </w:rPr>
          </w:pPr>
          <w:hyperlink w:anchor="_Toc233378211" w:history="1">
            <w:r w:rsidRPr="00B91255">
              <w:rPr>
                <w:rStyle w:val="Hyperlink"/>
                <w:rFonts w:ascii="Times New Roman" w:hAnsi="Times New Roman" w:cs="Times New Roman"/>
                <w:b w:val="0"/>
                <w:bCs w:val="0"/>
                <w:i w:val="0"/>
                <w:iCs w:val="0"/>
                <w:noProof/>
              </w:rPr>
              <w:t>5. System Architecture</w:t>
            </w:r>
            <w:r w:rsidRPr="00B91255">
              <w:rPr>
                <w:rFonts w:ascii="Times New Roman" w:hAnsi="Times New Roman" w:cs="Times New Roman"/>
                <w:b w:val="0"/>
                <w:bCs w:val="0"/>
                <w:i w:val="0"/>
                <w:iCs w:val="0"/>
                <w:noProof/>
                <w:webHidden/>
              </w:rPr>
              <w:tab/>
            </w:r>
            <w:r w:rsidRPr="00B91255">
              <w:rPr>
                <w:rFonts w:ascii="Times New Roman" w:hAnsi="Times New Roman" w:cs="Times New Roman"/>
                <w:b w:val="0"/>
                <w:bCs w:val="0"/>
                <w:i w:val="0"/>
                <w:iCs w:val="0"/>
                <w:noProof/>
                <w:webHidden/>
              </w:rPr>
              <w:fldChar w:fldCharType="begin"/>
            </w:r>
            <w:r w:rsidRPr="00B91255">
              <w:rPr>
                <w:rFonts w:ascii="Times New Roman" w:hAnsi="Times New Roman" w:cs="Times New Roman"/>
                <w:b w:val="0"/>
                <w:bCs w:val="0"/>
                <w:i w:val="0"/>
                <w:iCs w:val="0"/>
                <w:noProof/>
                <w:webHidden/>
              </w:rPr>
              <w:instrText xml:space="preserve"> PAGEREF _Toc233378211 \h </w:instrText>
            </w:r>
            <w:r w:rsidRPr="00B91255">
              <w:rPr>
                <w:rFonts w:ascii="Times New Roman" w:hAnsi="Times New Roman" w:cs="Times New Roman"/>
                <w:b w:val="0"/>
                <w:bCs w:val="0"/>
                <w:i w:val="0"/>
                <w:iCs w:val="0"/>
                <w:noProof/>
                <w:webHidden/>
              </w:rPr>
            </w:r>
            <w:r w:rsidRPr="00B91255">
              <w:rPr>
                <w:rFonts w:ascii="Times New Roman" w:hAnsi="Times New Roman" w:cs="Times New Roman"/>
                <w:b w:val="0"/>
                <w:bCs w:val="0"/>
                <w:i w:val="0"/>
                <w:iCs w:val="0"/>
                <w:noProof/>
                <w:webHidden/>
              </w:rPr>
              <w:fldChar w:fldCharType="separate"/>
            </w:r>
            <w:r w:rsidR="00927915">
              <w:rPr>
                <w:rFonts w:ascii="Times New Roman" w:hAnsi="Times New Roman" w:cs="Times New Roman"/>
                <w:b w:val="0"/>
                <w:bCs w:val="0"/>
                <w:i w:val="0"/>
                <w:iCs w:val="0"/>
                <w:noProof/>
                <w:webHidden/>
              </w:rPr>
              <w:t>22</w:t>
            </w:r>
            <w:r w:rsidRPr="00B91255">
              <w:rPr>
                <w:rFonts w:ascii="Times New Roman" w:hAnsi="Times New Roman" w:cs="Times New Roman"/>
                <w:b w:val="0"/>
                <w:bCs w:val="0"/>
                <w:i w:val="0"/>
                <w:iCs w:val="0"/>
                <w:noProof/>
                <w:webHidden/>
              </w:rPr>
              <w:fldChar w:fldCharType="end"/>
            </w:r>
          </w:hyperlink>
        </w:p>
        <w:p w14:paraId="2323E5C1" w14:textId="657BAC55" w:rsidR="00B91255" w:rsidRPr="00B91255" w:rsidRDefault="00B91255">
          <w:pPr>
            <w:pStyle w:val="TOC2"/>
            <w:tabs>
              <w:tab w:val="right" w:leader="dot" w:pos="9350"/>
            </w:tabs>
            <w:rPr>
              <w:rFonts w:ascii="Times New Roman" w:eastAsiaTheme="minorEastAsia" w:hAnsi="Times New Roman" w:cs="Times New Roman"/>
              <w:b w:val="0"/>
              <w:bCs w:val="0"/>
              <w:noProof/>
              <w:kern w:val="2"/>
              <w:sz w:val="24"/>
              <w:szCs w:val="24"/>
              <w:lang w:eastAsia="zh-TW"/>
              <w14:ligatures w14:val="standardContextual"/>
            </w:rPr>
          </w:pPr>
          <w:hyperlink w:anchor="_Toc233378212" w:history="1">
            <w:r w:rsidRPr="00B91255">
              <w:rPr>
                <w:rStyle w:val="Hyperlink"/>
                <w:rFonts w:ascii="Times New Roman" w:hAnsi="Times New Roman" w:cs="Times New Roman"/>
                <w:b w:val="0"/>
                <w:bCs w:val="0"/>
                <w:noProof/>
                <w:sz w:val="24"/>
                <w:szCs w:val="24"/>
              </w:rPr>
              <w:t>5.1 Hardware</w:t>
            </w:r>
            <w:r w:rsidRPr="00B91255">
              <w:rPr>
                <w:rFonts w:ascii="Times New Roman" w:hAnsi="Times New Roman" w:cs="Times New Roman"/>
                <w:b w:val="0"/>
                <w:bCs w:val="0"/>
                <w:noProof/>
                <w:webHidden/>
                <w:sz w:val="24"/>
                <w:szCs w:val="24"/>
              </w:rPr>
              <w:tab/>
            </w:r>
            <w:r w:rsidRPr="00B91255">
              <w:rPr>
                <w:rFonts w:ascii="Times New Roman" w:hAnsi="Times New Roman" w:cs="Times New Roman"/>
                <w:b w:val="0"/>
                <w:bCs w:val="0"/>
                <w:noProof/>
                <w:webHidden/>
                <w:sz w:val="24"/>
                <w:szCs w:val="24"/>
              </w:rPr>
              <w:fldChar w:fldCharType="begin"/>
            </w:r>
            <w:r w:rsidRPr="00B91255">
              <w:rPr>
                <w:rFonts w:ascii="Times New Roman" w:hAnsi="Times New Roman" w:cs="Times New Roman"/>
                <w:b w:val="0"/>
                <w:bCs w:val="0"/>
                <w:noProof/>
                <w:webHidden/>
                <w:sz w:val="24"/>
                <w:szCs w:val="24"/>
              </w:rPr>
              <w:instrText xml:space="preserve"> PAGEREF _Toc233378212 \h </w:instrText>
            </w:r>
            <w:r w:rsidRPr="00B91255">
              <w:rPr>
                <w:rFonts w:ascii="Times New Roman" w:hAnsi="Times New Roman" w:cs="Times New Roman"/>
                <w:b w:val="0"/>
                <w:bCs w:val="0"/>
                <w:noProof/>
                <w:webHidden/>
                <w:sz w:val="24"/>
                <w:szCs w:val="24"/>
              </w:rPr>
            </w:r>
            <w:r w:rsidRPr="00B91255">
              <w:rPr>
                <w:rFonts w:ascii="Times New Roman" w:hAnsi="Times New Roman" w:cs="Times New Roman"/>
                <w:b w:val="0"/>
                <w:bCs w:val="0"/>
                <w:noProof/>
                <w:webHidden/>
                <w:sz w:val="24"/>
                <w:szCs w:val="24"/>
              </w:rPr>
              <w:fldChar w:fldCharType="separate"/>
            </w:r>
            <w:r w:rsidR="00927915">
              <w:rPr>
                <w:rFonts w:ascii="Times New Roman" w:hAnsi="Times New Roman" w:cs="Times New Roman"/>
                <w:b w:val="0"/>
                <w:bCs w:val="0"/>
                <w:noProof/>
                <w:webHidden/>
                <w:sz w:val="24"/>
                <w:szCs w:val="24"/>
              </w:rPr>
              <w:t>22</w:t>
            </w:r>
            <w:r w:rsidRPr="00B91255">
              <w:rPr>
                <w:rFonts w:ascii="Times New Roman" w:hAnsi="Times New Roman" w:cs="Times New Roman"/>
                <w:b w:val="0"/>
                <w:bCs w:val="0"/>
                <w:noProof/>
                <w:webHidden/>
                <w:sz w:val="24"/>
                <w:szCs w:val="24"/>
              </w:rPr>
              <w:fldChar w:fldCharType="end"/>
            </w:r>
          </w:hyperlink>
        </w:p>
        <w:p w14:paraId="3331E08D" w14:textId="0FD96E00" w:rsidR="00B91255" w:rsidRPr="00B91255" w:rsidRDefault="00B91255">
          <w:pPr>
            <w:pStyle w:val="TOC2"/>
            <w:tabs>
              <w:tab w:val="right" w:leader="dot" w:pos="9350"/>
            </w:tabs>
            <w:rPr>
              <w:rFonts w:ascii="Times New Roman" w:eastAsiaTheme="minorEastAsia" w:hAnsi="Times New Roman" w:cs="Times New Roman"/>
              <w:b w:val="0"/>
              <w:bCs w:val="0"/>
              <w:noProof/>
              <w:kern w:val="2"/>
              <w:sz w:val="24"/>
              <w:szCs w:val="24"/>
              <w:lang w:eastAsia="zh-TW"/>
              <w14:ligatures w14:val="standardContextual"/>
            </w:rPr>
          </w:pPr>
          <w:hyperlink w:anchor="_Toc233378213" w:history="1">
            <w:r w:rsidRPr="00B91255">
              <w:rPr>
                <w:rStyle w:val="Hyperlink"/>
                <w:rFonts w:ascii="Times New Roman" w:hAnsi="Times New Roman" w:cs="Times New Roman"/>
                <w:b w:val="0"/>
                <w:bCs w:val="0"/>
                <w:noProof/>
                <w:sz w:val="24"/>
                <w:szCs w:val="24"/>
              </w:rPr>
              <w:t>5.2 Software</w:t>
            </w:r>
            <w:r w:rsidRPr="00B91255">
              <w:rPr>
                <w:rFonts w:ascii="Times New Roman" w:hAnsi="Times New Roman" w:cs="Times New Roman"/>
                <w:b w:val="0"/>
                <w:bCs w:val="0"/>
                <w:noProof/>
                <w:webHidden/>
                <w:sz w:val="24"/>
                <w:szCs w:val="24"/>
              </w:rPr>
              <w:tab/>
            </w:r>
            <w:r w:rsidRPr="00B91255">
              <w:rPr>
                <w:rFonts w:ascii="Times New Roman" w:hAnsi="Times New Roman" w:cs="Times New Roman"/>
                <w:b w:val="0"/>
                <w:bCs w:val="0"/>
                <w:noProof/>
                <w:webHidden/>
                <w:sz w:val="24"/>
                <w:szCs w:val="24"/>
              </w:rPr>
              <w:fldChar w:fldCharType="begin"/>
            </w:r>
            <w:r w:rsidRPr="00B91255">
              <w:rPr>
                <w:rFonts w:ascii="Times New Roman" w:hAnsi="Times New Roman" w:cs="Times New Roman"/>
                <w:b w:val="0"/>
                <w:bCs w:val="0"/>
                <w:noProof/>
                <w:webHidden/>
                <w:sz w:val="24"/>
                <w:szCs w:val="24"/>
              </w:rPr>
              <w:instrText xml:space="preserve"> PAGEREF _Toc233378213 \h </w:instrText>
            </w:r>
            <w:r w:rsidRPr="00B91255">
              <w:rPr>
                <w:rFonts w:ascii="Times New Roman" w:hAnsi="Times New Roman" w:cs="Times New Roman"/>
                <w:b w:val="0"/>
                <w:bCs w:val="0"/>
                <w:noProof/>
                <w:webHidden/>
                <w:sz w:val="24"/>
                <w:szCs w:val="24"/>
              </w:rPr>
            </w:r>
            <w:r w:rsidRPr="00B91255">
              <w:rPr>
                <w:rFonts w:ascii="Times New Roman" w:hAnsi="Times New Roman" w:cs="Times New Roman"/>
                <w:b w:val="0"/>
                <w:bCs w:val="0"/>
                <w:noProof/>
                <w:webHidden/>
                <w:sz w:val="24"/>
                <w:szCs w:val="24"/>
              </w:rPr>
              <w:fldChar w:fldCharType="separate"/>
            </w:r>
            <w:r w:rsidR="00927915">
              <w:rPr>
                <w:rFonts w:ascii="Times New Roman" w:hAnsi="Times New Roman" w:cs="Times New Roman"/>
                <w:b w:val="0"/>
                <w:bCs w:val="0"/>
                <w:noProof/>
                <w:webHidden/>
                <w:sz w:val="24"/>
                <w:szCs w:val="24"/>
              </w:rPr>
              <w:t>27</w:t>
            </w:r>
            <w:r w:rsidRPr="00B91255">
              <w:rPr>
                <w:rFonts w:ascii="Times New Roman" w:hAnsi="Times New Roman" w:cs="Times New Roman"/>
                <w:b w:val="0"/>
                <w:bCs w:val="0"/>
                <w:noProof/>
                <w:webHidden/>
                <w:sz w:val="24"/>
                <w:szCs w:val="24"/>
              </w:rPr>
              <w:fldChar w:fldCharType="end"/>
            </w:r>
          </w:hyperlink>
        </w:p>
        <w:p w14:paraId="1B8046FC" w14:textId="5E719A01" w:rsidR="00B91255" w:rsidRPr="00B91255" w:rsidRDefault="00B91255">
          <w:pPr>
            <w:pStyle w:val="TOC2"/>
            <w:tabs>
              <w:tab w:val="right" w:leader="dot" w:pos="9350"/>
            </w:tabs>
            <w:rPr>
              <w:rFonts w:ascii="Times New Roman" w:eastAsiaTheme="minorEastAsia" w:hAnsi="Times New Roman" w:cs="Times New Roman"/>
              <w:b w:val="0"/>
              <w:bCs w:val="0"/>
              <w:noProof/>
              <w:kern w:val="2"/>
              <w:sz w:val="24"/>
              <w:szCs w:val="24"/>
              <w:lang w:eastAsia="zh-TW"/>
              <w14:ligatures w14:val="standardContextual"/>
            </w:rPr>
          </w:pPr>
          <w:hyperlink w:anchor="_Toc233378214" w:history="1">
            <w:r w:rsidRPr="00B91255">
              <w:rPr>
                <w:rStyle w:val="Hyperlink"/>
                <w:rFonts w:ascii="Times New Roman" w:hAnsi="Times New Roman" w:cs="Times New Roman"/>
                <w:b w:val="0"/>
                <w:bCs w:val="0"/>
                <w:noProof/>
                <w:sz w:val="24"/>
                <w:szCs w:val="24"/>
              </w:rPr>
              <w:t>5.3 Network Configuration</w:t>
            </w:r>
            <w:r w:rsidRPr="00B91255">
              <w:rPr>
                <w:rFonts w:ascii="Times New Roman" w:hAnsi="Times New Roman" w:cs="Times New Roman"/>
                <w:b w:val="0"/>
                <w:bCs w:val="0"/>
                <w:noProof/>
                <w:webHidden/>
                <w:sz w:val="24"/>
                <w:szCs w:val="24"/>
              </w:rPr>
              <w:tab/>
            </w:r>
            <w:r w:rsidRPr="00B91255">
              <w:rPr>
                <w:rFonts w:ascii="Times New Roman" w:hAnsi="Times New Roman" w:cs="Times New Roman"/>
                <w:b w:val="0"/>
                <w:bCs w:val="0"/>
                <w:noProof/>
                <w:webHidden/>
                <w:sz w:val="24"/>
                <w:szCs w:val="24"/>
              </w:rPr>
              <w:fldChar w:fldCharType="begin"/>
            </w:r>
            <w:r w:rsidRPr="00B91255">
              <w:rPr>
                <w:rFonts w:ascii="Times New Roman" w:hAnsi="Times New Roman" w:cs="Times New Roman"/>
                <w:b w:val="0"/>
                <w:bCs w:val="0"/>
                <w:noProof/>
                <w:webHidden/>
                <w:sz w:val="24"/>
                <w:szCs w:val="24"/>
              </w:rPr>
              <w:instrText xml:space="preserve"> PAGEREF _Toc233378214 \h </w:instrText>
            </w:r>
            <w:r w:rsidRPr="00B91255">
              <w:rPr>
                <w:rFonts w:ascii="Times New Roman" w:hAnsi="Times New Roman" w:cs="Times New Roman"/>
                <w:b w:val="0"/>
                <w:bCs w:val="0"/>
                <w:noProof/>
                <w:webHidden/>
                <w:sz w:val="24"/>
                <w:szCs w:val="24"/>
              </w:rPr>
            </w:r>
            <w:r w:rsidRPr="00B91255">
              <w:rPr>
                <w:rFonts w:ascii="Times New Roman" w:hAnsi="Times New Roman" w:cs="Times New Roman"/>
                <w:b w:val="0"/>
                <w:bCs w:val="0"/>
                <w:noProof/>
                <w:webHidden/>
                <w:sz w:val="24"/>
                <w:szCs w:val="24"/>
              </w:rPr>
              <w:fldChar w:fldCharType="separate"/>
            </w:r>
            <w:r w:rsidR="00927915">
              <w:rPr>
                <w:rFonts w:ascii="Times New Roman" w:hAnsi="Times New Roman" w:cs="Times New Roman"/>
                <w:b w:val="0"/>
                <w:bCs w:val="0"/>
                <w:noProof/>
                <w:webHidden/>
                <w:sz w:val="24"/>
                <w:szCs w:val="24"/>
              </w:rPr>
              <w:t>30</w:t>
            </w:r>
            <w:r w:rsidRPr="00B91255">
              <w:rPr>
                <w:rFonts w:ascii="Times New Roman" w:hAnsi="Times New Roman" w:cs="Times New Roman"/>
                <w:b w:val="0"/>
                <w:bCs w:val="0"/>
                <w:noProof/>
                <w:webHidden/>
                <w:sz w:val="24"/>
                <w:szCs w:val="24"/>
              </w:rPr>
              <w:fldChar w:fldCharType="end"/>
            </w:r>
          </w:hyperlink>
        </w:p>
        <w:p w14:paraId="232FE925" w14:textId="4A3874F9" w:rsidR="00B91255" w:rsidRPr="00B91255" w:rsidRDefault="00B91255">
          <w:pPr>
            <w:pStyle w:val="TOC1"/>
            <w:tabs>
              <w:tab w:val="right" w:leader="dot" w:pos="9350"/>
            </w:tabs>
            <w:rPr>
              <w:rFonts w:ascii="Times New Roman" w:eastAsiaTheme="minorEastAsia" w:hAnsi="Times New Roman" w:cs="Times New Roman"/>
              <w:b w:val="0"/>
              <w:bCs w:val="0"/>
              <w:i w:val="0"/>
              <w:iCs w:val="0"/>
              <w:noProof/>
              <w:kern w:val="2"/>
              <w:lang w:eastAsia="zh-TW"/>
              <w14:ligatures w14:val="standardContextual"/>
            </w:rPr>
          </w:pPr>
          <w:hyperlink w:anchor="_Toc233378215" w:history="1">
            <w:r w:rsidRPr="00B91255">
              <w:rPr>
                <w:rStyle w:val="Hyperlink"/>
                <w:rFonts w:ascii="Times New Roman" w:hAnsi="Times New Roman" w:cs="Times New Roman"/>
                <w:b w:val="0"/>
                <w:bCs w:val="0"/>
                <w:i w:val="0"/>
                <w:iCs w:val="0"/>
                <w:noProof/>
              </w:rPr>
              <w:t>6. How can an organization benefit from this central computerized management system?</w:t>
            </w:r>
            <w:r w:rsidRPr="00B91255">
              <w:rPr>
                <w:rFonts w:ascii="Times New Roman" w:hAnsi="Times New Roman" w:cs="Times New Roman"/>
                <w:b w:val="0"/>
                <w:bCs w:val="0"/>
                <w:i w:val="0"/>
                <w:iCs w:val="0"/>
                <w:noProof/>
                <w:webHidden/>
              </w:rPr>
              <w:tab/>
            </w:r>
            <w:r w:rsidRPr="00B91255">
              <w:rPr>
                <w:rFonts w:ascii="Times New Roman" w:hAnsi="Times New Roman" w:cs="Times New Roman"/>
                <w:b w:val="0"/>
                <w:bCs w:val="0"/>
                <w:i w:val="0"/>
                <w:iCs w:val="0"/>
                <w:noProof/>
                <w:webHidden/>
              </w:rPr>
              <w:fldChar w:fldCharType="begin"/>
            </w:r>
            <w:r w:rsidRPr="00B91255">
              <w:rPr>
                <w:rFonts w:ascii="Times New Roman" w:hAnsi="Times New Roman" w:cs="Times New Roman"/>
                <w:b w:val="0"/>
                <w:bCs w:val="0"/>
                <w:i w:val="0"/>
                <w:iCs w:val="0"/>
                <w:noProof/>
                <w:webHidden/>
              </w:rPr>
              <w:instrText xml:space="preserve"> PAGEREF _Toc233378215 \h </w:instrText>
            </w:r>
            <w:r w:rsidRPr="00B91255">
              <w:rPr>
                <w:rFonts w:ascii="Times New Roman" w:hAnsi="Times New Roman" w:cs="Times New Roman"/>
                <w:b w:val="0"/>
                <w:bCs w:val="0"/>
                <w:i w:val="0"/>
                <w:iCs w:val="0"/>
                <w:noProof/>
                <w:webHidden/>
              </w:rPr>
            </w:r>
            <w:r w:rsidRPr="00B91255">
              <w:rPr>
                <w:rFonts w:ascii="Times New Roman" w:hAnsi="Times New Roman" w:cs="Times New Roman"/>
                <w:b w:val="0"/>
                <w:bCs w:val="0"/>
                <w:i w:val="0"/>
                <w:iCs w:val="0"/>
                <w:noProof/>
                <w:webHidden/>
              </w:rPr>
              <w:fldChar w:fldCharType="separate"/>
            </w:r>
            <w:r w:rsidR="00927915">
              <w:rPr>
                <w:rFonts w:ascii="Times New Roman" w:hAnsi="Times New Roman" w:cs="Times New Roman"/>
                <w:b w:val="0"/>
                <w:bCs w:val="0"/>
                <w:i w:val="0"/>
                <w:iCs w:val="0"/>
                <w:noProof/>
                <w:webHidden/>
              </w:rPr>
              <w:t>36</w:t>
            </w:r>
            <w:r w:rsidRPr="00B91255">
              <w:rPr>
                <w:rFonts w:ascii="Times New Roman" w:hAnsi="Times New Roman" w:cs="Times New Roman"/>
                <w:b w:val="0"/>
                <w:bCs w:val="0"/>
                <w:i w:val="0"/>
                <w:iCs w:val="0"/>
                <w:noProof/>
                <w:webHidden/>
              </w:rPr>
              <w:fldChar w:fldCharType="end"/>
            </w:r>
          </w:hyperlink>
        </w:p>
        <w:p w14:paraId="001001BE" w14:textId="70B23230" w:rsidR="00B91255" w:rsidRPr="00B91255" w:rsidRDefault="00B91255">
          <w:pPr>
            <w:pStyle w:val="TOC2"/>
            <w:tabs>
              <w:tab w:val="right" w:leader="dot" w:pos="9350"/>
            </w:tabs>
            <w:rPr>
              <w:rFonts w:ascii="Times New Roman" w:eastAsiaTheme="minorEastAsia" w:hAnsi="Times New Roman" w:cs="Times New Roman"/>
              <w:b w:val="0"/>
              <w:bCs w:val="0"/>
              <w:noProof/>
              <w:kern w:val="2"/>
              <w:sz w:val="24"/>
              <w:szCs w:val="24"/>
              <w:lang w:eastAsia="zh-TW"/>
              <w14:ligatures w14:val="standardContextual"/>
            </w:rPr>
          </w:pPr>
          <w:hyperlink w:anchor="_Toc233378216" w:history="1">
            <w:r w:rsidRPr="00B91255">
              <w:rPr>
                <w:rStyle w:val="Hyperlink"/>
                <w:rFonts w:ascii="Times New Roman" w:hAnsi="Times New Roman" w:cs="Times New Roman"/>
                <w:b w:val="0"/>
                <w:bCs w:val="0"/>
                <w:noProof/>
                <w:sz w:val="24"/>
                <w:szCs w:val="24"/>
              </w:rPr>
              <w:t>6.1 Enhanced inventory control</w:t>
            </w:r>
            <w:r w:rsidRPr="00B91255">
              <w:rPr>
                <w:rFonts w:ascii="Times New Roman" w:hAnsi="Times New Roman" w:cs="Times New Roman"/>
                <w:b w:val="0"/>
                <w:bCs w:val="0"/>
                <w:noProof/>
                <w:webHidden/>
                <w:sz w:val="24"/>
                <w:szCs w:val="24"/>
              </w:rPr>
              <w:tab/>
            </w:r>
            <w:r w:rsidRPr="00B91255">
              <w:rPr>
                <w:rFonts w:ascii="Times New Roman" w:hAnsi="Times New Roman" w:cs="Times New Roman"/>
                <w:b w:val="0"/>
                <w:bCs w:val="0"/>
                <w:noProof/>
                <w:webHidden/>
                <w:sz w:val="24"/>
                <w:szCs w:val="24"/>
              </w:rPr>
              <w:fldChar w:fldCharType="begin"/>
            </w:r>
            <w:r w:rsidRPr="00B91255">
              <w:rPr>
                <w:rFonts w:ascii="Times New Roman" w:hAnsi="Times New Roman" w:cs="Times New Roman"/>
                <w:b w:val="0"/>
                <w:bCs w:val="0"/>
                <w:noProof/>
                <w:webHidden/>
                <w:sz w:val="24"/>
                <w:szCs w:val="24"/>
              </w:rPr>
              <w:instrText xml:space="preserve"> PAGEREF _Toc233378216 \h </w:instrText>
            </w:r>
            <w:r w:rsidRPr="00B91255">
              <w:rPr>
                <w:rFonts w:ascii="Times New Roman" w:hAnsi="Times New Roman" w:cs="Times New Roman"/>
                <w:b w:val="0"/>
                <w:bCs w:val="0"/>
                <w:noProof/>
                <w:webHidden/>
                <w:sz w:val="24"/>
                <w:szCs w:val="24"/>
              </w:rPr>
            </w:r>
            <w:r w:rsidRPr="00B91255">
              <w:rPr>
                <w:rFonts w:ascii="Times New Roman" w:hAnsi="Times New Roman" w:cs="Times New Roman"/>
                <w:b w:val="0"/>
                <w:bCs w:val="0"/>
                <w:noProof/>
                <w:webHidden/>
                <w:sz w:val="24"/>
                <w:szCs w:val="24"/>
              </w:rPr>
              <w:fldChar w:fldCharType="separate"/>
            </w:r>
            <w:r w:rsidR="00927915">
              <w:rPr>
                <w:rFonts w:ascii="Times New Roman" w:hAnsi="Times New Roman" w:cs="Times New Roman"/>
                <w:b w:val="0"/>
                <w:bCs w:val="0"/>
                <w:noProof/>
                <w:webHidden/>
                <w:sz w:val="24"/>
                <w:szCs w:val="24"/>
              </w:rPr>
              <w:t>36</w:t>
            </w:r>
            <w:r w:rsidRPr="00B91255">
              <w:rPr>
                <w:rFonts w:ascii="Times New Roman" w:hAnsi="Times New Roman" w:cs="Times New Roman"/>
                <w:b w:val="0"/>
                <w:bCs w:val="0"/>
                <w:noProof/>
                <w:webHidden/>
                <w:sz w:val="24"/>
                <w:szCs w:val="24"/>
              </w:rPr>
              <w:fldChar w:fldCharType="end"/>
            </w:r>
          </w:hyperlink>
        </w:p>
        <w:p w14:paraId="011F8C93" w14:textId="4A6EEA7F" w:rsidR="00B91255" w:rsidRPr="00B91255" w:rsidRDefault="00B91255">
          <w:pPr>
            <w:pStyle w:val="TOC2"/>
            <w:tabs>
              <w:tab w:val="right" w:leader="dot" w:pos="9350"/>
            </w:tabs>
            <w:rPr>
              <w:rFonts w:ascii="Times New Roman" w:eastAsiaTheme="minorEastAsia" w:hAnsi="Times New Roman" w:cs="Times New Roman"/>
              <w:b w:val="0"/>
              <w:bCs w:val="0"/>
              <w:noProof/>
              <w:kern w:val="2"/>
              <w:sz w:val="24"/>
              <w:szCs w:val="24"/>
              <w:lang w:eastAsia="zh-TW"/>
              <w14:ligatures w14:val="standardContextual"/>
            </w:rPr>
          </w:pPr>
          <w:hyperlink w:anchor="_Toc233378217" w:history="1">
            <w:r w:rsidRPr="00B91255">
              <w:rPr>
                <w:rStyle w:val="Hyperlink"/>
                <w:rFonts w:ascii="Times New Roman" w:hAnsi="Times New Roman" w:cs="Times New Roman"/>
                <w:b w:val="0"/>
                <w:bCs w:val="0"/>
                <w:noProof/>
                <w:sz w:val="24"/>
                <w:szCs w:val="24"/>
              </w:rPr>
              <w:t>6.2 Better customer service</w:t>
            </w:r>
            <w:r w:rsidRPr="00B91255">
              <w:rPr>
                <w:rFonts w:ascii="Times New Roman" w:hAnsi="Times New Roman" w:cs="Times New Roman"/>
                <w:b w:val="0"/>
                <w:bCs w:val="0"/>
                <w:noProof/>
                <w:webHidden/>
                <w:sz w:val="24"/>
                <w:szCs w:val="24"/>
              </w:rPr>
              <w:tab/>
            </w:r>
            <w:r w:rsidRPr="00B91255">
              <w:rPr>
                <w:rFonts w:ascii="Times New Roman" w:hAnsi="Times New Roman" w:cs="Times New Roman"/>
                <w:b w:val="0"/>
                <w:bCs w:val="0"/>
                <w:noProof/>
                <w:webHidden/>
                <w:sz w:val="24"/>
                <w:szCs w:val="24"/>
              </w:rPr>
              <w:fldChar w:fldCharType="begin"/>
            </w:r>
            <w:r w:rsidRPr="00B91255">
              <w:rPr>
                <w:rFonts w:ascii="Times New Roman" w:hAnsi="Times New Roman" w:cs="Times New Roman"/>
                <w:b w:val="0"/>
                <w:bCs w:val="0"/>
                <w:noProof/>
                <w:webHidden/>
                <w:sz w:val="24"/>
                <w:szCs w:val="24"/>
              </w:rPr>
              <w:instrText xml:space="preserve"> PAGEREF _Toc233378217 \h </w:instrText>
            </w:r>
            <w:r w:rsidRPr="00B91255">
              <w:rPr>
                <w:rFonts w:ascii="Times New Roman" w:hAnsi="Times New Roman" w:cs="Times New Roman"/>
                <w:b w:val="0"/>
                <w:bCs w:val="0"/>
                <w:noProof/>
                <w:webHidden/>
                <w:sz w:val="24"/>
                <w:szCs w:val="24"/>
              </w:rPr>
            </w:r>
            <w:r w:rsidRPr="00B91255">
              <w:rPr>
                <w:rFonts w:ascii="Times New Roman" w:hAnsi="Times New Roman" w:cs="Times New Roman"/>
                <w:b w:val="0"/>
                <w:bCs w:val="0"/>
                <w:noProof/>
                <w:webHidden/>
                <w:sz w:val="24"/>
                <w:szCs w:val="24"/>
              </w:rPr>
              <w:fldChar w:fldCharType="separate"/>
            </w:r>
            <w:r w:rsidR="00927915">
              <w:rPr>
                <w:rFonts w:ascii="Times New Roman" w:hAnsi="Times New Roman" w:cs="Times New Roman"/>
                <w:b w:val="0"/>
                <w:bCs w:val="0"/>
                <w:noProof/>
                <w:webHidden/>
                <w:sz w:val="24"/>
                <w:szCs w:val="24"/>
              </w:rPr>
              <w:t>36</w:t>
            </w:r>
            <w:r w:rsidRPr="00B91255">
              <w:rPr>
                <w:rFonts w:ascii="Times New Roman" w:hAnsi="Times New Roman" w:cs="Times New Roman"/>
                <w:b w:val="0"/>
                <w:bCs w:val="0"/>
                <w:noProof/>
                <w:webHidden/>
                <w:sz w:val="24"/>
                <w:szCs w:val="24"/>
              </w:rPr>
              <w:fldChar w:fldCharType="end"/>
            </w:r>
          </w:hyperlink>
        </w:p>
        <w:p w14:paraId="32609FDF" w14:textId="1B103EFA" w:rsidR="00B91255" w:rsidRPr="00B91255" w:rsidRDefault="00B91255">
          <w:pPr>
            <w:pStyle w:val="TOC2"/>
            <w:tabs>
              <w:tab w:val="right" w:leader="dot" w:pos="9350"/>
            </w:tabs>
            <w:rPr>
              <w:rFonts w:ascii="Times New Roman" w:eastAsiaTheme="minorEastAsia" w:hAnsi="Times New Roman" w:cs="Times New Roman"/>
              <w:b w:val="0"/>
              <w:bCs w:val="0"/>
              <w:noProof/>
              <w:kern w:val="2"/>
              <w:sz w:val="24"/>
              <w:szCs w:val="24"/>
              <w:lang w:eastAsia="zh-TW"/>
              <w14:ligatures w14:val="standardContextual"/>
            </w:rPr>
          </w:pPr>
          <w:hyperlink w:anchor="_Toc233378218" w:history="1">
            <w:r w:rsidRPr="00B91255">
              <w:rPr>
                <w:rStyle w:val="Hyperlink"/>
                <w:rFonts w:ascii="Times New Roman" w:hAnsi="Times New Roman" w:cs="Times New Roman"/>
                <w:b w:val="0"/>
                <w:bCs w:val="0"/>
                <w:noProof/>
                <w:sz w:val="24"/>
                <w:szCs w:val="24"/>
              </w:rPr>
              <w:t>6.3 A new communication channel</w:t>
            </w:r>
            <w:r w:rsidRPr="00B91255">
              <w:rPr>
                <w:rFonts w:ascii="Times New Roman" w:hAnsi="Times New Roman" w:cs="Times New Roman"/>
                <w:b w:val="0"/>
                <w:bCs w:val="0"/>
                <w:noProof/>
                <w:webHidden/>
                <w:sz w:val="24"/>
                <w:szCs w:val="24"/>
              </w:rPr>
              <w:tab/>
            </w:r>
            <w:r w:rsidRPr="00B91255">
              <w:rPr>
                <w:rFonts w:ascii="Times New Roman" w:hAnsi="Times New Roman" w:cs="Times New Roman"/>
                <w:b w:val="0"/>
                <w:bCs w:val="0"/>
                <w:noProof/>
                <w:webHidden/>
                <w:sz w:val="24"/>
                <w:szCs w:val="24"/>
              </w:rPr>
              <w:fldChar w:fldCharType="begin"/>
            </w:r>
            <w:r w:rsidRPr="00B91255">
              <w:rPr>
                <w:rFonts w:ascii="Times New Roman" w:hAnsi="Times New Roman" w:cs="Times New Roman"/>
                <w:b w:val="0"/>
                <w:bCs w:val="0"/>
                <w:noProof/>
                <w:webHidden/>
                <w:sz w:val="24"/>
                <w:szCs w:val="24"/>
              </w:rPr>
              <w:instrText xml:space="preserve"> PAGEREF _Toc233378218 \h </w:instrText>
            </w:r>
            <w:r w:rsidRPr="00B91255">
              <w:rPr>
                <w:rFonts w:ascii="Times New Roman" w:hAnsi="Times New Roman" w:cs="Times New Roman"/>
                <w:b w:val="0"/>
                <w:bCs w:val="0"/>
                <w:noProof/>
                <w:webHidden/>
                <w:sz w:val="24"/>
                <w:szCs w:val="24"/>
              </w:rPr>
            </w:r>
            <w:r w:rsidRPr="00B91255">
              <w:rPr>
                <w:rFonts w:ascii="Times New Roman" w:hAnsi="Times New Roman" w:cs="Times New Roman"/>
                <w:b w:val="0"/>
                <w:bCs w:val="0"/>
                <w:noProof/>
                <w:webHidden/>
                <w:sz w:val="24"/>
                <w:szCs w:val="24"/>
              </w:rPr>
              <w:fldChar w:fldCharType="separate"/>
            </w:r>
            <w:r w:rsidR="00927915">
              <w:rPr>
                <w:rFonts w:ascii="Times New Roman" w:hAnsi="Times New Roman" w:cs="Times New Roman"/>
                <w:b w:val="0"/>
                <w:bCs w:val="0"/>
                <w:noProof/>
                <w:webHidden/>
                <w:sz w:val="24"/>
                <w:szCs w:val="24"/>
              </w:rPr>
              <w:t>37</w:t>
            </w:r>
            <w:r w:rsidRPr="00B91255">
              <w:rPr>
                <w:rFonts w:ascii="Times New Roman" w:hAnsi="Times New Roman" w:cs="Times New Roman"/>
                <w:b w:val="0"/>
                <w:bCs w:val="0"/>
                <w:noProof/>
                <w:webHidden/>
                <w:sz w:val="24"/>
                <w:szCs w:val="24"/>
              </w:rPr>
              <w:fldChar w:fldCharType="end"/>
            </w:r>
          </w:hyperlink>
        </w:p>
        <w:p w14:paraId="3FE2058C" w14:textId="714A404B" w:rsidR="00B91255" w:rsidRPr="00B91255" w:rsidRDefault="00B91255">
          <w:pPr>
            <w:pStyle w:val="TOC1"/>
            <w:tabs>
              <w:tab w:val="right" w:leader="dot" w:pos="9350"/>
            </w:tabs>
            <w:rPr>
              <w:rFonts w:ascii="Times New Roman" w:eastAsiaTheme="minorEastAsia" w:hAnsi="Times New Roman" w:cs="Times New Roman"/>
              <w:b w:val="0"/>
              <w:bCs w:val="0"/>
              <w:i w:val="0"/>
              <w:iCs w:val="0"/>
              <w:noProof/>
              <w:kern w:val="2"/>
              <w:lang w:eastAsia="zh-TW"/>
              <w14:ligatures w14:val="standardContextual"/>
            </w:rPr>
          </w:pPr>
          <w:hyperlink w:anchor="_Toc233378219" w:history="1">
            <w:r w:rsidRPr="00B91255">
              <w:rPr>
                <w:rStyle w:val="Hyperlink"/>
                <w:rFonts w:ascii="Times New Roman" w:hAnsi="Times New Roman" w:cs="Times New Roman"/>
                <w:b w:val="0"/>
                <w:bCs w:val="0"/>
                <w:i w:val="0"/>
                <w:iCs w:val="0"/>
                <w:noProof/>
              </w:rPr>
              <w:t>7. Constrains and limitation</w:t>
            </w:r>
            <w:r w:rsidRPr="00B91255">
              <w:rPr>
                <w:rFonts w:ascii="Times New Roman" w:hAnsi="Times New Roman" w:cs="Times New Roman"/>
                <w:b w:val="0"/>
                <w:bCs w:val="0"/>
                <w:i w:val="0"/>
                <w:iCs w:val="0"/>
                <w:noProof/>
                <w:webHidden/>
              </w:rPr>
              <w:tab/>
            </w:r>
            <w:r w:rsidRPr="00B91255">
              <w:rPr>
                <w:rFonts w:ascii="Times New Roman" w:hAnsi="Times New Roman" w:cs="Times New Roman"/>
                <w:b w:val="0"/>
                <w:bCs w:val="0"/>
                <w:i w:val="0"/>
                <w:iCs w:val="0"/>
                <w:noProof/>
                <w:webHidden/>
              </w:rPr>
              <w:fldChar w:fldCharType="begin"/>
            </w:r>
            <w:r w:rsidRPr="00B91255">
              <w:rPr>
                <w:rFonts w:ascii="Times New Roman" w:hAnsi="Times New Roman" w:cs="Times New Roman"/>
                <w:b w:val="0"/>
                <w:bCs w:val="0"/>
                <w:i w:val="0"/>
                <w:iCs w:val="0"/>
                <w:noProof/>
                <w:webHidden/>
              </w:rPr>
              <w:instrText xml:space="preserve"> PAGEREF _Toc233378219 \h </w:instrText>
            </w:r>
            <w:r w:rsidRPr="00B91255">
              <w:rPr>
                <w:rFonts w:ascii="Times New Roman" w:hAnsi="Times New Roman" w:cs="Times New Roman"/>
                <w:b w:val="0"/>
                <w:bCs w:val="0"/>
                <w:i w:val="0"/>
                <w:iCs w:val="0"/>
                <w:noProof/>
                <w:webHidden/>
              </w:rPr>
            </w:r>
            <w:r w:rsidRPr="00B91255">
              <w:rPr>
                <w:rFonts w:ascii="Times New Roman" w:hAnsi="Times New Roman" w:cs="Times New Roman"/>
                <w:b w:val="0"/>
                <w:bCs w:val="0"/>
                <w:i w:val="0"/>
                <w:iCs w:val="0"/>
                <w:noProof/>
                <w:webHidden/>
              </w:rPr>
              <w:fldChar w:fldCharType="separate"/>
            </w:r>
            <w:r w:rsidR="00927915">
              <w:rPr>
                <w:rFonts w:ascii="Times New Roman" w:hAnsi="Times New Roman" w:cs="Times New Roman"/>
                <w:b w:val="0"/>
                <w:bCs w:val="0"/>
                <w:i w:val="0"/>
                <w:iCs w:val="0"/>
                <w:noProof/>
                <w:webHidden/>
              </w:rPr>
              <w:t>38</w:t>
            </w:r>
            <w:r w:rsidRPr="00B91255">
              <w:rPr>
                <w:rFonts w:ascii="Times New Roman" w:hAnsi="Times New Roman" w:cs="Times New Roman"/>
                <w:b w:val="0"/>
                <w:bCs w:val="0"/>
                <w:i w:val="0"/>
                <w:iCs w:val="0"/>
                <w:noProof/>
                <w:webHidden/>
              </w:rPr>
              <w:fldChar w:fldCharType="end"/>
            </w:r>
          </w:hyperlink>
        </w:p>
        <w:p w14:paraId="5CFBA3DC" w14:textId="0C4DA727" w:rsidR="00B91255" w:rsidRPr="00B91255" w:rsidRDefault="00B91255">
          <w:pPr>
            <w:pStyle w:val="TOC1"/>
            <w:tabs>
              <w:tab w:val="right" w:leader="dot" w:pos="9350"/>
            </w:tabs>
            <w:rPr>
              <w:rFonts w:ascii="Times New Roman" w:eastAsiaTheme="minorEastAsia" w:hAnsi="Times New Roman" w:cs="Times New Roman"/>
              <w:b w:val="0"/>
              <w:bCs w:val="0"/>
              <w:i w:val="0"/>
              <w:iCs w:val="0"/>
              <w:noProof/>
              <w:kern w:val="2"/>
              <w:lang w:eastAsia="zh-TW"/>
              <w14:ligatures w14:val="standardContextual"/>
            </w:rPr>
          </w:pPr>
          <w:hyperlink w:anchor="_Toc233378220" w:history="1">
            <w:r w:rsidRPr="00B91255">
              <w:rPr>
                <w:rStyle w:val="Hyperlink"/>
                <w:rFonts w:ascii="Times New Roman" w:hAnsi="Times New Roman" w:cs="Times New Roman"/>
                <w:b w:val="0"/>
                <w:bCs w:val="0"/>
                <w:i w:val="0"/>
                <w:iCs w:val="0"/>
                <w:noProof/>
              </w:rPr>
              <w:t>8. Use Case Actor Description</w:t>
            </w:r>
            <w:r w:rsidRPr="00B91255">
              <w:rPr>
                <w:rFonts w:ascii="Times New Roman" w:hAnsi="Times New Roman" w:cs="Times New Roman"/>
                <w:b w:val="0"/>
                <w:bCs w:val="0"/>
                <w:i w:val="0"/>
                <w:iCs w:val="0"/>
                <w:noProof/>
                <w:webHidden/>
              </w:rPr>
              <w:tab/>
            </w:r>
            <w:r w:rsidRPr="00B91255">
              <w:rPr>
                <w:rFonts w:ascii="Times New Roman" w:hAnsi="Times New Roman" w:cs="Times New Roman"/>
                <w:b w:val="0"/>
                <w:bCs w:val="0"/>
                <w:i w:val="0"/>
                <w:iCs w:val="0"/>
                <w:noProof/>
                <w:webHidden/>
              </w:rPr>
              <w:fldChar w:fldCharType="begin"/>
            </w:r>
            <w:r w:rsidRPr="00B91255">
              <w:rPr>
                <w:rFonts w:ascii="Times New Roman" w:hAnsi="Times New Roman" w:cs="Times New Roman"/>
                <w:b w:val="0"/>
                <w:bCs w:val="0"/>
                <w:i w:val="0"/>
                <w:iCs w:val="0"/>
                <w:noProof/>
                <w:webHidden/>
              </w:rPr>
              <w:instrText xml:space="preserve"> PAGEREF _Toc233378220 \h </w:instrText>
            </w:r>
            <w:r w:rsidRPr="00B91255">
              <w:rPr>
                <w:rFonts w:ascii="Times New Roman" w:hAnsi="Times New Roman" w:cs="Times New Roman"/>
                <w:b w:val="0"/>
                <w:bCs w:val="0"/>
                <w:i w:val="0"/>
                <w:iCs w:val="0"/>
                <w:noProof/>
                <w:webHidden/>
              </w:rPr>
            </w:r>
            <w:r w:rsidRPr="00B91255">
              <w:rPr>
                <w:rFonts w:ascii="Times New Roman" w:hAnsi="Times New Roman" w:cs="Times New Roman"/>
                <w:b w:val="0"/>
                <w:bCs w:val="0"/>
                <w:i w:val="0"/>
                <w:iCs w:val="0"/>
                <w:noProof/>
                <w:webHidden/>
              </w:rPr>
              <w:fldChar w:fldCharType="separate"/>
            </w:r>
            <w:r w:rsidR="00927915">
              <w:rPr>
                <w:rFonts w:ascii="Times New Roman" w:hAnsi="Times New Roman" w:cs="Times New Roman"/>
                <w:b w:val="0"/>
                <w:bCs w:val="0"/>
                <w:i w:val="0"/>
                <w:iCs w:val="0"/>
                <w:noProof/>
                <w:webHidden/>
              </w:rPr>
              <w:t>40</w:t>
            </w:r>
            <w:r w:rsidRPr="00B91255">
              <w:rPr>
                <w:rFonts w:ascii="Times New Roman" w:hAnsi="Times New Roman" w:cs="Times New Roman"/>
                <w:b w:val="0"/>
                <w:bCs w:val="0"/>
                <w:i w:val="0"/>
                <w:iCs w:val="0"/>
                <w:noProof/>
                <w:webHidden/>
              </w:rPr>
              <w:fldChar w:fldCharType="end"/>
            </w:r>
          </w:hyperlink>
        </w:p>
        <w:p w14:paraId="3CCA28E8" w14:textId="4B00247F" w:rsidR="00B91255" w:rsidRPr="00B91255" w:rsidRDefault="00B91255">
          <w:pPr>
            <w:pStyle w:val="TOC1"/>
            <w:tabs>
              <w:tab w:val="right" w:leader="dot" w:pos="9350"/>
            </w:tabs>
            <w:rPr>
              <w:rFonts w:ascii="Times New Roman" w:eastAsiaTheme="minorEastAsia" w:hAnsi="Times New Roman" w:cs="Times New Roman"/>
              <w:b w:val="0"/>
              <w:bCs w:val="0"/>
              <w:i w:val="0"/>
              <w:iCs w:val="0"/>
              <w:noProof/>
              <w:kern w:val="2"/>
              <w:lang w:eastAsia="zh-TW"/>
              <w14:ligatures w14:val="standardContextual"/>
            </w:rPr>
          </w:pPr>
          <w:hyperlink w:anchor="_Toc233378221" w:history="1">
            <w:r w:rsidRPr="00B91255">
              <w:rPr>
                <w:rStyle w:val="Hyperlink"/>
                <w:rFonts w:ascii="Times New Roman" w:hAnsi="Times New Roman" w:cs="Times New Roman"/>
                <w:b w:val="0"/>
                <w:bCs w:val="0"/>
                <w:i w:val="0"/>
                <w:iCs w:val="0"/>
                <w:noProof/>
              </w:rPr>
              <w:t>9. Use Case</w:t>
            </w:r>
            <w:r w:rsidRPr="00B91255">
              <w:rPr>
                <w:rFonts w:ascii="Times New Roman" w:hAnsi="Times New Roman" w:cs="Times New Roman"/>
                <w:b w:val="0"/>
                <w:bCs w:val="0"/>
                <w:i w:val="0"/>
                <w:iCs w:val="0"/>
                <w:noProof/>
                <w:webHidden/>
              </w:rPr>
              <w:tab/>
            </w:r>
            <w:r w:rsidRPr="00B91255">
              <w:rPr>
                <w:rFonts w:ascii="Times New Roman" w:hAnsi="Times New Roman" w:cs="Times New Roman"/>
                <w:b w:val="0"/>
                <w:bCs w:val="0"/>
                <w:i w:val="0"/>
                <w:iCs w:val="0"/>
                <w:noProof/>
                <w:webHidden/>
              </w:rPr>
              <w:fldChar w:fldCharType="begin"/>
            </w:r>
            <w:r w:rsidRPr="00B91255">
              <w:rPr>
                <w:rFonts w:ascii="Times New Roman" w:hAnsi="Times New Roman" w:cs="Times New Roman"/>
                <w:b w:val="0"/>
                <w:bCs w:val="0"/>
                <w:i w:val="0"/>
                <w:iCs w:val="0"/>
                <w:noProof/>
                <w:webHidden/>
              </w:rPr>
              <w:instrText xml:space="preserve"> PAGEREF _Toc233378221 \h </w:instrText>
            </w:r>
            <w:r w:rsidRPr="00B91255">
              <w:rPr>
                <w:rFonts w:ascii="Times New Roman" w:hAnsi="Times New Roman" w:cs="Times New Roman"/>
                <w:b w:val="0"/>
                <w:bCs w:val="0"/>
                <w:i w:val="0"/>
                <w:iCs w:val="0"/>
                <w:noProof/>
                <w:webHidden/>
              </w:rPr>
            </w:r>
            <w:r w:rsidRPr="00B91255">
              <w:rPr>
                <w:rFonts w:ascii="Times New Roman" w:hAnsi="Times New Roman" w:cs="Times New Roman"/>
                <w:b w:val="0"/>
                <w:bCs w:val="0"/>
                <w:i w:val="0"/>
                <w:iCs w:val="0"/>
                <w:noProof/>
                <w:webHidden/>
              </w:rPr>
              <w:fldChar w:fldCharType="separate"/>
            </w:r>
            <w:r w:rsidR="00927915">
              <w:rPr>
                <w:rFonts w:ascii="Times New Roman" w:hAnsi="Times New Roman" w:cs="Times New Roman"/>
                <w:b w:val="0"/>
                <w:bCs w:val="0"/>
                <w:i w:val="0"/>
                <w:iCs w:val="0"/>
                <w:noProof/>
                <w:webHidden/>
              </w:rPr>
              <w:t>42</w:t>
            </w:r>
            <w:r w:rsidRPr="00B91255">
              <w:rPr>
                <w:rFonts w:ascii="Times New Roman" w:hAnsi="Times New Roman" w:cs="Times New Roman"/>
                <w:b w:val="0"/>
                <w:bCs w:val="0"/>
                <w:i w:val="0"/>
                <w:iCs w:val="0"/>
                <w:noProof/>
                <w:webHidden/>
              </w:rPr>
              <w:fldChar w:fldCharType="end"/>
            </w:r>
          </w:hyperlink>
        </w:p>
        <w:p w14:paraId="32901B08" w14:textId="0BC61F05" w:rsidR="00B91255" w:rsidRPr="00B91255" w:rsidRDefault="00B91255">
          <w:pPr>
            <w:pStyle w:val="TOC1"/>
            <w:tabs>
              <w:tab w:val="right" w:leader="dot" w:pos="9350"/>
            </w:tabs>
            <w:rPr>
              <w:rFonts w:ascii="Times New Roman" w:eastAsiaTheme="minorEastAsia" w:hAnsi="Times New Roman" w:cs="Times New Roman"/>
              <w:b w:val="0"/>
              <w:bCs w:val="0"/>
              <w:i w:val="0"/>
              <w:iCs w:val="0"/>
              <w:noProof/>
              <w:kern w:val="2"/>
              <w:lang w:eastAsia="zh-TW"/>
              <w14:ligatures w14:val="standardContextual"/>
            </w:rPr>
          </w:pPr>
          <w:hyperlink w:anchor="_Toc233378222" w:history="1">
            <w:r w:rsidRPr="00B91255">
              <w:rPr>
                <w:rStyle w:val="Hyperlink"/>
                <w:rFonts w:ascii="Times New Roman" w:hAnsi="Times New Roman" w:cs="Times New Roman"/>
                <w:b w:val="0"/>
                <w:bCs w:val="0"/>
                <w:i w:val="0"/>
                <w:iCs w:val="0"/>
                <w:noProof/>
              </w:rPr>
              <w:t>10.Initial use case description</w:t>
            </w:r>
            <w:r w:rsidRPr="00B91255">
              <w:rPr>
                <w:rFonts w:ascii="Times New Roman" w:hAnsi="Times New Roman" w:cs="Times New Roman"/>
                <w:b w:val="0"/>
                <w:bCs w:val="0"/>
                <w:i w:val="0"/>
                <w:iCs w:val="0"/>
                <w:noProof/>
                <w:webHidden/>
              </w:rPr>
              <w:tab/>
            </w:r>
            <w:r w:rsidRPr="00B91255">
              <w:rPr>
                <w:rFonts w:ascii="Times New Roman" w:hAnsi="Times New Roman" w:cs="Times New Roman"/>
                <w:b w:val="0"/>
                <w:bCs w:val="0"/>
                <w:i w:val="0"/>
                <w:iCs w:val="0"/>
                <w:noProof/>
                <w:webHidden/>
              </w:rPr>
              <w:fldChar w:fldCharType="begin"/>
            </w:r>
            <w:r w:rsidRPr="00B91255">
              <w:rPr>
                <w:rFonts w:ascii="Times New Roman" w:hAnsi="Times New Roman" w:cs="Times New Roman"/>
                <w:b w:val="0"/>
                <w:bCs w:val="0"/>
                <w:i w:val="0"/>
                <w:iCs w:val="0"/>
                <w:noProof/>
                <w:webHidden/>
              </w:rPr>
              <w:instrText xml:space="preserve"> PAGEREF _Toc233378222 \h </w:instrText>
            </w:r>
            <w:r w:rsidRPr="00B91255">
              <w:rPr>
                <w:rFonts w:ascii="Times New Roman" w:hAnsi="Times New Roman" w:cs="Times New Roman"/>
                <w:b w:val="0"/>
                <w:bCs w:val="0"/>
                <w:i w:val="0"/>
                <w:iCs w:val="0"/>
                <w:noProof/>
                <w:webHidden/>
              </w:rPr>
            </w:r>
            <w:r w:rsidRPr="00B91255">
              <w:rPr>
                <w:rFonts w:ascii="Times New Roman" w:hAnsi="Times New Roman" w:cs="Times New Roman"/>
                <w:b w:val="0"/>
                <w:bCs w:val="0"/>
                <w:i w:val="0"/>
                <w:iCs w:val="0"/>
                <w:noProof/>
                <w:webHidden/>
              </w:rPr>
              <w:fldChar w:fldCharType="separate"/>
            </w:r>
            <w:r w:rsidR="00927915">
              <w:rPr>
                <w:rFonts w:ascii="Times New Roman" w:hAnsi="Times New Roman" w:cs="Times New Roman"/>
                <w:b w:val="0"/>
                <w:bCs w:val="0"/>
                <w:i w:val="0"/>
                <w:iCs w:val="0"/>
                <w:noProof/>
                <w:webHidden/>
              </w:rPr>
              <w:t>43</w:t>
            </w:r>
            <w:r w:rsidRPr="00B91255">
              <w:rPr>
                <w:rFonts w:ascii="Times New Roman" w:hAnsi="Times New Roman" w:cs="Times New Roman"/>
                <w:b w:val="0"/>
                <w:bCs w:val="0"/>
                <w:i w:val="0"/>
                <w:iCs w:val="0"/>
                <w:noProof/>
                <w:webHidden/>
              </w:rPr>
              <w:fldChar w:fldCharType="end"/>
            </w:r>
          </w:hyperlink>
        </w:p>
        <w:p w14:paraId="5D69D813" w14:textId="1424B9E9" w:rsidR="00B91255" w:rsidRPr="00B91255" w:rsidRDefault="00B91255">
          <w:pPr>
            <w:pStyle w:val="TOC1"/>
            <w:tabs>
              <w:tab w:val="right" w:leader="dot" w:pos="9350"/>
            </w:tabs>
            <w:rPr>
              <w:rFonts w:ascii="Times New Roman" w:eastAsiaTheme="minorEastAsia" w:hAnsi="Times New Roman" w:cs="Times New Roman"/>
              <w:b w:val="0"/>
              <w:bCs w:val="0"/>
              <w:i w:val="0"/>
              <w:iCs w:val="0"/>
              <w:noProof/>
              <w:kern w:val="2"/>
              <w:lang w:eastAsia="zh-TW"/>
              <w14:ligatures w14:val="standardContextual"/>
            </w:rPr>
          </w:pPr>
          <w:hyperlink w:anchor="_Toc233378223" w:history="1">
            <w:r w:rsidRPr="00B91255">
              <w:rPr>
                <w:rStyle w:val="Hyperlink"/>
                <w:rFonts w:ascii="Times New Roman" w:hAnsi="Times New Roman" w:cs="Times New Roman"/>
                <w:b w:val="0"/>
                <w:bCs w:val="0"/>
                <w:i w:val="0"/>
                <w:iCs w:val="0"/>
                <w:noProof/>
              </w:rPr>
              <w:t>11. Class Diagram</w:t>
            </w:r>
            <w:r w:rsidRPr="00B91255">
              <w:rPr>
                <w:rFonts w:ascii="Times New Roman" w:hAnsi="Times New Roman" w:cs="Times New Roman"/>
                <w:b w:val="0"/>
                <w:bCs w:val="0"/>
                <w:i w:val="0"/>
                <w:iCs w:val="0"/>
                <w:noProof/>
                <w:webHidden/>
              </w:rPr>
              <w:tab/>
            </w:r>
            <w:r w:rsidRPr="00B91255">
              <w:rPr>
                <w:rFonts w:ascii="Times New Roman" w:hAnsi="Times New Roman" w:cs="Times New Roman"/>
                <w:b w:val="0"/>
                <w:bCs w:val="0"/>
                <w:i w:val="0"/>
                <w:iCs w:val="0"/>
                <w:noProof/>
                <w:webHidden/>
              </w:rPr>
              <w:fldChar w:fldCharType="begin"/>
            </w:r>
            <w:r w:rsidRPr="00B91255">
              <w:rPr>
                <w:rFonts w:ascii="Times New Roman" w:hAnsi="Times New Roman" w:cs="Times New Roman"/>
                <w:b w:val="0"/>
                <w:bCs w:val="0"/>
                <w:i w:val="0"/>
                <w:iCs w:val="0"/>
                <w:noProof/>
                <w:webHidden/>
              </w:rPr>
              <w:instrText xml:space="preserve"> PAGEREF _Toc233378223 \h </w:instrText>
            </w:r>
            <w:r w:rsidRPr="00B91255">
              <w:rPr>
                <w:rFonts w:ascii="Times New Roman" w:hAnsi="Times New Roman" w:cs="Times New Roman"/>
                <w:b w:val="0"/>
                <w:bCs w:val="0"/>
                <w:i w:val="0"/>
                <w:iCs w:val="0"/>
                <w:noProof/>
                <w:webHidden/>
              </w:rPr>
            </w:r>
            <w:r w:rsidRPr="00B91255">
              <w:rPr>
                <w:rFonts w:ascii="Times New Roman" w:hAnsi="Times New Roman" w:cs="Times New Roman"/>
                <w:b w:val="0"/>
                <w:bCs w:val="0"/>
                <w:i w:val="0"/>
                <w:iCs w:val="0"/>
                <w:noProof/>
                <w:webHidden/>
              </w:rPr>
              <w:fldChar w:fldCharType="separate"/>
            </w:r>
            <w:r w:rsidR="00927915">
              <w:rPr>
                <w:rFonts w:ascii="Times New Roman" w:hAnsi="Times New Roman" w:cs="Times New Roman"/>
                <w:b w:val="0"/>
                <w:bCs w:val="0"/>
                <w:i w:val="0"/>
                <w:iCs w:val="0"/>
                <w:noProof/>
                <w:webHidden/>
              </w:rPr>
              <w:t>61</w:t>
            </w:r>
            <w:r w:rsidRPr="00B91255">
              <w:rPr>
                <w:rFonts w:ascii="Times New Roman" w:hAnsi="Times New Roman" w:cs="Times New Roman"/>
                <w:b w:val="0"/>
                <w:bCs w:val="0"/>
                <w:i w:val="0"/>
                <w:iCs w:val="0"/>
                <w:noProof/>
                <w:webHidden/>
              </w:rPr>
              <w:fldChar w:fldCharType="end"/>
            </w:r>
          </w:hyperlink>
        </w:p>
        <w:p w14:paraId="40932665" w14:textId="025E70E0" w:rsidR="00B91255" w:rsidRPr="00B91255" w:rsidRDefault="00B91255">
          <w:pPr>
            <w:pStyle w:val="TOC2"/>
            <w:tabs>
              <w:tab w:val="right" w:leader="dot" w:pos="9350"/>
            </w:tabs>
            <w:rPr>
              <w:rFonts w:ascii="Times New Roman" w:eastAsiaTheme="minorEastAsia" w:hAnsi="Times New Roman" w:cs="Times New Roman"/>
              <w:b w:val="0"/>
              <w:bCs w:val="0"/>
              <w:noProof/>
              <w:kern w:val="2"/>
              <w:sz w:val="24"/>
              <w:szCs w:val="24"/>
              <w:lang w:eastAsia="zh-TW"/>
              <w14:ligatures w14:val="standardContextual"/>
            </w:rPr>
          </w:pPr>
          <w:hyperlink w:anchor="_Toc233378224" w:history="1">
            <w:r w:rsidRPr="00B91255">
              <w:rPr>
                <w:rStyle w:val="Hyperlink"/>
                <w:rFonts w:ascii="Times New Roman" w:hAnsi="Times New Roman" w:cs="Times New Roman"/>
                <w:b w:val="0"/>
                <w:bCs w:val="0"/>
                <w:noProof/>
                <w:sz w:val="24"/>
                <w:szCs w:val="24"/>
              </w:rPr>
              <w:t>Check inventory</w:t>
            </w:r>
            <w:r w:rsidRPr="00B91255">
              <w:rPr>
                <w:rFonts w:ascii="Times New Roman" w:hAnsi="Times New Roman" w:cs="Times New Roman"/>
                <w:b w:val="0"/>
                <w:bCs w:val="0"/>
                <w:noProof/>
                <w:webHidden/>
                <w:sz w:val="24"/>
                <w:szCs w:val="24"/>
              </w:rPr>
              <w:tab/>
            </w:r>
            <w:r w:rsidRPr="00B91255">
              <w:rPr>
                <w:rFonts w:ascii="Times New Roman" w:hAnsi="Times New Roman" w:cs="Times New Roman"/>
                <w:b w:val="0"/>
                <w:bCs w:val="0"/>
                <w:noProof/>
                <w:webHidden/>
                <w:sz w:val="24"/>
                <w:szCs w:val="24"/>
              </w:rPr>
              <w:fldChar w:fldCharType="begin"/>
            </w:r>
            <w:r w:rsidRPr="00B91255">
              <w:rPr>
                <w:rFonts w:ascii="Times New Roman" w:hAnsi="Times New Roman" w:cs="Times New Roman"/>
                <w:b w:val="0"/>
                <w:bCs w:val="0"/>
                <w:noProof/>
                <w:webHidden/>
                <w:sz w:val="24"/>
                <w:szCs w:val="24"/>
              </w:rPr>
              <w:instrText xml:space="preserve"> PAGEREF _Toc233378224 \h </w:instrText>
            </w:r>
            <w:r w:rsidRPr="00B91255">
              <w:rPr>
                <w:rFonts w:ascii="Times New Roman" w:hAnsi="Times New Roman" w:cs="Times New Roman"/>
                <w:b w:val="0"/>
                <w:bCs w:val="0"/>
                <w:noProof/>
                <w:webHidden/>
                <w:sz w:val="24"/>
                <w:szCs w:val="24"/>
              </w:rPr>
            </w:r>
            <w:r w:rsidRPr="00B91255">
              <w:rPr>
                <w:rFonts w:ascii="Times New Roman" w:hAnsi="Times New Roman" w:cs="Times New Roman"/>
                <w:b w:val="0"/>
                <w:bCs w:val="0"/>
                <w:noProof/>
                <w:webHidden/>
                <w:sz w:val="24"/>
                <w:szCs w:val="24"/>
              </w:rPr>
              <w:fldChar w:fldCharType="separate"/>
            </w:r>
            <w:r w:rsidR="00927915">
              <w:rPr>
                <w:rFonts w:ascii="Times New Roman" w:hAnsi="Times New Roman" w:cs="Times New Roman"/>
                <w:b w:val="0"/>
                <w:bCs w:val="0"/>
                <w:noProof/>
                <w:webHidden/>
                <w:sz w:val="24"/>
                <w:szCs w:val="24"/>
              </w:rPr>
              <w:t>69</w:t>
            </w:r>
            <w:r w:rsidRPr="00B91255">
              <w:rPr>
                <w:rFonts w:ascii="Times New Roman" w:hAnsi="Times New Roman" w:cs="Times New Roman"/>
                <w:b w:val="0"/>
                <w:bCs w:val="0"/>
                <w:noProof/>
                <w:webHidden/>
                <w:sz w:val="24"/>
                <w:szCs w:val="24"/>
              </w:rPr>
              <w:fldChar w:fldCharType="end"/>
            </w:r>
          </w:hyperlink>
        </w:p>
        <w:p w14:paraId="6834D432" w14:textId="7EB637AF" w:rsidR="00B91255" w:rsidRPr="00B91255" w:rsidRDefault="00B91255">
          <w:pPr>
            <w:pStyle w:val="TOC1"/>
            <w:tabs>
              <w:tab w:val="right" w:leader="dot" w:pos="9350"/>
            </w:tabs>
            <w:rPr>
              <w:rFonts w:ascii="Times New Roman" w:eastAsiaTheme="minorEastAsia" w:hAnsi="Times New Roman" w:cs="Times New Roman"/>
              <w:b w:val="0"/>
              <w:bCs w:val="0"/>
              <w:i w:val="0"/>
              <w:iCs w:val="0"/>
              <w:noProof/>
              <w:kern w:val="2"/>
              <w:lang w:eastAsia="zh-TW"/>
              <w14:ligatures w14:val="standardContextual"/>
            </w:rPr>
          </w:pPr>
          <w:hyperlink w:anchor="_Toc233378225" w:history="1">
            <w:r w:rsidRPr="00B91255">
              <w:rPr>
                <w:rStyle w:val="Hyperlink"/>
                <w:rFonts w:ascii="Times New Roman" w:hAnsi="Times New Roman" w:cs="Times New Roman"/>
                <w:b w:val="0"/>
                <w:bCs w:val="0"/>
                <w:i w:val="0"/>
                <w:iCs w:val="0"/>
                <w:noProof/>
              </w:rPr>
              <w:t>12. Sequence Diagram</w:t>
            </w:r>
            <w:r w:rsidRPr="00B91255">
              <w:rPr>
                <w:rFonts w:ascii="Times New Roman" w:hAnsi="Times New Roman" w:cs="Times New Roman"/>
                <w:b w:val="0"/>
                <w:bCs w:val="0"/>
                <w:i w:val="0"/>
                <w:iCs w:val="0"/>
                <w:noProof/>
                <w:webHidden/>
              </w:rPr>
              <w:tab/>
            </w:r>
            <w:r w:rsidRPr="00B91255">
              <w:rPr>
                <w:rFonts w:ascii="Times New Roman" w:hAnsi="Times New Roman" w:cs="Times New Roman"/>
                <w:b w:val="0"/>
                <w:bCs w:val="0"/>
                <w:i w:val="0"/>
                <w:iCs w:val="0"/>
                <w:noProof/>
                <w:webHidden/>
              </w:rPr>
              <w:fldChar w:fldCharType="begin"/>
            </w:r>
            <w:r w:rsidRPr="00B91255">
              <w:rPr>
                <w:rFonts w:ascii="Times New Roman" w:hAnsi="Times New Roman" w:cs="Times New Roman"/>
                <w:b w:val="0"/>
                <w:bCs w:val="0"/>
                <w:i w:val="0"/>
                <w:iCs w:val="0"/>
                <w:noProof/>
                <w:webHidden/>
              </w:rPr>
              <w:instrText xml:space="preserve"> PAGEREF _Toc233378225 \h </w:instrText>
            </w:r>
            <w:r w:rsidRPr="00B91255">
              <w:rPr>
                <w:rFonts w:ascii="Times New Roman" w:hAnsi="Times New Roman" w:cs="Times New Roman"/>
                <w:b w:val="0"/>
                <w:bCs w:val="0"/>
                <w:i w:val="0"/>
                <w:iCs w:val="0"/>
                <w:noProof/>
                <w:webHidden/>
              </w:rPr>
            </w:r>
            <w:r w:rsidRPr="00B91255">
              <w:rPr>
                <w:rFonts w:ascii="Times New Roman" w:hAnsi="Times New Roman" w:cs="Times New Roman"/>
                <w:b w:val="0"/>
                <w:bCs w:val="0"/>
                <w:i w:val="0"/>
                <w:iCs w:val="0"/>
                <w:noProof/>
                <w:webHidden/>
              </w:rPr>
              <w:fldChar w:fldCharType="separate"/>
            </w:r>
            <w:r w:rsidR="00927915">
              <w:rPr>
                <w:rFonts w:ascii="Times New Roman" w:hAnsi="Times New Roman" w:cs="Times New Roman"/>
                <w:b w:val="0"/>
                <w:bCs w:val="0"/>
                <w:i w:val="0"/>
                <w:iCs w:val="0"/>
                <w:noProof/>
                <w:webHidden/>
              </w:rPr>
              <w:t>73</w:t>
            </w:r>
            <w:r w:rsidRPr="00B91255">
              <w:rPr>
                <w:rFonts w:ascii="Times New Roman" w:hAnsi="Times New Roman" w:cs="Times New Roman"/>
                <w:b w:val="0"/>
                <w:bCs w:val="0"/>
                <w:i w:val="0"/>
                <w:iCs w:val="0"/>
                <w:noProof/>
                <w:webHidden/>
              </w:rPr>
              <w:fldChar w:fldCharType="end"/>
            </w:r>
          </w:hyperlink>
        </w:p>
        <w:p w14:paraId="4DBD6465" w14:textId="57530AA0" w:rsidR="00B91255" w:rsidRPr="00B91255" w:rsidRDefault="00B91255">
          <w:pPr>
            <w:pStyle w:val="TOC2"/>
            <w:tabs>
              <w:tab w:val="right" w:leader="dot" w:pos="9350"/>
            </w:tabs>
            <w:rPr>
              <w:rFonts w:ascii="Times New Roman" w:eastAsiaTheme="minorEastAsia" w:hAnsi="Times New Roman" w:cs="Times New Roman"/>
              <w:b w:val="0"/>
              <w:bCs w:val="0"/>
              <w:noProof/>
              <w:kern w:val="2"/>
              <w:sz w:val="24"/>
              <w:szCs w:val="24"/>
              <w:lang w:eastAsia="zh-TW"/>
              <w14:ligatures w14:val="standardContextual"/>
            </w:rPr>
          </w:pPr>
          <w:hyperlink w:anchor="_Toc233378226" w:history="1">
            <w:r w:rsidRPr="00B91255">
              <w:rPr>
                <w:rStyle w:val="Hyperlink"/>
                <w:rFonts w:ascii="Times New Roman" w:hAnsi="Times New Roman" w:cs="Times New Roman"/>
                <w:b w:val="0"/>
                <w:bCs w:val="0"/>
                <w:noProof/>
                <w:sz w:val="24"/>
                <w:szCs w:val="24"/>
              </w:rPr>
              <w:t>12.1 Login</w:t>
            </w:r>
            <w:r w:rsidRPr="00B91255">
              <w:rPr>
                <w:rFonts w:ascii="Times New Roman" w:hAnsi="Times New Roman" w:cs="Times New Roman"/>
                <w:b w:val="0"/>
                <w:bCs w:val="0"/>
                <w:noProof/>
                <w:webHidden/>
                <w:sz w:val="24"/>
                <w:szCs w:val="24"/>
              </w:rPr>
              <w:tab/>
            </w:r>
            <w:r w:rsidRPr="00B91255">
              <w:rPr>
                <w:rFonts w:ascii="Times New Roman" w:hAnsi="Times New Roman" w:cs="Times New Roman"/>
                <w:b w:val="0"/>
                <w:bCs w:val="0"/>
                <w:noProof/>
                <w:webHidden/>
                <w:sz w:val="24"/>
                <w:szCs w:val="24"/>
              </w:rPr>
              <w:fldChar w:fldCharType="begin"/>
            </w:r>
            <w:r w:rsidRPr="00B91255">
              <w:rPr>
                <w:rFonts w:ascii="Times New Roman" w:hAnsi="Times New Roman" w:cs="Times New Roman"/>
                <w:b w:val="0"/>
                <w:bCs w:val="0"/>
                <w:noProof/>
                <w:webHidden/>
                <w:sz w:val="24"/>
                <w:szCs w:val="24"/>
              </w:rPr>
              <w:instrText xml:space="preserve"> PAGEREF _Toc233378226 \h </w:instrText>
            </w:r>
            <w:r w:rsidRPr="00B91255">
              <w:rPr>
                <w:rFonts w:ascii="Times New Roman" w:hAnsi="Times New Roman" w:cs="Times New Roman"/>
                <w:b w:val="0"/>
                <w:bCs w:val="0"/>
                <w:noProof/>
                <w:webHidden/>
                <w:sz w:val="24"/>
                <w:szCs w:val="24"/>
              </w:rPr>
            </w:r>
            <w:r w:rsidRPr="00B91255">
              <w:rPr>
                <w:rFonts w:ascii="Times New Roman" w:hAnsi="Times New Roman" w:cs="Times New Roman"/>
                <w:b w:val="0"/>
                <w:bCs w:val="0"/>
                <w:noProof/>
                <w:webHidden/>
                <w:sz w:val="24"/>
                <w:szCs w:val="24"/>
              </w:rPr>
              <w:fldChar w:fldCharType="separate"/>
            </w:r>
            <w:r w:rsidR="00927915">
              <w:rPr>
                <w:rFonts w:ascii="Times New Roman" w:hAnsi="Times New Roman" w:cs="Times New Roman"/>
                <w:b w:val="0"/>
                <w:bCs w:val="0"/>
                <w:noProof/>
                <w:webHidden/>
                <w:sz w:val="24"/>
                <w:szCs w:val="24"/>
              </w:rPr>
              <w:t>73</w:t>
            </w:r>
            <w:r w:rsidRPr="00B91255">
              <w:rPr>
                <w:rFonts w:ascii="Times New Roman" w:hAnsi="Times New Roman" w:cs="Times New Roman"/>
                <w:b w:val="0"/>
                <w:bCs w:val="0"/>
                <w:noProof/>
                <w:webHidden/>
                <w:sz w:val="24"/>
                <w:szCs w:val="24"/>
              </w:rPr>
              <w:fldChar w:fldCharType="end"/>
            </w:r>
          </w:hyperlink>
        </w:p>
        <w:p w14:paraId="75C1558C" w14:textId="454DE152" w:rsidR="00B91255" w:rsidRPr="00B91255" w:rsidRDefault="00B91255">
          <w:pPr>
            <w:pStyle w:val="TOC2"/>
            <w:tabs>
              <w:tab w:val="right" w:leader="dot" w:pos="9350"/>
            </w:tabs>
            <w:rPr>
              <w:rFonts w:ascii="Times New Roman" w:eastAsiaTheme="minorEastAsia" w:hAnsi="Times New Roman" w:cs="Times New Roman"/>
              <w:b w:val="0"/>
              <w:bCs w:val="0"/>
              <w:noProof/>
              <w:kern w:val="2"/>
              <w:sz w:val="24"/>
              <w:szCs w:val="24"/>
              <w:lang w:eastAsia="zh-TW"/>
              <w14:ligatures w14:val="standardContextual"/>
            </w:rPr>
          </w:pPr>
          <w:hyperlink w:anchor="_Toc233378227" w:history="1">
            <w:r w:rsidRPr="00B91255">
              <w:rPr>
                <w:rStyle w:val="Hyperlink"/>
                <w:rFonts w:ascii="Times New Roman" w:hAnsi="Times New Roman" w:cs="Times New Roman"/>
                <w:b w:val="0"/>
                <w:bCs w:val="0"/>
                <w:noProof/>
                <w:sz w:val="24"/>
                <w:szCs w:val="24"/>
              </w:rPr>
              <w:t>12.2 Create Quotation</w:t>
            </w:r>
            <w:r w:rsidRPr="00B91255">
              <w:rPr>
                <w:rFonts w:ascii="Times New Roman" w:hAnsi="Times New Roman" w:cs="Times New Roman"/>
                <w:b w:val="0"/>
                <w:bCs w:val="0"/>
                <w:noProof/>
                <w:webHidden/>
                <w:sz w:val="24"/>
                <w:szCs w:val="24"/>
              </w:rPr>
              <w:tab/>
            </w:r>
            <w:r w:rsidRPr="00B91255">
              <w:rPr>
                <w:rFonts w:ascii="Times New Roman" w:hAnsi="Times New Roman" w:cs="Times New Roman"/>
                <w:b w:val="0"/>
                <w:bCs w:val="0"/>
                <w:noProof/>
                <w:webHidden/>
                <w:sz w:val="24"/>
                <w:szCs w:val="24"/>
              </w:rPr>
              <w:fldChar w:fldCharType="begin"/>
            </w:r>
            <w:r w:rsidRPr="00B91255">
              <w:rPr>
                <w:rFonts w:ascii="Times New Roman" w:hAnsi="Times New Roman" w:cs="Times New Roman"/>
                <w:b w:val="0"/>
                <w:bCs w:val="0"/>
                <w:noProof/>
                <w:webHidden/>
                <w:sz w:val="24"/>
                <w:szCs w:val="24"/>
              </w:rPr>
              <w:instrText xml:space="preserve"> PAGEREF _Toc233378227 \h </w:instrText>
            </w:r>
            <w:r w:rsidRPr="00B91255">
              <w:rPr>
                <w:rFonts w:ascii="Times New Roman" w:hAnsi="Times New Roman" w:cs="Times New Roman"/>
                <w:b w:val="0"/>
                <w:bCs w:val="0"/>
                <w:noProof/>
                <w:webHidden/>
                <w:sz w:val="24"/>
                <w:szCs w:val="24"/>
              </w:rPr>
            </w:r>
            <w:r w:rsidRPr="00B91255">
              <w:rPr>
                <w:rFonts w:ascii="Times New Roman" w:hAnsi="Times New Roman" w:cs="Times New Roman"/>
                <w:b w:val="0"/>
                <w:bCs w:val="0"/>
                <w:noProof/>
                <w:webHidden/>
                <w:sz w:val="24"/>
                <w:szCs w:val="24"/>
              </w:rPr>
              <w:fldChar w:fldCharType="separate"/>
            </w:r>
            <w:r w:rsidR="00927915">
              <w:rPr>
                <w:rFonts w:ascii="Times New Roman" w:hAnsi="Times New Roman" w:cs="Times New Roman"/>
                <w:b w:val="0"/>
                <w:bCs w:val="0"/>
                <w:noProof/>
                <w:webHidden/>
                <w:sz w:val="24"/>
                <w:szCs w:val="24"/>
              </w:rPr>
              <w:t>74</w:t>
            </w:r>
            <w:r w:rsidRPr="00B91255">
              <w:rPr>
                <w:rFonts w:ascii="Times New Roman" w:hAnsi="Times New Roman" w:cs="Times New Roman"/>
                <w:b w:val="0"/>
                <w:bCs w:val="0"/>
                <w:noProof/>
                <w:webHidden/>
                <w:sz w:val="24"/>
                <w:szCs w:val="24"/>
              </w:rPr>
              <w:fldChar w:fldCharType="end"/>
            </w:r>
          </w:hyperlink>
        </w:p>
        <w:p w14:paraId="14FBDA6B" w14:textId="797B9279" w:rsidR="00B91255" w:rsidRPr="00B91255" w:rsidRDefault="00B91255">
          <w:pPr>
            <w:pStyle w:val="TOC2"/>
            <w:tabs>
              <w:tab w:val="right" w:leader="dot" w:pos="9350"/>
            </w:tabs>
            <w:rPr>
              <w:rFonts w:ascii="Times New Roman" w:eastAsiaTheme="minorEastAsia" w:hAnsi="Times New Roman" w:cs="Times New Roman"/>
              <w:b w:val="0"/>
              <w:bCs w:val="0"/>
              <w:noProof/>
              <w:kern w:val="2"/>
              <w:sz w:val="24"/>
              <w:szCs w:val="24"/>
              <w:lang w:eastAsia="zh-TW"/>
              <w14:ligatures w14:val="standardContextual"/>
            </w:rPr>
          </w:pPr>
          <w:hyperlink w:anchor="_Toc233378228" w:history="1">
            <w:r w:rsidRPr="00B91255">
              <w:rPr>
                <w:rStyle w:val="Hyperlink"/>
                <w:rFonts w:ascii="Times New Roman" w:hAnsi="Times New Roman" w:cs="Times New Roman"/>
                <w:b w:val="0"/>
                <w:bCs w:val="0"/>
                <w:noProof/>
                <w:sz w:val="24"/>
                <w:szCs w:val="24"/>
              </w:rPr>
              <w:t>12.3 Create Order</w:t>
            </w:r>
            <w:r w:rsidRPr="00B91255">
              <w:rPr>
                <w:rFonts w:ascii="Times New Roman" w:hAnsi="Times New Roman" w:cs="Times New Roman"/>
                <w:b w:val="0"/>
                <w:bCs w:val="0"/>
                <w:noProof/>
                <w:webHidden/>
                <w:sz w:val="24"/>
                <w:szCs w:val="24"/>
              </w:rPr>
              <w:tab/>
            </w:r>
            <w:r w:rsidRPr="00B91255">
              <w:rPr>
                <w:rFonts w:ascii="Times New Roman" w:hAnsi="Times New Roman" w:cs="Times New Roman"/>
                <w:b w:val="0"/>
                <w:bCs w:val="0"/>
                <w:noProof/>
                <w:webHidden/>
                <w:sz w:val="24"/>
                <w:szCs w:val="24"/>
              </w:rPr>
              <w:fldChar w:fldCharType="begin"/>
            </w:r>
            <w:r w:rsidRPr="00B91255">
              <w:rPr>
                <w:rFonts w:ascii="Times New Roman" w:hAnsi="Times New Roman" w:cs="Times New Roman"/>
                <w:b w:val="0"/>
                <w:bCs w:val="0"/>
                <w:noProof/>
                <w:webHidden/>
                <w:sz w:val="24"/>
                <w:szCs w:val="24"/>
              </w:rPr>
              <w:instrText xml:space="preserve"> PAGEREF _Toc233378228 \h </w:instrText>
            </w:r>
            <w:r w:rsidRPr="00B91255">
              <w:rPr>
                <w:rFonts w:ascii="Times New Roman" w:hAnsi="Times New Roman" w:cs="Times New Roman"/>
                <w:b w:val="0"/>
                <w:bCs w:val="0"/>
                <w:noProof/>
                <w:webHidden/>
                <w:sz w:val="24"/>
                <w:szCs w:val="24"/>
              </w:rPr>
            </w:r>
            <w:r w:rsidRPr="00B91255">
              <w:rPr>
                <w:rFonts w:ascii="Times New Roman" w:hAnsi="Times New Roman" w:cs="Times New Roman"/>
                <w:b w:val="0"/>
                <w:bCs w:val="0"/>
                <w:noProof/>
                <w:webHidden/>
                <w:sz w:val="24"/>
                <w:szCs w:val="24"/>
              </w:rPr>
              <w:fldChar w:fldCharType="separate"/>
            </w:r>
            <w:r w:rsidR="00927915">
              <w:rPr>
                <w:rFonts w:ascii="Times New Roman" w:hAnsi="Times New Roman" w:cs="Times New Roman"/>
                <w:b w:val="0"/>
                <w:bCs w:val="0"/>
                <w:noProof/>
                <w:webHidden/>
                <w:sz w:val="24"/>
                <w:szCs w:val="24"/>
              </w:rPr>
              <w:t>75</w:t>
            </w:r>
            <w:r w:rsidRPr="00B91255">
              <w:rPr>
                <w:rFonts w:ascii="Times New Roman" w:hAnsi="Times New Roman" w:cs="Times New Roman"/>
                <w:b w:val="0"/>
                <w:bCs w:val="0"/>
                <w:noProof/>
                <w:webHidden/>
                <w:sz w:val="24"/>
                <w:szCs w:val="24"/>
              </w:rPr>
              <w:fldChar w:fldCharType="end"/>
            </w:r>
          </w:hyperlink>
        </w:p>
        <w:p w14:paraId="1CF6E668" w14:textId="1D58286D" w:rsidR="00B91255" w:rsidRPr="00B91255" w:rsidRDefault="00B91255">
          <w:pPr>
            <w:pStyle w:val="TOC2"/>
            <w:tabs>
              <w:tab w:val="right" w:leader="dot" w:pos="9350"/>
            </w:tabs>
            <w:rPr>
              <w:rFonts w:ascii="Times New Roman" w:eastAsiaTheme="minorEastAsia" w:hAnsi="Times New Roman" w:cs="Times New Roman"/>
              <w:b w:val="0"/>
              <w:bCs w:val="0"/>
              <w:noProof/>
              <w:kern w:val="2"/>
              <w:sz w:val="24"/>
              <w:szCs w:val="24"/>
              <w:lang w:eastAsia="zh-TW"/>
              <w14:ligatures w14:val="standardContextual"/>
            </w:rPr>
          </w:pPr>
          <w:hyperlink w:anchor="_Toc233378229" w:history="1">
            <w:r w:rsidRPr="00B91255">
              <w:rPr>
                <w:rStyle w:val="Hyperlink"/>
                <w:rFonts w:ascii="Times New Roman" w:hAnsi="Times New Roman" w:cs="Times New Roman"/>
                <w:b w:val="0"/>
                <w:bCs w:val="0"/>
                <w:noProof/>
                <w:sz w:val="24"/>
                <w:szCs w:val="24"/>
              </w:rPr>
              <w:t>12.4 Modify order</w:t>
            </w:r>
            <w:r w:rsidRPr="00B91255">
              <w:rPr>
                <w:rFonts w:ascii="Times New Roman" w:hAnsi="Times New Roman" w:cs="Times New Roman"/>
                <w:b w:val="0"/>
                <w:bCs w:val="0"/>
                <w:noProof/>
                <w:webHidden/>
                <w:sz w:val="24"/>
                <w:szCs w:val="24"/>
              </w:rPr>
              <w:tab/>
            </w:r>
            <w:r w:rsidRPr="00B91255">
              <w:rPr>
                <w:rFonts w:ascii="Times New Roman" w:hAnsi="Times New Roman" w:cs="Times New Roman"/>
                <w:b w:val="0"/>
                <w:bCs w:val="0"/>
                <w:noProof/>
                <w:webHidden/>
                <w:sz w:val="24"/>
                <w:szCs w:val="24"/>
              </w:rPr>
              <w:fldChar w:fldCharType="begin"/>
            </w:r>
            <w:r w:rsidRPr="00B91255">
              <w:rPr>
                <w:rFonts w:ascii="Times New Roman" w:hAnsi="Times New Roman" w:cs="Times New Roman"/>
                <w:b w:val="0"/>
                <w:bCs w:val="0"/>
                <w:noProof/>
                <w:webHidden/>
                <w:sz w:val="24"/>
                <w:szCs w:val="24"/>
              </w:rPr>
              <w:instrText xml:space="preserve"> PAGEREF _Toc233378229 \h </w:instrText>
            </w:r>
            <w:r w:rsidRPr="00B91255">
              <w:rPr>
                <w:rFonts w:ascii="Times New Roman" w:hAnsi="Times New Roman" w:cs="Times New Roman"/>
                <w:b w:val="0"/>
                <w:bCs w:val="0"/>
                <w:noProof/>
                <w:webHidden/>
                <w:sz w:val="24"/>
                <w:szCs w:val="24"/>
              </w:rPr>
            </w:r>
            <w:r w:rsidRPr="00B91255">
              <w:rPr>
                <w:rFonts w:ascii="Times New Roman" w:hAnsi="Times New Roman" w:cs="Times New Roman"/>
                <w:b w:val="0"/>
                <w:bCs w:val="0"/>
                <w:noProof/>
                <w:webHidden/>
                <w:sz w:val="24"/>
                <w:szCs w:val="24"/>
              </w:rPr>
              <w:fldChar w:fldCharType="separate"/>
            </w:r>
            <w:r w:rsidR="00927915">
              <w:rPr>
                <w:rFonts w:ascii="Times New Roman" w:hAnsi="Times New Roman" w:cs="Times New Roman"/>
                <w:b w:val="0"/>
                <w:bCs w:val="0"/>
                <w:noProof/>
                <w:webHidden/>
                <w:sz w:val="24"/>
                <w:szCs w:val="24"/>
              </w:rPr>
              <w:t>76</w:t>
            </w:r>
            <w:r w:rsidRPr="00B91255">
              <w:rPr>
                <w:rFonts w:ascii="Times New Roman" w:hAnsi="Times New Roman" w:cs="Times New Roman"/>
                <w:b w:val="0"/>
                <w:bCs w:val="0"/>
                <w:noProof/>
                <w:webHidden/>
                <w:sz w:val="24"/>
                <w:szCs w:val="24"/>
              </w:rPr>
              <w:fldChar w:fldCharType="end"/>
            </w:r>
          </w:hyperlink>
        </w:p>
        <w:p w14:paraId="46F1EBB6" w14:textId="3C832E22" w:rsidR="00B91255" w:rsidRPr="00B91255" w:rsidRDefault="00B91255">
          <w:pPr>
            <w:pStyle w:val="TOC2"/>
            <w:tabs>
              <w:tab w:val="right" w:leader="dot" w:pos="9350"/>
            </w:tabs>
            <w:rPr>
              <w:rFonts w:ascii="Times New Roman" w:eastAsiaTheme="minorEastAsia" w:hAnsi="Times New Roman" w:cs="Times New Roman"/>
              <w:b w:val="0"/>
              <w:bCs w:val="0"/>
              <w:noProof/>
              <w:kern w:val="2"/>
              <w:sz w:val="24"/>
              <w:szCs w:val="24"/>
              <w:lang w:eastAsia="zh-TW"/>
              <w14:ligatures w14:val="standardContextual"/>
            </w:rPr>
          </w:pPr>
          <w:hyperlink w:anchor="_Toc233378230" w:history="1">
            <w:r w:rsidRPr="00B91255">
              <w:rPr>
                <w:rStyle w:val="Hyperlink"/>
                <w:rFonts w:ascii="Times New Roman" w:hAnsi="Times New Roman" w:cs="Times New Roman"/>
                <w:b w:val="0"/>
                <w:bCs w:val="0"/>
                <w:noProof/>
                <w:sz w:val="24"/>
                <w:szCs w:val="24"/>
              </w:rPr>
              <w:t>12.5 Track logistics status</w:t>
            </w:r>
            <w:r w:rsidRPr="00B91255">
              <w:rPr>
                <w:rFonts w:ascii="Times New Roman" w:hAnsi="Times New Roman" w:cs="Times New Roman"/>
                <w:b w:val="0"/>
                <w:bCs w:val="0"/>
                <w:noProof/>
                <w:webHidden/>
                <w:sz w:val="24"/>
                <w:szCs w:val="24"/>
              </w:rPr>
              <w:tab/>
            </w:r>
            <w:r w:rsidRPr="00B91255">
              <w:rPr>
                <w:rFonts w:ascii="Times New Roman" w:hAnsi="Times New Roman" w:cs="Times New Roman"/>
                <w:b w:val="0"/>
                <w:bCs w:val="0"/>
                <w:noProof/>
                <w:webHidden/>
                <w:sz w:val="24"/>
                <w:szCs w:val="24"/>
              </w:rPr>
              <w:fldChar w:fldCharType="begin"/>
            </w:r>
            <w:r w:rsidRPr="00B91255">
              <w:rPr>
                <w:rFonts w:ascii="Times New Roman" w:hAnsi="Times New Roman" w:cs="Times New Roman"/>
                <w:b w:val="0"/>
                <w:bCs w:val="0"/>
                <w:noProof/>
                <w:webHidden/>
                <w:sz w:val="24"/>
                <w:szCs w:val="24"/>
              </w:rPr>
              <w:instrText xml:space="preserve"> PAGEREF _Toc233378230 \h </w:instrText>
            </w:r>
            <w:r w:rsidRPr="00B91255">
              <w:rPr>
                <w:rFonts w:ascii="Times New Roman" w:hAnsi="Times New Roman" w:cs="Times New Roman"/>
                <w:b w:val="0"/>
                <w:bCs w:val="0"/>
                <w:noProof/>
                <w:webHidden/>
                <w:sz w:val="24"/>
                <w:szCs w:val="24"/>
              </w:rPr>
            </w:r>
            <w:r w:rsidRPr="00B91255">
              <w:rPr>
                <w:rFonts w:ascii="Times New Roman" w:hAnsi="Times New Roman" w:cs="Times New Roman"/>
                <w:b w:val="0"/>
                <w:bCs w:val="0"/>
                <w:noProof/>
                <w:webHidden/>
                <w:sz w:val="24"/>
                <w:szCs w:val="24"/>
              </w:rPr>
              <w:fldChar w:fldCharType="separate"/>
            </w:r>
            <w:r w:rsidR="00927915">
              <w:rPr>
                <w:rFonts w:ascii="Times New Roman" w:hAnsi="Times New Roman" w:cs="Times New Roman"/>
                <w:b w:val="0"/>
                <w:bCs w:val="0"/>
                <w:noProof/>
                <w:webHidden/>
                <w:sz w:val="24"/>
                <w:szCs w:val="24"/>
              </w:rPr>
              <w:t>77</w:t>
            </w:r>
            <w:r w:rsidRPr="00B91255">
              <w:rPr>
                <w:rFonts w:ascii="Times New Roman" w:hAnsi="Times New Roman" w:cs="Times New Roman"/>
                <w:b w:val="0"/>
                <w:bCs w:val="0"/>
                <w:noProof/>
                <w:webHidden/>
                <w:sz w:val="24"/>
                <w:szCs w:val="24"/>
              </w:rPr>
              <w:fldChar w:fldCharType="end"/>
            </w:r>
          </w:hyperlink>
        </w:p>
        <w:p w14:paraId="49EC8D58" w14:textId="4951C7C6" w:rsidR="00B91255" w:rsidRPr="00B91255" w:rsidRDefault="00B91255">
          <w:pPr>
            <w:pStyle w:val="TOC2"/>
            <w:tabs>
              <w:tab w:val="right" w:leader="dot" w:pos="9350"/>
            </w:tabs>
            <w:rPr>
              <w:rFonts w:ascii="Times New Roman" w:eastAsiaTheme="minorEastAsia" w:hAnsi="Times New Roman" w:cs="Times New Roman"/>
              <w:b w:val="0"/>
              <w:bCs w:val="0"/>
              <w:noProof/>
              <w:kern w:val="2"/>
              <w:sz w:val="24"/>
              <w:szCs w:val="24"/>
              <w:lang w:eastAsia="zh-TW"/>
              <w14:ligatures w14:val="standardContextual"/>
            </w:rPr>
          </w:pPr>
          <w:hyperlink w:anchor="_Toc233378231" w:history="1">
            <w:r w:rsidRPr="00B91255">
              <w:rPr>
                <w:rStyle w:val="Hyperlink"/>
                <w:rFonts w:ascii="Times New Roman" w:hAnsi="Times New Roman" w:cs="Times New Roman"/>
                <w:b w:val="0"/>
                <w:bCs w:val="0"/>
                <w:noProof/>
                <w:sz w:val="24"/>
                <w:szCs w:val="24"/>
              </w:rPr>
              <w:t>12.6 Complete survey</w:t>
            </w:r>
            <w:r w:rsidRPr="00B91255">
              <w:rPr>
                <w:rFonts w:ascii="Times New Roman" w:hAnsi="Times New Roman" w:cs="Times New Roman"/>
                <w:b w:val="0"/>
                <w:bCs w:val="0"/>
                <w:noProof/>
                <w:webHidden/>
                <w:sz w:val="24"/>
                <w:szCs w:val="24"/>
              </w:rPr>
              <w:tab/>
            </w:r>
            <w:r w:rsidRPr="00B91255">
              <w:rPr>
                <w:rFonts w:ascii="Times New Roman" w:hAnsi="Times New Roman" w:cs="Times New Roman"/>
                <w:b w:val="0"/>
                <w:bCs w:val="0"/>
                <w:noProof/>
                <w:webHidden/>
                <w:sz w:val="24"/>
                <w:szCs w:val="24"/>
              </w:rPr>
              <w:fldChar w:fldCharType="begin"/>
            </w:r>
            <w:r w:rsidRPr="00B91255">
              <w:rPr>
                <w:rFonts w:ascii="Times New Roman" w:hAnsi="Times New Roman" w:cs="Times New Roman"/>
                <w:b w:val="0"/>
                <w:bCs w:val="0"/>
                <w:noProof/>
                <w:webHidden/>
                <w:sz w:val="24"/>
                <w:szCs w:val="24"/>
              </w:rPr>
              <w:instrText xml:space="preserve"> PAGEREF _Toc233378231 \h </w:instrText>
            </w:r>
            <w:r w:rsidRPr="00B91255">
              <w:rPr>
                <w:rFonts w:ascii="Times New Roman" w:hAnsi="Times New Roman" w:cs="Times New Roman"/>
                <w:b w:val="0"/>
                <w:bCs w:val="0"/>
                <w:noProof/>
                <w:webHidden/>
                <w:sz w:val="24"/>
                <w:szCs w:val="24"/>
              </w:rPr>
            </w:r>
            <w:r w:rsidRPr="00B91255">
              <w:rPr>
                <w:rFonts w:ascii="Times New Roman" w:hAnsi="Times New Roman" w:cs="Times New Roman"/>
                <w:b w:val="0"/>
                <w:bCs w:val="0"/>
                <w:noProof/>
                <w:webHidden/>
                <w:sz w:val="24"/>
                <w:szCs w:val="24"/>
              </w:rPr>
              <w:fldChar w:fldCharType="separate"/>
            </w:r>
            <w:r w:rsidR="00927915">
              <w:rPr>
                <w:rFonts w:ascii="Times New Roman" w:hAnsi="Times New Roman" w:cs="Times New Roman"/>
                <w:b w:val="0"/>
                <w:bCs w:val="0"/>
                <w:noProof/>
                <w:webHidden/>
                <w:sz w:val="24"/>
                <w:szCs w:val="24"/>
              </w:rPr>
              <w:t>77</w:t>
            </w:r>
            <w:r w:rsidRPr="00B91255">
              <w:rPr>
                <w:rFonts w:ascii="Times New Roman" w:hAnsi="Times New Roman" w:cs="Times New Roman"/>
                <w:b w:val="0"/>
                <w:bCs w:val="0"/>
                <w:noProof/>
                <w:webHidden/>
                <w:sz w:val="24"/>
                <w:szCs w:val="24"/>
              </w:rPr>
              <w:fldChar w:fldCharType="end"/>
            </w:r>
          </w:hyperlink>
        </w:p>
        <w:p w14:paraId="12F735D9" w14:textId="33164BC4" w:rsidR="00B91255" w:rsidRPr="00B91255" w:rsidRDefault="00B91255">
          <w:pPr>
            <w:pStyle w:val="TOC2"/>
            <w:tabs>
              <w:tab w:val="right" w:leader="dot" w:pos="9350"/>
            </w:tabs>
            <w:rPr>
              <w:rFonts w:ascii="Times New Roman" w:eastAsiaTheme="minorEastAsia" w:hAnsi="Times New Roman" w:cs="Times New Roman"/>
              <w:b w:val="0"/>
              <w:bCs w:val="0"/>
              <w:noProof/>
              <w:kern w:val="2"/>
              <w:sz w:val="24"/>
              <w:szCs w:val="24"/>
              <w:lang w:eastAsia="zh-TW"/>
              <w14:ligatures w14:val="standardContextual"/>
            </w:rPr>
          </w:pPr>
          <w:hyperlink w:anchor="_Toc233378232" w:history="1">
            <w:r w:rsidRPr="00B91255">
              <w:rPr>
                <w:rStyle w:val="Hyperlink"/>
                <w:rFonts w:ascii="Times New Roman" w:hAnsi="Times New Roman" w:cs="Times New Roman"/>
                <w:b w:val="0"/>
                <w:bCs w:val="0"/>
                <w:noProof/>
                <w:sz w:val="24"/>
                <w:szCs w:val="24"/>
              </w:rPr>
              <w:t>12.7 Create Survey</w:t>
            </w:r>
            <w:r w:rsidRPr="00B91255">
              <w:rPr>
                <w:rFonts w:ascii="Times New Roman" w:hAnsi="Times New Roman" w:cs="Times New Roman"/>
                <w:b w:val="0"/>
                <w:bCs w:val="0"/>
                <w:noProof/>
                <w:webHidden/>
                <w:sz w:val="24"/>
                <w:szCs w:val="24"/>
              </w:rPr>
              <w:tab/>
            </w:r>
            <w:r w:rsidRPr="00B91255">
              <w:rPr>
                <w:rFonts w:ascii="Times New Roman" w:hAnsi="Times New Roman" w:cs="Times New Roman"/>
                <w:b w:val="0"/>
                <w:bCs w:val="0"/>
                <w:noProof/>
                <w:webHidden/>
                <w:sz w:val="24"/>
                <w:szCs w:val="24"/>
              </w:rPr>
              <w:fldChar w:fldCharType="begin"/>
            </w:r>
            <w:r w:rsidRPr="00B91255">
              <w:rPr>
                <w:rFonts w:ascii="Times New Roman" w:hAnsi="Times New Roman" w:cs="Times New Roman"/>
                <w:b w:val="0"/>
                <w:bCs w:val="0"/>
                <w:noProof/>
                <w:webHidden/>
                <w:sz w:val="24"/>
                <w:szCs w:val="24"/>
              </w:rPr>
              <w:instrText xml:space="preserve"> PAGEREF _Toc233378232 \h </w:instrText>
            </w:r>
            <w:r w:rsidRPr="00B91255">
              <w:rPr>
                <w:rFonts w:ascii="Times New Roman" w:hAnsi="Times New Roman" w:cs="Times New Roman"/>
                <w:b w:val="0"/>
                <w:bCs w:val="0"/>
                <w:noProof/>
                <w:webHidden/>
                <w:sz w:val="24"/>
                <w:szCs w:val="24"/>
              </w:rPr>
            </w:r>
            <w:r w:rsidRPr="00B91255">
              <w:rPr>
                <w:rFonts w:ascii="Times New Roman" w:hAnsi="Times New Roman" w:cs="Times New Roman"/>
                <w:b w:val="0"/>
                <w:bCs w:val="0"/>
                <w:noProof/>
                <w:webHidden/>
                <w:sz w:val="24"/>
                <w:szCs w:val="24"/>
              </w:rPr>
              <w:fldChar w:fldCharType="separate"/>
            </w:r>
            <w:r w:rsidR="00927915">
              <w:rPr>
                <w:rFonts w:ascii="Times New Roman" w:hAnsi="Times New Roman" w:cs="Times New Roman"/>
                <w:b w:val="0"/>
                <w:bCs w:val="0"/>
                <w:noProof/>
                <w:webHidden/>
                <w:sz w:val="24"/>
                <w:szCs w:val="24"/>
              </w:rPr>
              <w:t>78</w:t>
            </w:r>
            <w:r w:rsidRPr="00B91255">
              <w:rPr>
                <w:rFonts w:ascii="Times New Roman" w:hAnsi="Times New Roman" w:cs="Times New Roman"/>
                <w:b w:val="0"/>
                <w:bCs w:val="0"/>
                <w:noProof/>
                <w:webHidden/>
                <w:sz w:val="24"/>
                <w:szCs w:val="24"/>
              </w:rPr>
              <w:fldChar w:fldCharType="end"/>
            </w:r>
          </w:hyperlink>
        </w:p>
        <w:p w14:paraId="30D9873F" w14:textId="4348405A" w:rsidR="00B91255" w:rsidRPr="00B91255" w:rsidRDefault="00B91255">
          <w:pPr>
            <w:pStyle w:val="TOC2"/>
            <w:tabs>
              <w:tab w:val="right" w:leader="dot" w:pos="9350"/>
            </w:tabs>
            <w:rPr>
              <w:rFonts w:ascii="Times New Roman" w:eastAsiaTheme="minorEastAsia" w:hAnsi="Times New Roman" w:cs="Times New Roman"/>
              <w:b w:val="0"/>
              <w:bCs w:val="0"/>
              <w:noProof/>
              <w:kern w:val="2"/>
              <w:sz w:val="24"/>
              <w:szCs w:val="24"/>
              <w:lang w:eastAsia="zh-TW"/>
              <w14:ligatures w14:val="standardContextual"/>
            </w:rPr>
          </w:pPr>
          <w:hyperlink w:anchor="_Toc233378233" w:history="1">
            <w:r w:rsidRPr="00B91255">
              <w:rPr>
                <w:rStyle w:val="Hyperlink"/>
                <w:rFonts w:ascii="Times New Roman" w:hAnsi="Times New Roman" w:cs="Times New Roman"/>
                <w:b w:val="0"/>
                <w:bCs w:val="0"/>
                <w:noProof/>
                <w:sz w:val="24"/>
                <w:szCs w:val="24"/>
              </w:rPr>
              <w:t>12.8 Return purchase</w:t>
            </w:r>
            <w:r w:rsidRPr="00B91255">
              <w:rPr>
                <w:rFonts w:ascii="Times New Roman" w:hAnsi="Times New Roman" w:cs="Times New Roman"/>
                <w:b w:val="0"/>
                <w:bCs w:val="0"/>
                <w:noProof/>
                <w:webHidden/>
                <w:sz w:val="24"/>
                <w:szCs w:val="24"/>
              </w:rPr>
              <w:tab/>
            </w:r>
            <w:r w:rsidRPr="00B91255">
              <w:rPr>
                <w:rFonts w:ascii="Times New Roman" w:hAnsi="Times New Roman" w:cs="Times New Roman"/>
                <w:b w:val="0"/>
                <w:bCs w:val="0"/>
                <w:noProof/>
                <w:webHidden/>
                <w:sz w:val="24"/>
                <w:szCs w:val="24"/>
              </w:rPr>
              <w:fldChar w:fldCharType="begin"/>
            </w:r>
            <w:r w:rsidRPr="00B91255">
              <w:rPr>
                <w:rFonts w:ascii="Times New Roman" w:hAnsi="Times New Roman" w:cs="Times New Roman"/>
                <w:b w:val="0"/>
                <w:bCs w:val="0"/>
                <w:noProof/>
                <w:webHidden/>
                <w:sz w:val="24"/>
                <w:szCs w:val="24"/>
              </w:rPr>
              <w:instrText xml:space="preserve"> PAGEREF _Toc233378233 \h </w:instrText>
            </w:r>
            <w:r w:rsidRPr="00B91255">
              <w:rPr>
                <w:rFonts w:ascii="Times New Roman" w:hAnsi="Times New Roman" w:cs="Times New Roman"/>
                <w:b w:val="0"/>
                <w:bCs w:val="0"/>
                <w:noProof/>
                <w:webHidden/>
                <w:sz w:val="24"/>
                <w:szCs w:val="24"/>
              </w:rPr>
            </w:r>
            <w:r w:rsidRPr="00B91255">
              <w:rPr>
                <w:rFonts w:ascii="Times New Roman" w:hAnsi="Times New Roman" w:cs="Times New Roman"/>
                <w:b w:val="0"/>
                <w:bCs w:val="0"/>
                <w:noProof/>
                <w:webHidden/>
                <w:sz w:val="24"/>
                <w:szCs w:val="24"/>
              </w:rPr>
              <w:fldChar w:fldCharType="separate"/>
            </w:r>
            <w:r w:rsidR="00927915">
              <w:rPr>
                <w:rFonts w:ascii="Times New Roman" w:hAnsi="Times New Roman" w:cs="Times New Roman"/>
                <w:b w:val="0"/>
                <w:bCs w:val="0"/>
                <w:noProof/>
                <w:webHidden/>
                <w:sz w:val="24"/>
                <w:szCs w:val="24"/>
              </w:rPr>
              <w:t>79</w:t>
            </w:r>
            <w:r w:rsidRPr="00B91255">
              <w:rPr>
                <w:rFonts w:ascii="Times New Roman" w:hAnsi="Times New Roman" w:cs="Times New Roman"/>
                <w:b w:val="0"/>
                <w:bCs w:val="0"/>
                <w:noProof/>
                <w:webHidden/>
                <w:sz w:val="24"/>
                <w:szCs w:val="24"/>
              </w:rPr>
              <w:fldChar w:fldCharType="end"/>
            </w:r>
          </w:hyperlink>
        </w:p>
        <w:p w14:paraId="24264552" w14:textId="4690A187" w:rsidR="00B91255" w:rsidRPr="00B91255" w:rsidRDefault="00B91255">
          <w:pPr>
            <w:pStyle w:val="TOC2"/>
            <w:tabs>
              <w:tab w:val="right" w:leader="dot" w:pos="9350"/>
            </w:tabs>
            <w:rPr>
              <w:rFonts w:ascii="Times New Roman" w:eastAsiaTheme="minorEastAsia" w:hAnsi="Times New Roman" w:cs="Times New Roman"/>
              <w:b w:val="0"/>
              <w:bCs w:val="0"/>
              <w:noProof/>
              <w:kern w:val="2"/>
              <w:sz w:val="24"/>
              <w:szCs w:val="24"/>
              <w:lang w:eastAsia="zh-TW"/>
              <w14:ligatures w14:val="standardContextual"/>
            </w:rPr>
          </w:pPr>
          <w:hyperlink w:anchor="_Toc233378234" w:history="1">
            <w:r w:rsidRPr="00B91255">
              <w:rPr>
                <w:rStyle w:val="Hyperlink"/>
                <w:rFonts w:ascii="Times New Roman" w:hAnsi="Times New Roman" w:cs="Times New Roman"/>
                <w:b w:val="0"/>
                <w:bCs w:val="0"/>
                <w:noProof/>
                <w:sz w:val="24"/>
                <w:szCs w:val="24"/>
              </w:rPr>
              <w:t>12.9 Complete Production</w:t>
            </w:r>
            <w:r w:rsidRPr="00B91255">
              <w:rPr>
                <w:rFonts w:ascii="Times New Roman" w:hAnsi="Times New Roman" w:cs="Times New Roman"/>
                <w:b w:val="0"/>
                <w:bCs w:val="0"/>
                <w:noProof/>
                <w:webHidden/>
                <w:sz w:val="24"/>
                <w:szCs w:val="24"/>
              </w:rPr>
              <w:tab/>
            </w:r>
            <w:r w:rsidRPr="00B91255">
              <w:rPr>
                <w:rFonts w:ascii="Times New Roman" w:hAnsi="Times New Roman" w:cs="Times New Roman"/>
                <w:b w:val="0"/>
                <w:bCs w:val="0"/>
                <w:noProof/>
                <w:webHidden/>
                <w:sz w:val="24"/>
                <w:szCs w:val="24"/>
              </w:rPr>
              <w:fldChar w:fldCharType="begin"/>
            </w:r>
            <w:r w:rsidRPr="00B91255">
              <w:rPr>
                <w:rFonts w:ascii="Times New Roman" w:hAnsi="Times New Roman" w:cs="Times New Roman"/>
                <w:b w:val="0"/>
                <w:bCs w:val="0"/>
                <w:noProof/>
                <w:webHidden/>
                <w:sz w:val="24"/>
                <w:szCs w:val="24"/>
              </w:rPr>
              <w:instrText xml:space="preserve"> PAGEREF _Toc233378234 \h </w:instrText>
            </w:r>
            <w:r w:rsidRPr="00B91255">
              <w:rPr>
                <w:rFonts w:ascii="Times New Roman" w:hAnsi="Times New Roman" w:cs="Times New Roman"/>
                <w:b w:val="0"/>
                <w:bCs w:val="0"/>
                <w:noProof/>
                <w:webHidden/>
                <w:sz w:val="24"/>
                <w:szCs w:val="24"/>
              </w:rPr>
            </w:r>
            <w:r w:rsidRPr="00B91255">
              <w:rPr>
                <w:rFonts w:ascii="Times New Roman" w:hAnsi="Times New Roman" w:cs="Times New Roman"/>
                <w:b w:val="0"/>
                <w:bCs w:val="0"/>
                <w:noProof/>
                <w:webHidden/>
                <w:sz w:val="24"/>
                <w:szCs w:val="24"/>
              </w:rPr>
              <w:fldChar w:fldCharType="separate"/>
            </w:r>
            <w:r w:rsidR="00927915">
              <w:rPr>
                <w:rFonts w:ascii="Times New Roman" w:hAnsi="Times New Roman" w:cs="Times New Roman"/>
                <w:b w:val="0"/>
                <w:bCs w:val="0"/>
                <w:noProof/>
                <w:webHidden/>
                <w:sz w:val="24"/>
                <w:szCs w:val="24"/>
              </w:rPr>
              <w:t>80</w:t>
            </w:r>
            <w:r w:rsidRPr="00B91255">
              <w:rPr>
                <w:rFonts w:ascii="Times New Roman" w:hAnsi="Times New Roman" w:cs="Times New Roman"/>
                <w:b w:val="0"/>
                <w:bCs w:val="0"/>
                <w:noProof/>
                <w:webHidden/>
                <w:sz w:val="24"/>
                <w:szCs w:val="24"/>
              </w:rPr>
              <w:fldChar w:fldCharType="end"/>
            </w:r>
          </w:hyperlink>
        </w:p>
        <w:p w14:paraId="6B3E0E90" w14:textId="2EB2C476" w:rsidR="00B91255" w:rsidRPr="00B91255" w:rsidRDefault="00B91255">
          <w:pPr>
            <w:pStyle w:val="TOC2"/>
            <w:tabs>
              <w:tab w:val="right" w:leader="dot" w:pos="9350"/>
            </w:tabs>
            <w:rPr>
              <w:rFonts w:ascii="Times New Roman" w:eastAsiaTheme="minorEastAsia" w:hAnsi="Times New Roman" w:cs="Times New Roman"/>
              <w:b w:val="0"/>
              <w:bCs w:val="0"/>
              <w:noProof/>
              <w:kern w:val="2"/>
              <w:sz w:val="24"/>
              <w:szCs w:val="24"/>
              <w:lang w:eastAsia="zh-TW"/>
              <w14:ligatures w14:val="standardContextual"/>
            </w:rPr>
          </w:pPr>
          <w:hyperlink w:anchor="_Toc233378235" w:history="1">
            <w:r w:rsidRPr="00B91255">
              <w:rPr>
                <w:rStyle w:val="Hyperlink"/>
                <w:rFonts w:ascii="Times New Roman" w:hAnsi="Times New Roman" w:cs="Times New Roman"/>
                <w:b w:val="0"/>
                <w:bCs w:val="0"/>
                <w:noProof/>
                <w:sz w:val="24"/>
                <w:szCs w:val="24"/>
              </w:rPr>
              <w:t>12.10 Submit Raw Materials Request</w:t>
            </w:r>
            <w:r w:rsidRPr="00B91255">
              <w:rPr>
                <w:rFonts w:ascii="Times New Roman" w:hAnsi="Times New Roman" w:cs="Times New Roman"/>
                <w:b w:val="0"/>
                <w:bCs w:val="0"/>
                <w:noProof/>
                <w:webHidden/>
                <w:sz w:val="24"/>
                <w:szCs w:val="24"/>
              </w:rPr>
              <w:tab/>
            </w:r>
            <w:r w:rsidRPr="00B91255">
              <w:rPr>
                <w:rFonts w:ascii="Times New Roman" w:hAnsi="Times New Roman" w:cs="Times New Roman"/>
                <w:b w:val="0"/>
                <w:bCs w:val="0"/>
                <w:noProof/>
                <w:webHidden/>
                <w:sz w:val="24"/>
                <w:szCs w:val="24"/>
              </w:rPr>
              <w:fldChar w:fldCharType="begin"/>
            </w:r>
            <w:r w:rsidRPr="00B91255">
              <w:rPr>
                <w:rFonts w:ascii="Times New Roman" w:hAnsi="Times New Roman" w:cs="Times New Roman"/>
                <w:b w:val="0"/>
                <w:bCs w:val="0"/>
                <w:noProof/>
                <w:webHidden/>
                <w:sz w:val="24"/>
                <w:szCs w:val="24"/>
              </w:rPr>
              <w:instrText xml:space="preserve"> PAGEREF _Toc233378235 \h </w:instrText>
            </w:r>
            <w:r w:rsidRPr="00B91255">
              <w:rPr>
                <w:rFonts w:ascii="Times New Roman" w:hAnsi="Times New Roman" w:cs="Times New Roman"/>
                <w:b w:val="0"/>
                <w:bCs w:val="0"/>
                <w:noProof/>
                <w:webHidden/>
                <w:sz w:val="24"/>
                <w:szCs w:val="24"/>
              </w:rPr>
            </w:r>
            <w:r w:rsidRPr="00B91255">
              <w:rPr>
                <w:rFonts w:ascii="Times New Roman" w:hAnsi="Times New Roman" w:cs="Times New Roman"/>
                <w:b w:val="0"/>
                <w:bCs w:val="0"/>
                <w:noProof/>
                <w:webHidden/>
                <w:sz w:val="24"/>
                <w:szCs w:val="24"/>
              </w:rPr>
              <w:fldChar w:fldCharType="separate"/>
            </w:r>
            <w:r w:rsidR="00927915">
              <w:rPr>
                <w:rFonts w:ascii="Times New Roman" w:hAnsi="Times New Roman" w:cs="Times New Roman"/>
                <w:b w:val="0"/>
                <w:bCs w:val="0"/>
                <w:noProof/>
                <w:webHidden/>
                <w:sz w:val="24"/>
                <w:szCs w:val="24"/>
              </w:rPr>
              <w:t>81</w:t>
            </w:r>
            <w:r w:rsidRPr="00B91255">
              <w:rPr>
                <w:rFonts w:ascii="Times New Roman" w:hAnsi="Times New Roman" w:cs="Times New Roman"/>
                <w:b w:val="0"/>
                <w:bCs w:val="0"/>
                <w:noProof/>
                <w:webHidden/>
                <w:sz w:val="24"/>
                <w:szCs w:val="24"/>
              </w:rPr>
              <w:fldChar w:fldCharType="end"/>
            </w:r>
          </w:hyperlink>
        </w:p>
        <w:p w14:paraId="46C197DC" w14:textId="5D4E8B22" w:rsidR="00B91255" w:rsidRPr="00B91255" w:rsidRDefault="00B91255">
          <w:pPr>
            <w:pStyle w:val="TOC2"/>
            <w:tabs>
              <w:tab w:val="right" w:leader="dot" w:pos="9350"/>
            </w:tabs>
            <w:rPr>
              <w:rFonts w:ascii="Times New Roman" w:eastAsiaTheme="minorEastAsia" w:hAnsi="Times New Roman" w:cs="Times New Roman"/>
              <w:b w:val="0"/>
              <w:bCs w:val="0"/>
              <w:noProof/>
              <w:kern w:val="2"/>
              <w:sz w:val="24"/>
              <w:szCs w:val="24"/>
              <w:lang w:eastAsia="zh-TW"/>
              <w14:ligatures w14:val="standardContextual"/>
            </w:rPr>
          </w:pPr>
          <w:hyperlink w:anchor="_Toc233378236" w:history="1">
            <w:r w:rsidRPr="00B91255">
              <w:rPr>
                <w:rStyle w:val="Hyperlink"/>
                <w:rFonts w:ascii="Times New Roman" w:hAnsi="Times New Roman" w:cs="Times New Roman"/>
                <w:b w:val="0"/>
                <w:bCs w:val="0"/>
                <w:noProof/>
                <w:sz w:val="24"/>
                <w:szCs w:val="24"/>
              </w:rPr>
              <w:t>12.11 Create Purchase Order</w:t>
            </w:r>
            <w:r w:rsidRPr="00B91255">
              <w:rPr>
                <w:rFonts w:ascii="Times New Roman" w:hAnsi="Times New Roman" w:cs="Times New Roman"/>
                <w:b w:val="0"/>
                <w:bCs w:val="0"/>
                <w:noProof/>
                <w:webHidden/>
                <w:sz w:val="24"/>
                <w:szCs w:val="24"/>
              </w:rPr>
              <w:tab/>
            </w:r>
            <w:r w:rsidRPr="00B91255">
              <w:rPr>
                <w:rFonts w:ascii="Times New Roman" w:hAnsi="Times New Roman" w:cs="Times New Roman"/>
                <w:b w:val="0"/>
                <w:bCs w:val="0"/>
                <w:noProof/>
                <w:webHidden/>
                <w:sz w:val="24"/>
                <w:szCs w:val="24"/>
              </w:rPr>
              <w:fldChar w:fldCharType="begin"/>
            </w:r>
            <w:r w:rsidRPr="00B91255">
              <w:rPr>
                <w:rFonts w:ascii="Times New Roman" w:hAnsi="Times New Roman" w:cs="Times New Roman"/>
                <w:b w:val="0"/>
                <w:bCs w:val="0"/>
                <w:noProof/>
                <w:webHidden/>
                <w:sz w:val="24"/>
                <w:szCs w:val="24"/>
              </w:rPr>
              <w:instrText xml:space="preserve"> PAGEREF _Toc233378236 \h </w:instrText>
            </w:r>
            <w:r w:rsidRPr="00B91255">
              <w:rPr>
                <w:rFonts w:ascii="Times New Roman" w:hAnsi="Times New Roman" w:cs="Times New Roman"/>
                <w:b w:val="0"/>
                <w:bCs w:val="0"/>
                <w:noProof/>
                <w:webHidden/>
                <w:sz w:val="24"/>
                <w:szCs w:val="24"/>
              </w:rPr>
            </w:r>
            <w:r w:rsidRPr="00B91255">
              <w:rPr>
                <w:rFonts w:ascii="Times New Roman" w:hAnsi="Times New Roman" w:cs="Times New Roman"/>
                <w:b w:val="0"/>
                <w:bCs w:val="0"/>
                <w:noProof/>
                <w:webHidden/>
                <w:sz w:val="24"/>
                <w:szCs w:val="24"/>
              </w:rPr>
              <w:fldChar w:fldCharType="separate"/>
            </w:r>
            <w:r w:rsidR="00927915">
              <w:rPr>
                <w:rFonts w:ascii="Times New Roman" w:hAnsi="Times New Roman" w:cs="Times New Roman"/>
                <w:b w:val="0"/>
                <w:bCs w:val="0"/>
                <w:noProof/>
                <w:webHidden/>
                <w:sz w:val="24"/>
                <w:szCs w:val="24"/>
              </w:rPr>
              <w:t>82</w:t>
            </w:r>
            <w:r w:rsidRPr="00B91255">
              <w:rPr>
                <w:rFonts w:ascii="Times New Roman" w:hAnsi="Times New Roman" w:cs="Times New Roman"/>
                <w:b w:val="0"/>
                <w:bCs w:val="0"/>
                <w:noProof/>
                <w:webHidden/>
                <w:sz w:val="24"/>
                <w:szCs w:val="24"/>
              </w:rPr>
              <w:fldChar w:fldCharType="end"/>
            </w:r>
          </w:hyperlink>
        </w:p>
        <w:p w14:paraId="0BEB9BD5" w14:textId="10F71DA5" w:rsidR="00B91255" w:rsidRPr="00B91255" w:rsidRDefault="00B91255">
          <w:pPr>
            <w:pStyle w:val="TOC2"/>
            <w:tabs>
              <w:tab w:val="right" w:leader="dot" w:pos="9350"/>
            </w:tabs>
            <w:rPr>
              <w:rFonts w:ascii="Times New Roman" w:eastAsiaTheme="minorEastAsia" w:hAnsi="Times New Roman" w:cs="Times New Roman"/>
              <w:b w:val="0"/>
              <w:bCs w:val="0"/>
              <w:noProof/>
              <w:kern w:val="2"/>
              <w:sz w:val="24"/>
              <w:szCs w:val="24"/>
              <w:lang w:eastAsia="zh-TW"/>
              <w14:ligatures w14:val="standardContextual"/>
            </w:rPr>
          </w:pPr>
          <w:hyperlink w:anchor="_Toc233378237" w:history="1">
            <w:r w:rsidRPr="00B91255">
              <w:rPr>
                <w:rStyle w:val="Hyperlink"/>
                <w:rFonts w:ascii="Times New Roman" w:hAnsi="Times New Roman" w:cs="Times New Roman"/>
                <w:b w:val="0"/>
                <w:bCs w:val="0"/>
                <w:noProof/>
                <w:sz w:val="24"/>
                <w:szCs w:val="24"/>
              </w:rPr>
              <w:t>12.12 Upload Reply Slip</w:t>
            </w:r>
            <w:r w:rsidRPr="00B91255">
              <w:rPr>
                <w:rFonts w:ascii="Times New Roman" w:hAnsi="Times New Roman" w:cs="Times New Roman"/>
                <w:b w:val="0"/>
                <w:bCs w:val="0"/>
                <w:noProof/>
                <w:webHidden/>
                <w:sz w:val="24"/>
                <w:szCs w:val="24"/>
              </w:rPr>
              <w:tab/>
            </w:r>
            <w:r w:rsidRPr="00B91255">
              <w:rPr>
                <w:rFonts w:ascii="Times New Roman" w:hAnsi="Times New Roman" w:cs="Times New Roman"/>
                <w:b w:val="0"/>
                <w:bCs w:val="0"/>
                <w:noProof/>
                <w:webHidden/>
                <w:sz w:val="24"/>
                <w:szCs w:val="24"/>
              </w:rPr>
              <w:fldChar w:fldCharType="begin"/>
            </w:r>
            <w:r w:rsidRPr="00B91255">
              <w:rPr>
                <w:rFonts w:ascii="Times New Roman" w:hAnsi="Times New Roman" w:cs="Times New Roman"/>
                <w:b w:val="0"/>
                <w:bCs w:val="0"/>
                <w:noProof/>
                <w:webHidden/>
                <w:sz w:val="24"/>
                <w:szCs w:val="24"/>
              </w:rPr>
              <w:instrText xml:space="preserve"> PAGEREF _Toc233378237 \h </w:instrText>
            </w:r>
            <w:r w:rsidRPr="00B91255">
              <w:rPr>
                <w:rFonts w:ascii="Times New Roman" w:hAnsi="Times New Roman" w:cs="Times New Roman"/>
                <w:b w:val="0"/>
                <w:bCs w:val="0"/>
                <w:noProof/>
                <w:webHidden/>
                <w:sz w:val="24"/>
                <w:szCs w:val="24"/>
              </w:rPr>
            </w:r>
            <w:r w:rsidRPr="00B91255">
              <w:rPr>
                <w:rFonts w:ascii="Times New Roman" w:hAnsi="Times New Roman" w:cs="Times New Roman"/>
                <w:b w:val="0"/>
                <w:bCs w:val="0"/>
                <w:noProof/>
                <w:webHidden/>
                <w:sz w:val="24"/>
                <w:szCs w:val="24"/>
              </w:rPr>
              <w:fldChar w:fldCharType="separate"/>
            </w:r>
            <w:r w:rsidR="00927915">
              <w:rPr>
                <w:rFonts w:ascii="Times New Roman" w:hAnsi="Times New Roman" w:cs="Times New Roman"/>
                <w:b w:val="0"/>
                <w:bCs w:val="0"/>
                <w:noProof/>
                <w:webHidden/>
                <w:sz w:val="24"/>
                <w:szCs w:val="24"/>
              </w:rPr>
              <w:t>83</w:t>
            </w:r>
            <w:r w:rsidRPr="00B91255">
              <w:rPr>
                <w:rFonts w:ascii="Times New Roman" w:hAnsi="Times New Roman" w:cs="Times New Roman"/>
                <w:b w:val="0"/>
                <w:bCs w:val="0"/>
                <w:noProof/>
                <w:webHidden/>
                <w:sz w:val="24"/>
                <w:szCs w:val="24"/>
              </w:rPr>
              <w:fldChar w:fldCharType="end"/>
            </w:r>
          </w:hyperlink>
        </w:p>
        <w:p w14:paraId="68C5E3BD" w14:textId="6D68E07C" w:rsidR="00B91255" w:rsidRPr="00B91255" w:rsidRDefault="00B91255">
          <w:pPr>
            <w:pStyle w:val="TOC2"/>
            <w:tabs>
              <w:tab w:val="right" w:leader="dot" w:pos="9350"/>
            </w:tabs>
            <w:rPr>
              <w:rFonts w:ascii="Times New Roman" w:eastAsiaTheme="minorEastAsia" w:hAnsi="Times New Roman" w:cs="Times New Roman"/>
              <w:b w:val="0"/>
              <w:bCs w:val="0"/>
              <w:noProof/>
              <w:kern w:val="2"/>
              <w:sz w:val="24"/>
              <w:szCs w:val="24"/>
              <w:lang w:eastAsia="zh-TW"/>
              <w14:ligatures w14:val="standardContextual"/>
            </w:rPr>
          </w:pPr>
          <w:hyperlink w:anchor="_Toc233378238" w:history="1">
            <w:r w:rsidRPr="00B91255">
              <w:rPr>
                <w:rStyle w:val="Hyperlink"/>
                <w:rFonts w:ascii="Times New Roman" w:hAnsi="Times New Roman" w:cs="Times New Roman"/>
                <w:b w:val="0"/>
                <w:bCs w:val="0"/>
                <w:noProof/>
                <w:sz w:val="24"/>
                <w:szCs w:val="24"/>
              </w:rPr>
              <w:t>12.13 Create delivery notes</w:t>
            </w:r>
            <w:r w:rsidRPr="00B91255">
              <w:rPr>
                <w:rFonts w:ascii="Times New Roman" w:hAnsi="Times New Roman" w:cs="Times New Roman"/>
                <w:b w:val="0"/>
                <w:bCs w:val="0"/>
                <w:noProof/>
                <w:webHidden/>
                <w:sz w:val="24"/>
                <w:szCs w:val="24"/>
              </w:rPr>
              <w:tab/>
            </w:r>
            <w:r w:rsidRPr="00B91255">
              <w:rPr>
                <w:rFonts w:ascii="Times New Roman" w:hAnsi="Times New Roman" w:cs="Times New Roman"/>
                <w:b w:val="0"/>
                <w:bCs w:val="0"/>
                <w:noProof/>
                <w:webHidden/>
                <w:sz w:val="24"/>
                <w:szCs w:val="24"/>
              </w:rPr>
              <w:fldChar w:fldCharType="begin"/>
            </w:r>
            <w:r w:rsidRPr="00B91255">
              <w:rPr>
                <w:rFonts w:ascii="Times New Roman" w:hAnsi="Times New Roman" w:cs="Times New Roman"/>
                <w:b w:val="0"/>
                <w:bCs w:val="0"/>
                <w:noProof/>
                <w:webHidden/>
                <w:sz w:val="24"/>
                <w:szCs w:val="24"/>
              </w:rPr>
              <w:instrText xml:space="preserve"> PAGEREF _Toc233378238 \h </w:instrText>
            </w:r>
            <w:r w:rsidRPr="00B91255">
              <w:rPr>
                <w:rFonts w:ascii="Times New Roman" w:hAnsi="Times New Roman" w:cs="Times New Roman"/>
                <w:b w:val="0"/>
                <w:bCs w:val="0"/>
                <w:noProof/>
                <w:webHidden/>
                <w:sz w:val="24"/>
                <w:szCs w:val="24"/>
              </w:rPr>
            </w:r>
            <w:r w:rsidRPr="00B91255">
              <w:rPr>
                <w:rFonts w:ascii="Times New Roman" w:hAnsi="Times New Roman" w:cs="Times New Roman"/>
                <w:b w:val="0"/>
                <w:bCs w:val="0"/>
                <w:noProof/>
                <w:webHidden/>
                <w:sz w:val="24"/>
                <w:szCs w:val="24"/>
              </w:rPr>
              <w:fldChar w:fldCharType="separate"/>
            </w:r>
            <w:r w:rsidR="00927915">
              <w:rPr>
                <w:rFonts w:ascii="Times New Roman" w:hAnsi="Times New Roman" w:cs="Times New Roman"/>
                <w:b w:val="0"/>
                <w:bCs w:val="0"/>
                <w:noProof/>
                <w:webHidden/>
                <w:sz w:val="24"/>
                <w:szCs w:val="24"/>
              </w:rPr>
              <w:t>84</w:t>
            </w:r>
            <w:r w:rsidRPr="00B91255">
              <w:rPr>
                <w:rFonts w:ascii="Times New Roman" w:hAnsi="Times New Roman" w:cs="Times New Roman"/>
                <w:b w:val="0"/>
                <w:bCs w:val="0"/>
                <w:noProof/>
                <w:webHidden/>
                <w:sz w:val="24"/>
                <w:szCs w:val="24"/>
              </w:rPr>
              <w:fldChar w:fldCharType="end"/>
            </w:r>
          </w:hyperlink>
        </w:p>
        <w:p w14:paraId="0ABEADB1" w14:textId="1A70E97B" w:rsidR="00B91255" w:rsidRPr="00B91255" w:rsidRDefault="00B91255">
          <w:pPr>
            <w:pStyle w:val="TOC2"/>
            <w:tabs>
              <w:tab w:val="right" w:leader="dot" w:pos="9350"/>
            </w:tabs>
            <w:rPr>
              <w:rFonts w:ascii="Times New Roman" w:eastAsiaTheme="minorEastAsia" w:hAnsi="Times New Roman" w:cs="Times New Roman"/>
              <w:b w:val="0"/>
              <w:bCs w:val="0"/>
              <w:noProof/>
              <w:kern w:val="2"/>
              <w:sz w:val="24"/>
              <w:szCs w:val="24"/>
              <w:lang w:eastAsia="zh-TW"/>
              <w14:ligatures w14:val="standardContextual"/>
            </w:rPr>
          </w:pPr>
          <w:hyperlink w:anchor="_Toc233378239" w:history="1">
            <w:r w:rsidRPr="00B91255">
              <w:rPr>
                <w:rStyle w:val="Hyperlink"/>
                <w:rFonts w:ascii="Times New Roman" w:hAnsi="Times New Roman" w:cs="Times New Roman"/>
                <w:b w:val="0"/>
                <w:bCs w:val="0"/>
                <w:noProof/>
                <w:sz w:val="24"/>
                <w:szCs w:val="24"/>
              </w:rPr>
              <w:t>12.14 Create invoice</w:t>
            </w:r>
            <w:r w:rsidRPr="00B91255">
              <w:rPr>
                <w:rFonts w:ascii="Times New Roman" w:hAnsi="Times New Roman" w:cs="Times New Roman"/>
                <w:b w:val="0"/>
                <w:bCs w:val="0"/>
                <w:noProof/>
                <w:webHidden/>
                <w:sz w:val="24"/>
                <w:szCs w:val="24"/>
              </w:rPr>
              <w:tab/>
            </w:r>
            <w:r w:rsidRPr="00B91255">
              <w:rPr>
                <w:rFonts w:ascii="Times New Roman" w:hAnsi="Times New Roman" w:cs="Times New Roman"/>
                <w:b w:val="0"/>
                <w:bCs w:val="0"/>
                <w:noProof/>
                <w:webHidden/>
                <w:sz w:val="24"/>
                <w:szCs w:val="24"/>
              </w:rPr>
              <w:fldChar w:fldCharType="begin"/>
            </w:r>
            <w:r w:rsidRPr="00B91255">
              <w:rPr>
                <w:rFonts w:ascii="Times New Roman" w:hAnsi="Times New Roman" w:cs="Times New Roman"/>
                <w:b w:val="0"/>
                <w:bCs w:val="0"/>
                <w:noProof/>
                <w:webHidden/>
                <w:sz w:val="24"/>
                <w:szCs w:val="24"/>
              </w:rPr>
              <w:instrText xml:space="preserve"> PAGEREF _Toc233378239 \h </w:instrText>
            </w:r>
            <w:r w:rsidRPr="00B91255">
              <w:rPr>
                <w:rFonts w:ascii="Times New Roman" w:hAnsi="Times New Roman" w:cs="Times New Roman"/>
                <w:b w:val="0"/>
                <w:bCs w:val="0"/>
                <w:noProof/>
                <w:webHidden/>
                <w:sz w:val="24"/>
                <w:szCs w:val="24"/>
              </w:rPr>
            </w:r>
            <w:r w:rsidRPr="00B91255">
              <w:rPr>
                <w:rFonts w:ascii="Times New Roman" w:hAnsi="Times New Roman" w:cs="Times New Roman"/>
                <w:b w:val="0"/>
                <w:bCs w:val="0"/>
                <w:noProof/>
                <w:webHidden/>
                <w:sz w:val="24"/>
                <w:szCs w:val="24"/>
              </w:rPr>
              <w:fldChar w:fldCharType="separate"/>
            </w:r>
            <w:r w:rsidR="00927915">
              <w:rPr>
                <w:rFonts w:ascii="Times New Roman" w:hAnsi="Times New Roman" w:cs="Times New Roman"/>
                <w:b w:val="0"/>
                <w:bCs w:val="0"/>
                <w:noProof/>
                <w:webHidden/>
                <w:sz w:val="24"/>
                <w:szCs w:val="24"/>
              </w:rPr>
              <w:t>85</w:t>
            </w:r>
            <w:r w:rsidRPr="00B91255">
              <w:rPr>
                <w:rFonts w:ascii="Times New Roman" w:hAnsi="Times New Roman" w:cs="Times New Roman"/>
                <w:b w:val="0"/>
                <w:bCs w:val="0"/>
                <w:noProof/>
                <w:webHidden/>
                <w:sz w:val="24"/>
                <w:szCs w:val="24"/>
              </w:rPr>
              <w:fldChar w:fldCharType="end"/>
            </w:r>
          </w:hyperlink>
        </w:p>
        <w:p w14:paraId="501A2595" w14:textId="0E5E906D" w:rsidR="00B91255" w:rsidRPr="00B91255" w:rsidRDefault="00B91255">
          <w:pPr>
            <w:pStyle w:val="TOC2"/>
            <w:tabs>
              <w:tab w:val="right" w:leader="dot" w:pos="9350"/>
            </w:tabs>
            <w:rPr>
              <w:rFonts w:ascii="Times New Roman" w:eastAsiaTheme="minorEastAsia" w:hAnsi="Times New Roman" w:cs="Times New Roman"/>
              <w:b w:val="0"/>
              <w:bCs w:val="0"/>
              <w:noProof/>
              <w:kern w:val="2"/>
              <w:sz w:val="24"/>
              <w:szCs w:val="24"/>
              <w:lang w:eastAsia="zh-TW"/>
              <w14:ligatures w14:val="standardContextual"/>
            </w:rPr>
          </w:pPr>
          <w:hyperlink w:anchor="_Toc233378240" w:history="1">
            <w:r w:rsidRPr="00B91255">
              <w:rPr>
                <w:rStyle w:val="Hyperlink"/>
                <w:rFonts w:ascii="Times New Roman" w:hAnsi="Times New Roman" w:cs="Times New Roman"/>
                <w:b w:val="0"/>
                <w:bCs w:val="0"/>
                <w:noProof/>
                <w:sz w:val="24"/>
                <w:szCs w:val="24"/>
              </w:rPr>
              <w:t>12.15 Update order status</w:t>
            </w:r>
            <w:r w:rsidRPr="00B91255">
              <w:rPr>
                <w:rFonts w:ascii="Times New Roman" w:hAnsi="Times New Roman" w:cs="Times New Roman"/>
                <w:b w:val="0"/>
                <w:bCs w:val="0"/>
                <w:noProof/>
                <w:webHidden/>
                <w:sz w:val="24"/>
                <w:szCs w:val="24"/>
              </w:rPr>
              <w:tab/>
            </w:r>
            <w:r w:rsidRPr="00B91255">
              <w:rPr>
                <w:rFonts w:ascii="Times New Roman" w:hAnsi="Times New Roman" w:cs="Times New Roman"/>
                <w:b w:val="0"/>
                <w:bCs w:val="0"/>
                <w:noProof/>
                <w:webHidden/>
                <w:sz w:val="24"/>
                <w:szCs w:val="24"/>
              </w:rPr>
              <w:fldChar w:fldCharType="begin"/>
            </w:r>
            <w:r w:rsidRPr="00B91255">
              <w:rPr>
                <w:rFonts w:ascii="Times New Roman" w:hAnsi="Times New Roman" w:cs="Times New Roman"/>
                <w:b w:val="0"/>
                <w:bCs w:val="0"/>
                <w:noProof/>
                <w:webHidden/>
                <w:sz w:val="24"/>
                <w:szCs w:val="24"/>
              </w:rPr>
              <w:instrText xml:space="preserve"> PAGEREF _Toc233378240 \h </w:instrText>
            </w:r>
            <w:r w:rsidRPr="00B91255">
              <w:rPr>
                <w:rFonts w:ascii="Times New Roman" w:hAnsi="Times New Roman" w:cs="Times New Roman"/>
                <w:b w:val="0"/>
                <w:bCs w:val="0"/>
                <w:noProof/>
                <w:webHidden/>
                <w:sz w:val="24"/>
                <w:szCs w:val="24"/>
              </w:rPr>
            </w:r>
            <w:r w:rsidRPr="00B91255">
              <w:rPr>
                <w:rFonts w:ascii="Times New Roman" w:hAnsi="Times New Roman" w:cs="Times New Roman"/>
                <w:b w:val="0"/>
                <w:bCs w:val="0"/>
                <w:noProof/>
                <w:webHidden/>
                <w:sz w:val="24"/>
                <w:szCs w:val="24"/>
              </w:rPr>
              <w:fldChar w:fldCharType="separate"/>
            </w:r>
            <w:r w:rsidR="00927915">
              <w:rPr>
                <w:rFonts w:ascii="Times New Roman" w:hAnsi="Times New Roman" w:cs="Times New Roman"/>
                <w:b w:val="0"/>
                <w:bCs w:val="0"/>
                <w:noProof/>
                <w:webHidden/>
                <w:sz w:val="24"/>
                <w:szCs w:val="24"/>
              </w:rPr>
              <w:t>86</w:t>
            </w:r>
            <w:r w:rsidRPr="00B91255">
              <w:rPr>
                <w:rFonts w:ascii="Times New Roman" w:hAnsi="Times New Roman" w:cs="Times New Roman"/>
                <w:b w:val="0"/>
                <w:bCs w:val="0"/>
                <w:noProof/>
                <w:webHidden/>
                <w:sz w:val="24"/>
                <w:szCs w:val="24"/>
              </w:rPr>
              <w:fldChar w:fldCharType="end"/>
            </w:r>
          </w:hyperlink>
        </w:p>
        <w:p w14:paraId="1620AD82" w14:textId="4D783474" w:rsidR="00B91255" w:rsidRPr="00B91255" w:rsidRDefault="00B91255">
          <w:pPr>
            <w:pStyle w:val="TOC1"/>
            <w:tabs>
              <w:tab w:val="right" w:leader="dot" w:pos="9350"/>
            </w:tabs>
            <w:rPr>
              <w:rFonts w:ascii="Times New Roman" w:eastAsiaTheme="minorEastAsia" w:hAnsi="Times New Roman" w:cs="Times New Roman"/>
              <w:b w:val="0"/>
              <w:bCs w:val="0"/>
              <w:i w:val="0"/>
              <w:iCs w:val="0"/>
              <w:noProof/>
              <w:kern w:val="2"/>
              <w:lang w:eastAsia="zh-TW"/>
              <w14:ligatures w14:val="standardContextual"/>
            </w:rPr>
          </w:pPr>
          <w:hyperlink w:anchor="_Toc233378241" w:history="1">
            <w:r w:rsidRPr="00B91255">
              <w:rPr>
                <w:rStyle w:val="Hyperlink"/>
                <w:rFonts w:ascii="Times New Roman" w:hAnsi="Times New Roman" w:cs="Times New Roman"/>
                <w:b w:val="0"/>
                <w:bCs w:val="0"/>
                <w:i w:val="0"/>
                <w:iCs w:val="0"/>
                <w:noProof/>
              </w:rPr>
              <w:t>13. Entity Relation Diagram</w:t>
            </w:r>
            <w:r w:rsidRPr="00B91255">
              <w:rPr>
                <w:rFonts w:ascii="Times New Roman" w:hAnsi="Times New Roman" w:cs="Times New Roman"/>
                <w:b w:val="0"/>
                <w:bCs w:val="0"/>
                <w:i w:val="0"/>
                <w:iCs w:val="0"/>
                <w:noProof/>
                <w:webHidden/>
              </w:rPr>
              <w:tab/>
            </w:r>
            <w:r w:rsidRPr="00B91255">
              <w:rPr>
                <w:rFonts w:ascii="Times New Roman" w:hAnsi="Times New Roman" w:cs="Times New Roman"/>
                <w:b w:val="0"/>
                <w:bCs w:val="0"/>
                <w:i w:val="0"/>
                <w:iCs w:val="0"/>
                <w:noProof/>
                <w:webHidden/>
              </w:rPr>
              <w:fldChar w:fldCharType="begin"/>
            </w:r>
            <w:r w:rsidRPr="00B91255">
              <w:rPr>
                <w:rFonts w:ascii="Times New Roman" w:hAnsi="Times New Roman" w:cs="Times New Roman"/>
                <w:b w:val="0"/>
                <w:bCs w:val="0"/>
                <w:i w:val="0"/>
                <w:iCs w:val="0"/>
                <w:noProof/>
                <w:webHidden/>
              </w:rPr>
              <w:instrText xml:space="preserve"> PAGEREF _Toc233378241 \h </w:instrText>
            </w:r>
            <w:r w:rsidRPr="00B91255">
              <w:rPr>
                <w:rFonts w:ascii="Times New Roman" w:hAnsi="Times New Roman" w:cs="Times New Roman"/>
                <w:b w:val="0"/>
                <w:bCs w:val="0"/>
                <w:i w:val="0"/>
                <w:iCs w:val="0"/>
                <w:noProof/>
                <w:webHidden/>
              </w:rPr>
            </w:r>
            <w:r w:rsidRPr="00B91255">
              <w:rPr>
                <w:rFonts w:ascii="Times New Roman" w:hAnsi="Times New Roman" w:cs="Times New Roman"/>
                <w:b w:val="0"/>
                <w:bCs w:val="0"/>
                <w:i w:val="0"/>
                <w:iCs w:val="0"/>
                <w:noProof/>
                <w:webHidden/>
              </w:rPr>
              <w:fldChar w:fldCharType="separate"/>
            </w:r>
            <w:r w:rsidR="00927915">
              <w:rPr>
                <w:rFonts w:ascii="Times New Roman" w:hAnsi="Times New Roman" w:cs="Times New Roman"/>
                <w:b w:val="0"/>
                <w:bCs w:val="0"/>
                <w:i w:val="0"/>
                <w:iCs w:val="0"/>
                <w:noProof/>
                <w:webHidden/>
              </w:rPr>
              <w:t>87</w:t>
            </w:r>
            <w:r w:rsidRPr="00B91255">
              <w:rPr>
                <w:rFonts w:ascii="Times New Roman" w:hAnsi="Times New Roman" w:cs="Times New Roman"/>
                <w:b w:val="0"/>
                <w:bCs w:val="0"/>
                <w:i w:val="0"/>
                <w:iCs w:val="0"/>
                <w:noProof/>
                <w:webHidden/>
              </w:rPr>
              <w:fldChar w:fldCharType="end"/>
            </w:r>
          </w:hyperlink>
        </w:p>
        <w:p w14:paraId="7EAD08AC" w14:textId="4E44C269" w:rsidR="00B91255" w:rsidRPr="00B91255" w:rsidRDefault="00B91255">
          <w:pPr>
            <w:pStyle w:val="TOC1"/>
            <w:tabs>
              <w:tab w:val="right" w:leader="dot" w:pos="9350"/>
            </w:tabs>
            <w:rPr>
              <w:rFonts w:ascii="Times New Roman" w:eastAsiaTheme="minorEastAsia" w:hAnsi="Times New Roman" w:cs="Times New Roman"/>
              <w:b w:val="0"/>
              <w:bCs w:val="0"/>
              <w:i w:val="0"/>
              <w:iCs w:val="0"/>
              <w:noProof/>
              <w:kern w:val="2"/>
              <w:lang w:eastAsia="zh-TW"/>
              <w14:ligatures w14:val="standardContextual"/>
            </w:rPr>
          </w:pPr>
          <w:hyperlink w:anchor="_Toc233378242" w:history="1">
            <w:r w:rsidRPr="00B91255">
              <w:rPr>
                <w:rStyle w:val="Hyperlink"/>
                <w:rFonts w:ascii="Times New Roman" w:hAnsi="Times New Roman" w:cs="Times New Roman"/>
                <w:b w:val="0"/>
                <w:bCs w:val="0"/>
                <w:i w:val="0"/>
                <w:iCs w:val="0"/>
                <w:noProof/>
              </w:rPr>
              <w:t>14. Detailed Database Design</w:t>
            </w:r>
            <w:r w:rsidRPr="00B91255">
              <w:rPr>
                <w:rFonts w:ascii="Times New Roman" w:hAnsi="Times New Roman" w:cs="Times New Roman"/>
                <w:b w:val="0"/>
                <w:bCs w:val="0"/>
                <w:i w:val="0"/>
                <w:iCs w:val="0"/>
                <w:noProof/>
                <w:webHidden/>
              </w:rPr>
              <w:tab/>
            </w:r>
            <w:r w:rsidRPr="00B91255">
              <w:rPr>
                <w:rFonts w:ascii="Times New Roman" w:hAnsi="Times New Roman" w:cs="Times New Roman"/>
                <w:b w:val="0"/>
                <w:bCs w:val="0"/>
                <w:i w:val="0"/>
                <w:iCs w:val="0"/>
                <w:noProof/>
                <w:webHidden/>
              </w:rPr>
              <w:fldChar w:fldCharType="begin"/>
            </w:r>
            <w:r w:rsidRPr="00B91255">
              <w:rPr>
                <w:rFonts w:ascii="Times New Roman" w:hAnsi="Times New Roman" w:cs="Times New Roman"/>
                <w:b w:val="0"/>
                <w:bCs w:val="0"/>
                <w:i w:val="0"/>
                <w:iCs w:val="0"/>
                <w:noProof/>
                <w:webHidden/>
              </w:rPr>
              <w:instrText xml:space="preserve"> PAGEREF _Toc233378242 \h </w:instrText>
            </w:r>
            <w:r w:rsidRPr="00B91255">
              <w:rPr>
                <w:rFonts w:ascii="Times New Roman" w:hAnsi="Times New Roman" w:cs="Times New Roman"/>
                <w:b w:val="0"/>
                <w:bCs w:val="0"/>
                <w:i w:val="0"/>
                <w:iCs w:val="0"/>
                <w:noProof/>
                <w:webHidden/>
              </w:rPr>
            </w:r>
            <w:r w:rsidRPr="00B91255">
              <w:rPr>
                <w:rFonts w:ascii="Times New Roman" w:hAnsi="Times New Roman" w:cs="Times New Roman"/>
                <w:b w:val="0"/>
                <w:bCs w:val="0"/>
                <w:i w:val="0"/>
                <w:iCs w:val="0"/>
                <w:noProof/>
                <w:webHidden/>
              </w:rPr>
              <w:fldChar w:fldCharType="separate"/>
            </w:r>
            <w:r w:rsidR="00927915">
              <w:rPr>
                <w:rFonts w:ascii="Times New Roman" w:hAnsi="Times New Roman" w:cs="Times New Roman"/>
                <w:b w:val="0"/>
                <w:bCs w:val="0"/>
                <w:i w:val="0"/>
                <w:iCs w:val="0"/>
                <w:noProof/>
                <w:webHidden/>
              </w:rPr>
              <w:t>88</w:t>
            </w:r>
            <w:r w:rsidRPr="00B91255">
              <w:rPr>
                <w:rFonts w:ascii="Times New Roman" w:hAnsi="Times New Roman" w:cs="Times New Roman"/>
                <w:b w:val="0"/>
                <w:bCs w:val="0"/>
                <w:i w:val="0"/>
                <w:iCs w:val="0"/>
                <w:noProof/>
                <w:webHidden/>
              </w:rPr>
              <w:fldChar w:fldCharType="end"/>
            </w:r>
          </w:hyperlink>
        </w:p>
        <w:p w14:paraId="4F32B461" w14:textId="2667D98D" w:rsidR="00B91255" w:rsidRPr="00B91255" w:rsidRDefault="00B91255">
          <w:pPr>
            <w:pStyle w:val="TOC1"/>
            <w:tabs>
              <w:tab w:val="right" w:leader="dot" w:pos="9350"/>
            </w:tabs>
            <w:rPr>
              <w:rFonts w:ascii="Times New Roman" w:eastAsiaTheme="minorEastAsia" w:hAnsi="Times New Roman" w:cs="Times New Roman"/>
              <w:b w:val="0"/>
              <w:bCs w:val="0"/>
              <w:i w:val="0"/>
              <w:iCs w:val="0"/>
              <w:noProof/>
              <w:kern w:val="2"/>
              <w:lang w:eastAsia="zh-TW"/>
              <w14:ligatures w14:val="standardContextual"/>
            </w:rPr>
          </w:pPr>
          <w:hyperlink w:anchor="_Toc233378243" w:history="1">
            <w:r w:rsidRPr="00B91255">
              <w:rPr>
                <w:rStyle w:val="Hyperlink"/>
                <w:rFonts w:ascii="Times New Roman" w:hAnsi="Times New Roman" w:cs="Times New Roman"/>
                <w:b w:val="0"/>
                <w:bCs w:val="0"/>
                <w:i w:val="0"/>
                <w:iCs w:val="0"/>
                <w:noProof/>
              </w:rPr>
              <w:t>15. User Interface and Report Design</w:t>
            </w:r>
            <w:r w:rsidRPr="00B91255">
              <w:rPr>
                <w:rFonts w:ascii="Times New Roman" w:hAnsi="Times New Roman" w:cs="Times New Roman"/>
                <w:b w:val="0"/>
                <w:bCs w:val="0"/>
                <w:i w:val="0"/>
                <w:iCs w:val="0"/>
                <w:noProof/>
                <w:webHidden/>
              </w:rPr>
              <w:tab/>
            </w:r>
            <w:r w:rsidRPr="00B91255">
              <w:rPr>
                <w:rFonts w:ascii="Times New Roman" w:hAnsi="Times New Roman" w:cs="Times New Roman"/>
                <w:b w:val="0"/>
                <w:bCs w:val="0"/>
                <w:i w:val="0"/>
                <w:iCs w:val="0"/>
                <w:noProof/>
                <w:webHidden/>
              </w:rPr>
              <w:fldChar w:fldCharType="begin"/>
            </w:r>
            <w:r w:rsidRPr="00B91255">
              <w:rPr>
                <w:rFonts w:ascii="Times New Roman" w:hAnsi="Times New Roman" w:cs="Times New Roman"/>
                <w:b w:val="0"/>
                <w:bCs w:val="0"/>
                <w:i w:val="0"/>
                <w:iCs w:val="0"/>
                <w:noProof/>
                <w:webHidden/>
              </w:rPr>
              <w:instrText xml:space="preserve"> PAGEREF _Toc233378243 \h </w:instrText>
            </w:r>
            <w:r w:rsidRPr="00B91255">
              <w:rPr>
                <w:rFonts w:ascii="Times New Roman" w:hAnsi="Times New Roman" w:cs="Times New Roman"/>
                <w:b w:val="0"/>
                <w:bCs w:val="0"/>
                <w:i w:val="0"/>
                <w:iCs w:val="0"/>
                <w:noProof/>
                <w:webHidden/>
              </w:rPr>
            </w:r>
            <w:r w:rsidRPr="00B91255">
              <w:rPr>
                <w:rFonts w:ascii="Times New Roman" w:hAnsi="Times New Roman" w:cs="Times New Roman"/>
                <w:b w:val="0"/>
                <w:bCs w:val="0"/>
                <w:i w:val="0"/>
                <w:iCs w:val="0"/>
                <w:noProof/>
                <w:webHidden/>
              </w:rPr>
              <w:fldChar w:fldCharType="separate"/>
            </w:r>
            <w:r w:rsidR="00927915">
              <w:rPr>
                <w:rFonts w:ascii="Times New Roman" w:hAnsi="Times New Roman" w:cs="Times New Roman"/>
                <w:b w:val="0"/>
                <w:bCs w:val="0"/>
                <w:i w:val="0"/>
                <w:iCs w:val="0"/>
                <w:noProof/>
                <w:webHidden/>
              </w:rPr>
              <w:t>93</w:t>
            </w:r>
            <w:r w:rsidRPr="00B91255">
              <w:rPr>
                <w:rFonts w:ascii="Times New Roman" w:hAnsi="Times New Roman" w:cs="Times New Roman"/>
                <w:b w:val="0"/>
                <w:bCs w:val="0"/>
                <w:i w:val="0"/>
                <w:iCs w:val="0"/>
                <w:noProof/>
                <w:webHidden/>
              </w:rPr>
              <w:fldChar w:fldCharType="end"/>
            </w:r>
          </w:hyperlink>
        </w:p>
        <w:p w14:paraId="673EDDDA" w14:textId="37DB705A" w:rsidR="00B91255" w:rsidRPr="00B91255" w:rsidRDefault="00B91255">
          <w:pPr>
            <w:pStyle w:val="TOC1"/>
            <w:tabs>
              <w:tab w:val="right" w:leader="dot" w:pos="9350"/>
            </w:tabs>
            <w:rPr>
              <w:rFonts w:ascii="Times New Roman" w:eastAsiaTheme="minorEastAsia" w:hAnsi="Times New Roman" w:cs="Times New Roman"/>
              <w:b w:val="0"/>
              <w:bCs w:val="0"/>
              <w:i w:val="0"/>
              <w:iCs w:val="0"/>
              <w:noProof/>
              <w:kern w:val="2"/>
              <w:lang w:eastAsia="zh-TW"/>
              <w14:ligatures w14:val="standardContextual"/>
            </w:rPr>
          </w:pPr>
          <w:hyperlink w:anchor="_Toc233378244" w:history="1">
            <w:r w:rsidRPr="00B91255">
              <w:rPr>
                <w:rStyle w:val="Hyperlink"/>
                <w:rFonts w:ascii="Times New Roman" w:hAnsi="Times New Roman" w:cs="Times New Roman"/>
                <w:b w:val="0"/>
                <w:bCs w:val="0"/>
                <w:i w:val="0"/>
                <w:iCs w:val="0"/>
                <w:noProof/>
              </w:rPr>
              <w:t>16. Test cases</w:t>
            </w:r>
            <w:r w:rsidRPr="00B91255">
              <w:rPr>
                <w:rFonts w:ascii="Times New Roman" w:hAnsi="Times New Roman" w:cs="Times New Roman"/>
                <w:b w:val="0"/>
                <w:bCs w:val="0"/>
                <w:i w:val="0"/>
                <w:iCs w:val="0"/>
                <w:noProof/>
                <w:webHidden/>
              </w:rPr>
              <w:tab/>
            </w:r>
            <w:r w:rsidRPr="00B91255">
              <w:rPr>
                <w:rFonts w:ascii="Times New Roman" w:hAnsi="Times New Roman" w:cs="Times New Roman"/>
                <w:b w:val="0"/>
                <w:bCs w:val="0"/>
                <w:i w:val="0"/>
                <w:iCs w:val="0"/>
                <w:noProof/>
                <w:webHidden/>
              </w:rPr>
              <w:fldChar w:fldCharType="begin"/>
            </w:r>
            <w:r w:rsidRPr="00B91255">
              <w:rPr>
                <w:rFonts w:ascii="Times New Roman" w:hAnsi="Times New Roman" w:cs="Times New Roman"/>
                <w:b w:val="0"/>
                <w:bCs w:val="0"/>
                <w:i w:val="0"/>
                <w:iCs w:val="0"/>
                <w:noProof/>
                <w:webHidden/>
              </w:rPr>
              <w:instrText xml:space="preserve"> PAGEREF _Toc233378244 \h </w:instrText>
            </w:r>
            <w:r w:rsidRPr="00B91255">
              <w:rPr>
                <w:rFonts w:ascii="Times New Roman" w:hAnsi="Times New Roman" w:cs="Times New Roman"/>
                <w:b w:val="0"/>
                <w:bCs w:val="0"/>
                <w:i w:val="0"/>
                <w:iCs w:val="0"/>
                <w:noProof/>
                <w:webHidden/>
              </w:rPr>
            </w:r>
            <w:r w:rsidRPr="00B91255">
              <w:rPr>
                <w:rFonts w:ascii="Times New Roman" w:hAnsi="Times New Roman" w:cs="Times New Roman"/>
                <w:b w:val="0"/>
                <w:bCs w:val="0"/>
                <w:i w:val="0"/>
                <w:iCs w:val="0"/>
                <w:noProof/>
                <w:webHidden/>
              </w:rPr>
              <w:fldChar w:fldCharType="separate"/>
            </w:r>
            <w:r w:rsidR="00927915">
              <w:rPr>
                <w:rFonts w:ascii="Times New Roman" w:hAnsi="Times New Roman" w:cs="Times New Roman"/>
                <w:b w:val="0"/>
                <w:bCs w:val="0"/>
                <w:i w:val="0"/>
                <w:iCs w:val="0"/>
                <w:noProof/>
                <w:webHidden/>
              </w:rPr>
              <w:t>123</w:t>
            </w:r>
            <w:r w:rsidRPr="00B91255">
              <w:rPr>
                <w:rFonts w:ascii="Times New Roman" w:hAnsi="Times New Roman" w:cs="Times New Roman"/>
                <w:b w:val="0"/>
                <w:bCs w:val="0"/>
                <w:i w:val="0"/>
                <w:iCs w:val="0"/>
                <w:noProof/>
                <w:webHidden/>
              </w:rPr>
              <w:fldChar w:fldCharType="end"/>
            </w:r>
          </w:hyperlink>
        </w:p>
        <w:p w14:paraId="71D1F49F" w14:textId="490FCBD7" w:rsidR="00B91255" w:rsidRPr="00B91255" w:rsidRDefault="00B91255">
          <w:pPr>
            <w:pStyle w:val="TOC1"/>
            <w:tabs>
              <w:tab w:val="right" w:leader="dot" w:pos="9350"/>
            </w:tabs>
            <w:rPr>
              <w:rFonts w:ascii="Times New Roman" w:eastAsiaTheme="minorEastAsia" w:hAnsi="Times New Roman" w:cs="Times New Roman"/>
              <w:b w:val="0"/>
              <w:bCs w:val="0"/>
              <w:i w:val="0"/>
              <w:iCs w:val="0"/>
              <w:noProof/>
              <w:kern w:val="2"/>
              <w:lang w:eastAsia="zh-TW"/>
              <w14:ligatures w14:val="standardContextual"/>
            </w:rPr>
          </w:pPr>
          <w:hyperlink w:anchor="_Toc233378245" w:history="1">
            <w:r w:rsidRPr="00B91255">
              <w:rPr>
                <w:rStyle w:val="Hyperlink"/>
                <w:rFonts w:ascii="Times New Roman" w:hAnsi="Times New Roman" w:cs="Times New Roman"/>
                <w:b w:val="0"/>
                <w:bCs w:val="0"/>
                <w:i w:val="0"/>
                <w:iCs w:val="0"/>
                <w:noProof/>
              </w:rPr>
              <w:t>User Guide</w:t>
            </w:r>
            <w:r w:rsidRPr="00B91255">
              <w:rPr>
                <w:rFonts w:ascii="Times New Roman" w:hAnsi="Times New Roman" w:cs="Times New Roman"/>
                <w:b w:val="0"/>
                <w:bCs w:val="0"/>
                <w:i w:val="0"/>
                <w:iCs w:val="0"/>
                <w:noProof/>
                <w:webHidden/>
              </w:rPr>
              <w:tab/>
            </w:r>
            <w:r w:rsidRPr="00B91255">
              <w:rPr>
                <w:rFonts w:ascii="Times New Roman" w:hAnsi="Times New Roman" w:cs="Times New Roman"/>
                <w:b w:val="0"/>
                <w:bCs w:val="0"/>
                <w:i w:val="0"/>
                <w:iCs w:val="0"/>
                <w:noProof/>
                <w:webHidden/>
              </w:rPr>
              <w:fldChar w:fldCharType="begin"/>
            </w:r>
            <w:r w:rsidRPr="00B91255">
              <w:rPr>
                <w:rFonts w:ascii="Times New Roman" w:hAnsi="Times New Roman" w:cs="Times New Roman"/>
                <w:b w:val="0"/>
                <w:bCs w:val="0"/>
                <w:i w:val="0"/>
                <w:iCs w:val="0"/>
                <w:noProof/>
                <w:webHidden/>
              </w:rPr>
              <w:instrText xml:space="preserve"> PAGEREF _Toc233378245 \h </w:instrText>
            </w:r>
            <w:r w:rsidRPr="00B91255">
              <w:rPr>
                <w:rFonts w:ascii="Times New Roman" w:hAnsi="Times New Roman" w:cs="Times New Roman"/>
                <w:b w:val="0"/>
                <w:bCs w:val="0"/>
                <w:i w:val="0"/>
                <w:iCs w:val="0"/>
                <w:noProof/>
                <w:webHidden/>
              </w:rPr>
            </w:r>
            <w:r w:rsidRPr="00B91255">
              <w:rPr>
                <w:rFonts w:ascii="Times New Roman" w:hAnsi="Times New Roman" w:cs="Times New Roman"/>
                <w:b w:val="0"/>
                <w:bCs w:val="0"/>
                <w:i w:val="0"/>
                <w:iCs w:val="0"/>
                <w:noProof/>
                <w:webHidden/>
              </w:rPr>
              <w:fldChar w:fldCharType="separate"/>
            </w:r>
            <w:r w:rsidR="00927915">
              <w:rPr>
                <w:rFonts w:ascii="Times New Roman" w:hAnsi="Times New Roman" w:cs="Times New Roman"/>
                <w:b w:val="0"/>
                <w:bCs w:val="0"/>
                <w:i w:val="0"/>
                <w:iCs w:val="0"/>
                <w:noProof/>
                <w:webHidden/>
              </w:rPr>
              <w:t>129</w:t>
            </w:r>
            <w:r w:rsidRPr="00B91255">
              <w:rPr>
                <w:rFonts w:ascii="Times New Roman" w:hAnsi="Times New Roman" w:cs="Times New Roman"/>
                <w:b w:val="0"/>
                <w:bCs w:val="0"/>
                <w:i w:val="0"/>
                <w:iCs w:val="0"/>
                <w:noProof/>
                <w:webHidden/>
              </w:rPr>
              <w:fldChar w:fldCharType="end"/>
            </w:r>
          </w:hyperlink>
        </w:p>
        <w:p w14:paraId="1EA25E57" w14:textId="244ABD62" w:rsidR="00B91255" w:rsidRPr="00B91255" w:rsidRDefault="00B91255">
          <w:pPr>
            <w:pStyle w:val="TOC1"/>
            <w:tabs>
              <w:tab w:val="right" w:leader="dot" w:pos="9350"/>
            </w:tabs>
            <w:rPr>
              <w:rFonts w:ascii="Times New Roman" w:eastAsiaTheme="minorEastAsia" w:hAnsi="Times New Roman" w:cs="Times New Roman"/>
              <w:b w:val="0"/>
              <w:bCs w:val="0"/>
              <w:i w:val="0"/>
              <w:iCs w:val="0"/>
              <w:noProof/>
              <w:kern w:val="2"/>
              <w:lang w:eastAsia="zh-TW"/>
              <w14:ligatures w14:val="standardContextual"/>
            </w:rPr>
          </w:pPr>
          <w:hyperlink w:anchor="_Toc233378246" w:history="1">
            <w:r w:rsidRPr="00B91255">
              <w:rPr>
                <w:rStyle w:val="Hyperlink"/>
                <w:rFonts w:ascii="Times New Roman" w:hAnsi="Times New Roman" w:cs="Times New Roman"/>
                <w:b w:val="0"/>
                <w:bCs w:val="0"/>
                <w:i w:val="0"/>
                <w:iCs w:val="0"/>
                <w:noProof/>
              </w:rPr>
              <w:t>17. Project Schedule</w:t>
            </w:r>
            <w:r w:rsidRPr="00B91255">
              <w:rPr>
                <w:rFonts w:ascii="Times New Roman" w:hAnsi="Times New Roman" w:cs="Times New Roman"/>
                <w:b w:val="0"/>
                <w:bCs w:val="0"/>
                <w:i w:val="0"/>
                <w:iCs w:val="0"/>
                <w:noProof/>
                <w:webHidden/>
              </w:rPr>
              <w:tab/>
            </w:r>
            <w:r w:rsidRPr="00B91255">
              <w:rPr>
                <w:rFonts w:ascii="Times New Roman" w:hAnsi="Times New Roman" w:cs="Times New Roman"/>
                <w:b w:val="0"/>
                <w:bCs w:val="0"/>
                <w:i w:val="0"/>
                <w:iCs w:val="0"/>
                <w:noProof/>
                <w:webHidden/>
              </w:rPr>
              <w:fldChar w:fldCharType="begin"/>
            </w:r>
            <w:r w:rsidRPr="00B91255">
              <w:rPr>
                <w:rFonts w:ascii="Times New Roman" w:hAnsi="Times New Roman" w:cs="Times New Roman"/>
                <w:b w:val="0"/>
                <w:bCs w:val="0"/>
                <w:i w:val="0"/>
                <w:iCs w:val="0"/>
                <w:noProof/>
                <w:webHidden/>
              </w:rPr>
              <w:instrText xml:space="preserve"> PAGEREF _Toc233378246 \h </w:instrText>
            </w:r>
            <w:r w:rsidRPr="00B91255">
              <w:rPr>
                <w:rFonts w:ascii="Times New Roman" w:hAnsi="Times New Roman" w:cs="Times New Roman"/>
                <w:b w:val="0"/>
                <w:bCs w:val="0"/>
                <w:i w:val="0"/>
                <w:iCs w:val="0"/>
                <w:noProof/>
                <w:webHidden/>
              </w:rPr>
            </w:r>
            <w:r w:rsidRPr="00B91255">
              <w:rPr>
                <w:rFonts w:ascii="Times New Roman" w:hAnsi="Times New Roman" w:cs="Times New Roman"/>
                <w:b w:val="0"/>
                <w:bCs w:val="0"/>
                <w:i w:val="0"/>
                <w:iCs w:val="0"/>
                <w:noProof/>
                <w:webHidden/>
              </w:rPr>
              <w:fldChar w:fldCharType="separate"/>
            </w:r>
            <w:r w:rsidR="00927915">
              <w:rPr>
                <w:rFonts w:ascii="Times New Roman" w:hAnsi="Times New Roman" w:cs="Times New Roman"/>
                <w:b w:val="0"/>
                <w:bCs w:val="0"/>
                <w:i w:val="0"/>
                <w:iCs w:val="0"/>
                <w:noProof/>
                <w:webHidden/>
              </w:rPr>
              <w:t>156</w:t>
            </w:r>
            <w:r w:rsidRPr="00B91255">
              <w:rPr>
                <w:rFonts w:ascii="Times New Roman" w:hAnsi="Times New Roman" w:cs="Times New Roman"/>
                <w:b w:val="0"/>
                <w:bCs w:val="0"/>
                <w:i w:val="0"/>
                <w:iCs w:val="0"/>
                <w:noProof/>
                <w:webHidden/>
              </w:rPr>
              <w:fldChar w:fldCharType="end"/>
            </w:r>
          </w:hyperlink>
        </w:p>
        <w:p w14:paraId="5609FCB5" w14:textId="3841BB05" w:rsidR="00B91255" w:rsidRPr="00B91255" w:rsidRDefault="00B91255">
          <w:pPr>
            <w:pStyle w:val="TOC1"/>
            <w:tabs>
              <w:tab w:val="right" w:leader="dot" w:pos="9350"/>
            </w:tabs>
            <w:rPr>
              <w:rFonts w:ascii="Times New Roman" w:eastAsiaTheme="minorEastAsia" w:hAnsi="Times New Roman" w:cs="Times New Roman"/>
              <w:b w:val="0"/>
              <w:bCs w:val="0"/>
              <w:i w:val="0"/>
              <w:iCs w:val="0"/>
              <w:noProof/>
              <w:kern w:val="2"/>
              <w:lang w:eastAsia="zh-TW"/>
              <w14:ligatures w14:val="standardContextual"/>
            </w:rPr>
          </w:pPr>
          <w:hyperlink w:anchor="_Toc233378247" w:history="1">
            <w:r w:rsidRPr="00B91255">
              <w:rPr>
                <w:rStyle w:val="Hyperlink"/>
                <w:rFonts w:ascii="Times New Roman" w:hAnsi="Times New Roman" w:cs="Times New Roman"/>
                <w:b w:val="0"/>
                <w:bCs w:val="0"/>
                <w:i w:val="0"/>
                <w:iCs w:val="0"/>
                <w:noProof/>
              </w:rPr>
              <w:t>18. Conclusion</w:t>
            </w:r>
            <w:r w:rsidRPr="00B91255">
              <w:rPr>
                <w:rFonts w:ascii="Times New Roman" w:hAnsi="Times New Roman" w:cs="Times New Roman"/>
                <w:b w:val="0"/>
                <w:bCs w:val="0"/>
                <w:i w:val="0"/>
                <w:iCs w:val="0"/>
                <w:noProof/>
                <w:webHidden/>
              </w:rPr>
              <w:tab/>
            </w:r>
            <w:r w:rsidRPr="00B91255">
              <w:rPr>
                <w:rFonts w:ascii="Times New Roman" w:hAnsi="Times New Roman" w:cs="Times New Roman"/>
                <w:b w:val="0"/>
                <w:bCs w:val="0"/>
                <w:i w:val="0"/>
                <w:iCs w:val="0"/>
                <w:noProof/>
                <w:webHidden/>
              </w:rPr>
              <w:fldChar w:fldCharType="begin"/>
            </w:r>
            <w:r w:rsidRPr="00B91255">
              <w:rPr>
                <w:rFonts w:ascii="Times New Roman" w:hAnsi="Times New Roman" w:cs="Times New Roman"/>
                <w:b w:val="0"/>
                <w:bCs w:val="0"/>
                <w:i w:val="0"/>
                <w:iCs w:val="0"/>
                <w:noProof/>
                <w:webHidden/>
              </w:rPr>
              <w:instrText xml:space="preserve"> PAGEREF _Toc233378247 \h </w:instrText>
            </w:r>
            <w:r w:rsidRPr="00B91255">
              <w:rPr>
                <w:rFonts w:ascii="Times New Roman" w:hAnsi="Times New Roman" w:cs="Times New Roman"/>
                <w:b w:val="0"/>
                <w:bCs w:val="0"/>
                <w:i w:val="0"/>
                <w:iCs w:val="0"/>
                <w:noProof/>
                <w:webHidden/>
              </w:rPr>
            </w:r>
            <w:r w:rsidRPr="00B91255">
              <w:rPr>
                <w:rFonts w:ascii="Times New Roman" w:hAnsi="Times New Roman" w:cs="Times New Roman"/>
                <w:b w:val="0"/>
                <w:bCs w:val="0"/>
                <w:i w:val="0"/>
                <w:iCs w:val="0"/>
                <w:noProof/>
                <w:webHidden/>
              </w:rPr>
              <w:fldChar w:fldCharType="separate"/>
            </w:r>
            <w:r w:rsidR="00927915">
              <w:rPr>
                <w:rFonts w:ascii="Times New Roman" w:hAnsi="Times New Roman" w:cs="Times New Roman"/>
                <w:b w:val="0"/>
                <w:bCs w:val="0"/>
                <w:i w:val="0"/>
                <w:iCs w:val="0"/>
                <w:noProof/>
                <w:webHidden/>
              </w:rPr>
              <w:t>157</w:t>
            </w:r>
            <w:r w:rsidRPr="00B91255">
              <w:rPr>
                <w:rFonts w:ascii="Times New Roman" w:hAnsi="Times New Roman" w:cs="Times New Roman"/>
                <w:b w:val="0"/>
                <w:bCs w:val="0"/>
                <w:i w:val="0"/>
                <w:iCs w:val="0"/>
                <w:noProof/>
                <w:webHidden/>
              </w:rPr>
              <w:fldChar w:fldCharType="end"/>
            </w:r>
          </w:hyperlink>
        </w:p>
        <w:p w14:paraId="58308212" w14:textId="28BA0643" w:rsidR="00B91255" w:rsidRPr="00B91255" w:rsidRDefault="00B91255">
          <w:pPr>
            <w:pStyle w:val="TOC1"/>
            <w:tabs>
              <w:tab w:val="right" w:leader="dot" w:pos="9350"/>
            </w:tabs>
            <w:rPr>
              <w:rFonts w:ascii="Times New Roman" w:eastAsiaTheme="minorEastAsia" w:hAnsi="Times New Roman" w:cs="Times New Roman"/>
              <w:b w:val="0"/>
              <w:bCs w:val="0"/>
              <w:i w:val="0"/>
              <w:iCs w:val="0"/>
              <w:noProof/>
              <w:kern w:val="2"/>
              <w:lang w:eastAsia="zh-TW"/>
              <w14:ligatures w14:val="standardContextual"/>
            </w:rPr>
          </w:pPr>
          <w:hyperlink w:anchor="_Toc233378248" w:history="1">
            <w:r w:rsidRPr="00B91255">
              <w:rPr>
                <w:rStyle w:val="Hyperlink"/>
                <w:rFonts w:ascii="Times New Roman" w:hAnsi="Times New Roman" w:cs="Times New Roman"/>
                <w:b w:val="0"/>
                <w:bCs w:val="0"/>
                <w:i w:val="0"/>
                <w:iCs w:val="0"/>
                <w:noProof/>
              </w:rPr>
              <w:t>19. Project Log</w:t>
            </w:r>
            <w:r w:rsidRPr="00B91255">
              <w:rPr>
                <w:rFonts w:ascii="Times New Roman" w:hAnsi="Times New Roman" w:cs="Times New Roman"/>
                <w:b w:val="0"/>
                <w:bCs w:val="0"/>
                <w:i w:val="0"/>
                <w:iCs w:val="0"/>
                <w:noProof/>
                <w:webHidden/>
              </w:rPr>
              <w:tab/>
            </w:r>
            <w:r w:rsidRPr="00B91255">
              <w:rPr>
                <w:rFonts w:ascii="Times New Roman" w:hAnsi="Times New Roman" w:cs="Times New Roman"/>
                <w:b w:val="0"/>
                <w:bCs w:val="0"/>
                <w:i w:val="0"/>
                <w:iCs w:val="0"/>
                <w:noProof/>
                <w:webHidden/>
              </w:rPr>
              <w:fldChar w:fldCharType="begin"/>
            </w:r>
            <w:r w:rsidRPr="00B91255">
              <w:rPr>
                <w:rFonts w:ascii="Times New Roman" w:hAnsi="Times New Roman" w:cs="Times New Roman"/>
                <w:b w:val="0"/>
                <w:bCs w:val="0"/>
                <w:i w:val="0"/>
                <w:iCs w:val="0"/>
                <w:noProof/>
                <w:webHidden/>
              </w:rPr>
              <w:instrText xml:space="preserve"> PAGEREF _Toc233378248 \h </w:instrText>
            </w:r>
            <w:r w:rsidRPr="00B91255">
              <w:rPr>
                <w:rFonts w:ascii="Times New Roman" w:hAnsi="Times New Roman" w:cs="Times New Roman"/>
                <w:b w:val="0"/>
                <w:bCs w:val="0"/>
                <w:i w:val="0"/>
                <w:iCs w:val="0"/>
                <w:noProof/>
                <w:webHidden/>
              </w:rPr>
            </w:r>
            <w:r w:rsidRPr="00B91255">
              <w:rPr>
                <w:rFonts w:ascii="Times New Roman" w:hAnsi="Times New Roman" w:cs="Times New Roman"/>
                <w:b w:val="0"/>
                <w:bCs w:val="0"/>
                <w:i w:val="0"/>
                <w:iCs w:val="0"/>
                <w:noProof/>
                <w:webHidden/>
              </w:rPr>
              <w:fldChar w:fldCharType="separate"/>
            </w:r>
            <w:r w:rsidR="00927915">
              <w:rPr>
                <w:rFonts w:ascii="Times New Roman" w:hAnsi="Times New Roman" w:cs="Times New Roman"/>
                <w:b w:val="0"/>
                <w:bCs w:val="0"/>
                <w:i w:val="0"/>
                <w:iCs w:val="0"/>
                <w:noProof/>
                <w:webHidden/>
              </w:rPr>
              <w:t>158</w:t>
            </w:r>
            <w:r w:rsidRPr="00B91255">
              <w:rPr>
                <w:rFonts w:ascii="Times New Roman" w:hAnsi="Times New Roman" w:cs="Times New Roman"/>
                <w:b w:val="0"/>
                <w:bCs w:val="0"/>
                <w:i w:val="0"/>
                <w:iCs w:val="0"/>
                <w:noProof/>
                <w:webHidden/>
              </w:rPr>
              <w:fldChar w:fldCharType="end"/>
            </w:r>
          </w:hyperlink>
        </w:p>
        <w:p w14:paraId="6E097EBF" w14:textId="1E1EB569" w:rsidR="479597D9" w:rsidRPr="00550BEC" w:rsidRDefault="00B91255" w:rsidP="00550BEC">
          <w:pPr>
            <w:pStyle w:val="TOC1"/>
            <w:tabs>
              <w:tab w:val="right" w:leader="dot" w:pos="9360"/>
            </w:tabs>
          </w:pPr>
          <w:hyperlink w:anchor="_Toc233378249" w:history="1">
            <w:r w:rsidRPr="00B91255">
              <w:rPr>
                <w:rStyle w:val="Hyperlink"/>
                <w:rFonts w:ascii="Times New Roman" w:hAnsi="Times New Roman" w:cs="Times New Roman"/>
                <w:b w:val="0"/>
                <w:bCs w:val="0"/>
                <w:i w:val="0"/>
                <w:iCs w:val="0"/>
                <w:noProof/>
              </w:rPr>
              <w:t>20. Reference</w:t>
            </w:r>
            <w:r w:rsidRPr="00B91255">
              <w:rPr>
                <w:rFonts w:ascii="Times New Roman" w:hAnsi="Times New Roman" w:cs="Times New Roman"/>
                <w:b w:val="0"/>
                <w:bCs w:val="0"/>
                <w:i w:val="0"/>
                <w:iCs w:val="0"/>
                <w:noProof/>
                <w:webHidden/>
              </w:rPr>
              <w:tab/>
            </w:r>
            <w:r w:rsidRPr="00B91255">
              <w:rPr>
                <w:rFonts w:ascii="Times New Roman" w:hAnsi="Times New Roman" w:cs="Times New Roman"/>
                <w:b w:val="0"/>
                <w:bCs w:val="0"/>
                <w:i w:val="0"/>
                <w:iCs w:val="0"/>
                <w:noProof/>
                <w:webHidden/>
              </w:rPr>
              <w:fldChar w:fldCharType="begin"/>
            </w:r>
            <w:r w:rsidRPr="00B91255">
              <w:rPr>
                <w:rFonts w:ascii="Times New Roman" w:hAnsi="Times New Roman" w:cs="Times New Roman"/>
                <w:b w:val="0"/>
                <w:bCs w:val="0"/>
                <w:i w:val="0"/>
                <w:iCs w:val="0"/>
                <w:noProof/>
                <w:webHidden/>
              </w:rPr>
              <w:instrText xml:space="preserve"> PAGEREF _Toc233378249 \h </w:instrText>
            </w:r>
            <w:r w:rsidRPr="00B91255">
              <w:rPr>
                <w:rFonts w:ascii="Times New Roman" w:hAnsi="Times New Roman" w:cs="Times New Roman"/>
                <w:b w:val="0"/>
                <w:bCs w:val="0"/>
                <w:i w:val="0"/>
                <w:iCs w:val="0"/>
                <w:noProof/>
                <w:webHidden/>
              </w:rPr>
            </w:r>
            <w:r w:rsidRPr="00B91255">
              <w:rPr>
                <w:rFonts w:ascii="Times New Roman" w:hAnsi="Times New Roman" w:cs="Times New Roman"/>
                <w:b w:val="0"/>
                <w:bCs w:val="0"/>
                <w:i w:val="0"/>
                <w:iCs w:val="0"/>
                <w:noProof/>
                <w:webHidden/>
              </w:rPr>
              <w:fldChar w:fldCharType="separate"/>
            </w:r>
            <w:r w:rsidR="00927915">
              <w:rPr>
                <w:rFonts w:ascii="Times New Roman" w:hAnsi="Times New Roman" w:cs="Times New Roman"/>
                <w:b w:val="0"/>
                <w:bCs w:val="0"/>
                <w:i w:val="0"/>
                <w:iCs w:val="0"/>
                <w:noProof/>
                <w:webHidden/>
              </w:rPr>
              <w:t>160</w:t>
            </w:r>
            <w:r w:rsidRPr="00B91255">
              <w:rPr>
                <w:rFonts w:ascii="Times New Roman" w:hAnsi="Times New Roman" w:cs="Times New Roman"/>
                <w:b w:val="0"/>
                <w:bCs w:val="0"/>
                <w:i w:val="0"/>
                <w:iCs w:val="0"/>
                <w:noProof/>
                <w:webHidden/>
              </w:rPr>
              <w:fldChar w:fldCharType="end"/>
            </w:r>
          </w:hyperlink>
          <w:r w:rsidR="002B5A67" w:rsidRPr="00B91255">
            <w:rPr>
              <w:rFonts w:ascii="Times New Roman" w:hAnsi="Times New Roman" w:cs="Times New Roman"/>
              <w:b w:val="0"/>
              <w:bCs w:val="0"/>
              <w:i w:val="0"/>
              <w:iCs w:val="0"/>
              <w:lang w:val="zh-TW"/>
            </w:rPr>
            <w:fldChar w:fldCharType="end"/>
          </w:r>
        </w:p>
      </w:sdtContent>
    </w:sdt>
    <w:p w14:paraId="39E5E829" w14:textId="40E29D7E" w:rsidR="0012055C" w:rsidRPr="00D26C4B" w:rsidRDefault="00743270" w:rsidP="00D26C4B">
      <w:pPr>
        <w:rPr>
          <w:rFonts w:cs="Times New Roman"/>
          <w:sz w:val="32"/>
          <w:szCs w:val="32"/>
        </w:rPr>
      </w:pPr>
      <w:r w:rsidRPr="00F24057">
        <w:rPr>
          <w:rFonts w:eastAsia="Times New Roman" w:cs="Times New Roman"/>
        </w:rPr>
        <w:br w:type="page"/>
      </w:r>
      <w:bookmarkStart w:id="1" w:name="_Toc846593793"/>
      <w:bookmarkStart w:id="2" w:name="_Toc228099052"/>
      <w:bookmarkStart w:id="3" w:name="_Toc233377511"/>
      <w:bookmarkStart w:id="4" w:name="_Toc251766501"/>
      <w:bookmarkStart w:id="5" w:name="_Toc233378151"/>
      <w:r w:rsidR="3F0237AB" w:rsidRPr="00D26C4B">
        <w:rPr>
          <w:rFonts w:cs="Times New Roman"/>
          <w:sz w:val="32"/>
          <w:szCs w:val="32"/>
        </w:rPr>
        <w:t>1.</w:t>
      </w:r>
      <w:r w:rsidR="578658D2" w:rsidRPr="00D26C4B">
        <w:rPr>
          <w:rFonts w:cs="Times New Roman"/>
          <w:sz w:val="32"/>
          <w:szCs w:val="32"/>
        </w:rPr>
        <w:t xml:space="preserve"> </w:t>
      </w:r>
      <w:r w:rsidR="31C0B830" w:rsidRPr="00D26C4B">
        <w:rPr>
          <w:rFonts w:cs="Times New Roman"/>
          <w:sz w:val="32"/>
          <w:szCs w:val="32"/>
        </w:rPr>
        <w:t>Introduction</w:t>
      </w:r>
      <w:bookmarkEnd w:id="1"/>
      <w:bookmarkEnd w:id="2"/>
      <w:bookmarkEnd w:id="3"/>
      <w:bookmarkEnd w:id="4"/>
      <w:bookmarkEnd w:id="5"/>
    </w:p>
    <w:p w14:paraId="46F0BDBA" w14:textId="73FB77BE" w:rsidR="0012055C" w:rsidRPr="00F24057" w:rsidRDefault="168568F2" w:rsidP="002476FC">
      <w:pPr>
        <w:spacing w:line="276" w:lineRule="auto"/>
        <w:rPr>
          <w:rFonts w:eastAsia="Times New Roman" w:cs="Times New Roman"/>
        </w:rPr>
      </w:pPr>
      <w:r>
        <w:br/>
      </w:r>
      <w:r w:rsidR="31C0B830" w:rsidRPr="00F24057">
        <w:rPr>
          <w:rFonts w:eastAsia="Times New Roman" w:cs="Times New Roman"/>
        </w:rPr>
        <w:t xml:space="preserve">Premium Living Furniture Co. Ltd., founded in 2012 and headquartered in Hong Kong, has established itself as a premier manufacturer of high‑quality furniture and household goods. The company’s mission is to transform living spaces into stylish and functional environments by offering products that combine craftsmanship, innovation, and design excellence. Its product portfolio ranges from elegant sofas and dining sets to essential household items, all meticulously crafted to meet diverse customer needs. </w:t>
      </w:r>
    </w:p>
    <w:p w14:paraId="4BA3DDAD" w14:textId="44F1F76F" w:rsidR="0012055C" w:rsidRPr="00F24057" w:rsidRDefault="03470F98" w:rsidP="002476FC">
      <w:pPr>
        <w:spacing w:line="276" w:lineRule="auto"/>
        <w:rPr>
          <w:rFonts w:eastAsia="Times New Roman" w:cs="Times New Roman"/>
        </w:rPr>
      </w:pPr>
      <w:r w:rsidRPr="00F24057">
        <w:rPr>
          <w:rFonts w:eastAsia="Times New Roman" w:cs="Times New Roman"/>
        </w:rPr>
        <w:t xml:space="preserve">Over the past decade, Premium Living has expanded its operations beyond Hong Kong, managing four factories located in Mainland China, Vietnam, Thailand, and the Philippines. This regional presence enables the company to diversify production capabilities, optimize costs, and respond flexibly to market demands. With a workforce that includes 1,500 home planning specialists across 200 stores worldwide, Premium Living has built a reputation for personalized customer service and design consultation. </w:t>
      </w:r>
    </w:p>
    <w:p w14:paraId="77F52ACD" w14:textId="27B9DE94" w:rsidR="0012055C" w:rsidRPr="00F24057" w:rsidRDefault="469B46C5" w:rsidP="002476FC">
      <w:pPr>
        <w:spacing w:line="276" w:lineRule="auto"/>
        <w:rPr>
          <w:rFonts w:eastAsia="Times New Roman" w:cs="Times New Roman"/>
        </w:rPr>
      </w:pPr>
      <w:r w:rsidRPr="00F24057">
        <w:rPr>
          <w:rStyle w:val="21"/>
          <w:rFonts w:eastAsiaTheme="minorEastAsia"/>
        </w:rPr>
        <w:t xml:space="preserve">1.2 </w:t>
      </w:r>
      <w:r w:rsidR="31C0B830" w:rsidRPr="00F24057">
        <w:rPr>
          <w:rStyle w:val="21"/>
          <w:rFonts w:eastAsiaTheme="minorEastAsia"/>
        </w:rPr>
        <w:t>Strategic Transformation</w:t>
      </w:r>
      <w:r>
        <w:br/>
      </w:r>
      <w:r w:rsidR="31C0B830" w:rsidRPr="00F24057">
        <w:rPr>
          <w:rFonts w:eastAsia="Times New Roman" w:cs="Times New Roman"/>
        </w:rPr>
        <w:t xml:space="preserve">The company is currently undergoing a significant strategic transformation. Traditionally operating under a Business‑to‑Consumer (B2C) model, Premium Living is now adopting a hybrid approach that integrates both Business‑to‑Business (B2B) and B2C operations. This shift reflects broader industry trends, where manufacturers seek to strengthen brand identity, expand market reach, and secure long‑term partnerships with corporate clients. </w:t>
      </w:r>
    </w:p>
    <w:p w14:paraId="46334720" w14:textId="57C5CF5D" w:rsidR="0012055C" w:rsidRPr="00F24057" w:rsidRDefault="03470F98" w:rsidP="002476FC">
      <w:pPr>
        <w:spacing w:line="276" w:lineRule="auto"/>
        <w:rPr>
          <w:rFonts w:eastAsia="Times New Roman" w:cs="Times New Roman"/>
        </w:rPr>
      </w:pPr>
      <w:r w:rsidRPr="00F24057">
        <w:rPr>
          <w:rFonts w:eastAsia="Times New Roman" w:cs="Times New Roman"/>
        </w:rPr>
        <w:t xml:space="preserve">By positioning itself as both a manufacturer and a brand owner, Premium Living aims to elevate its role in the marketplace. The transition requires not only marketing innovation but also operational restructuring, particularly in the integration of information systems. A streamlined, centralized computer system is essential to support this dual business model, ensuring that both individual customers and corporate clients receive efficient, reliable, and responsive service. </w:t>
      </w:r>
    </w:p>
    <w:p w14:paraId="3F9FFECB" w14:textId="77777777" w:rsidR="00755EE0" w:rsidRPr="00F24057" w:rsidRDefault="00755EE0">
      <w:pPr>
        <w:rPr>
          <w:rStyle w:val="21"/>
          <w:rFonts w:eastAsiaTheme="minorEastAsia"/>
        </w:rPr>
      </w:pPr>
      <w:r w:rsidRPr="00F24057">
        <w:rPr>
          <w:rStyle w:val="21"/>
          <w:rFonts w:eastAsiaTheme="minorEastAsia"/>
        </w:rPr>
        <w:br w:type="page"/>
      </w:r>
    </w:p>
    <w:p w14:paraId="1E5DB845" w14:textId="784D115C" w:rsidR="0012055C" w:rsidRPr="00F24057" w:rsidRDefault="1CAC75F0" w:rsidP="002476FC">
      <w:pPr>
        <w:spacing w:line="276" w:lineRule="auto"/>
        <w:rPr>
          <w:rFonts w:eastAsia="Times New Roman" w:cs="Times New Roman"/>
        </w:rPr>
      </w:pPr>
      <w:r w:rsidRPr="00F24057">
        <w:rPr>
          <w:rStyle w:val="21"/>
          <w:rFonts w:eastAsiaTheme="minorEastAsia"/>
        </w:rPr>
        <w:t xml:space="preserve">1.3 </w:t>
      </w:r>
      <w:r w:rsidR="31C0B830" w:rsidRPr="00F24057">
        <w:rPr>
          <w:rStyle w:val="21"/>
          <w:rFonts w:eastAsiaTheme="minorEastAsia"/>
        </w:rPr>
        <w:t>Operational Procedures</w:t>
      </w:r>
      <w:r>
        <w:br/>
      </w:r>
      <w:r w:rsidR="31C0B830" w:rsidRPr="00F24057">
        <w:rPr>
          <w:rFonts w:eastAsia="Times New Roman" w:cs="Times New Roman"/>
        </w:rPr>
        <w:t xml:space="preserve">Premium Living’s operations are divided into two major categories: original furniture production and custom‑made furniture production. </w:t>
      </w:r>
    </w:p>
    <w:p w14:paraId="5D3E2D26" w14:textId="22D23C1A" w:rsidR="0012055C" w:rsidRPr="00F24057" w:rsidRDefault="03470F98" w:rsidP="002476FC">
      <w:pPr>
        <w:spacing w:line="276" w:lineRule="auto"/>
        <w:rPr>
          <w:rFonts w:eastAsia="Times New Roman" w:cs="Times New Roman"/>
        </w:rPr>
      </w:pPr>
      <w:r w:rsidRPr="00F24057">
        <w:rPr>
          <w:rFonts w:eastAsia="Times New Roman" w:cs="Times New Roman"/>
        </w:rPr>
        <w:t xml:space="preserve">In original production, the Furniture Design Department develops concepts based on market research, finalizes specifications, and passes them to the Production Department for manufacturing. </w:t>
      </w:r>
    </w:p>
    <w:p w14:paraId="547BD097" w14:textId="2A348D11" w:rsidR="0012055C" w:rsidRPr="00F24057" w:rsidRDefault="03470F98" w:rsidP="002476FC">
      <w:pPr>
        <w:spacing w:line="276" w:lineRule="auto"/>
        <w:rPr>
          <w:rFonts w:eastAsia="Times New Roman" w:cs="Times New Roman"/>
        </w:rPr>
      </w:pPr>
      <w:r w:rsidRPr="00F24057">
        <w:rPr>
          <w:rFonts w:eastAsia="Times New Roman" w:cs="Times New Roman"/>
        </w:rPr>
        <w:t>In custom‑made production, home planning specialists collaborate directly with customers to design furniture tailored to their preferences and spatial requirements. Once approved, these designs are transferred to production and inventory control for execution.</w:t>
      </w:r>
    </w:p>
    <w:p w14:paraId="21383B30" w14:textId="48EF4291" w:rsidR="0012055C" w:rsidRPr="00F24057" w:rsidRDefault="03470F98" w:rsidP="002476FC">
      <w:pPr>
        <w:spacing w:line="276" w:lineRule="auto"/>
        <w:rPr>
          <w:rFonts w:eastAsia="Times New Roman" w:cs="Times New Roman"/>
        </w:rPr>
      </w:pPr>
      <w:r w:rsidRPr="00F24057">
        <w:rPr>
          <w:rFonts w:eastAsia="Times New Roman" w:cs="Times New Roman"/>
        </w:rPr>
        <w:t xml:space="preserve">The production process itself follows a structured workflow of eight steps—tapping, cutting, F‑jointing, drilling, sanding, painting, varnishing, and drying. Each product is assigned a unique serial number for tracking, warranty, and inventory purposes. After production, goods are stored in warehouses, coordinated by the Logistics Department, and delivered to customers with accompanying documentation such as delivery notes and </w:t>
      </w:r>
      <w:proofErr w:type="gramStart"/>
      <w:r w:rsidRPr="00F24057">
        <w:rPr>
          <w:rFonts w:eastAsia="Times New Roman" w:cs="Times New Roman"/>
        </w:rPr>
        <w:t>reply</w:t>
      </w:r>
      <w:proofErr w:type="gramEnd"/>
      <w:r w:rsidRPr="00F24057">
        <w:rPr>
          <w:rFonts w:eastAsia="Times New Roman" w:cs="Times New Roman"/>
        </w:rPr>
        <w:t xml:space="preserve"> slips.</w:t>
      </w:r>
    </w:p>
    <w:p w14:paraId="1B82D81F" w14:textId="2311A8DD" w:rsidR="0012055C" w:rsidRPr="00F24057" w:rsidRDefault="78B242F5" w:rsidP="002476FC">
      <w:pPr>
        <w:spacing w:line="276" w:lineRule="auto"/>
        <w:rPr>
          <w:rFonts w:eastAsia="Times New Roman" w:cs="Times New Roman"/>
        </w:rPr>
      </w:pPr>
      <w:r w:rsidRPr="00F24057">
        <w:rPr>
          <w:rStyle w:val="21"/>
          <w:rFonts w:eastAsiaTheme="minorEastAsia"/>
        </w:rPr>
        <w:t xml:space="preserve">1.4 </w:t>
      </w:r>
      <w:r w:rsidR="31C0B830" w:rsidRPr="00F24057">
        <w:rPr>
          <w:rStyle w:val="21"/>
          <w:rFonts w:eastAsiaTheme="minorEastAsia"/>
        </w:rPr>
        <w:t>Challenges and Issues</w:t>
      </w:r>
      <w:r>
        <w:br/>
      </w:r>
      <w:r w:rsidR="31C0B830" w:rsidRPr="00F24057">
        <w:rPr>
          <w:rFonts w:eastAsia="Times New Roman" w:cs="Times New Roman"/>
        </w:rPr>
        <w:t xml:space="preserve">Despite its success, Premium Living faces several operational challenges that hinder efficiency and customer satisfaction: </w:t>
      </w:r>
    </w:p>
    <w:p w14:paraId="6263B408" w14:textId="31B5C4FD" w:rsidR="0012055C" w:rsidRPr="00F24057" w:rsidRDefault="03470F98" w:rsidP="002476FC">
      <w:pPr>
        <w:spacing w:line="276" w:lineRule="auto"/>
        <w:rPr>
          <w:rFonts w:eastAsia="Times New Roman" w:cs="Times New Roman"/>
        </w:rPr>
      </w:pPr>
      <w:r w:rsidRPr="00F24057">
        <w:rPr>
          <w:rFonts w:eastAsia="Times New Roman" w:cs="Times New Roman"/>
        </w:rPr>
        <w:t xml:space="preserve">Inventory Control: Material requests are submitted via non‑trackable emails, often lacking urgency levels or delivery dates. This leads to procurement delays and production disruptions. </w:t>
      </w:r>
    </w:p>
    <w:p w14:paraId="0043809E" w14:textId="330A9F88" w:rsidR="0012055C" w:rsidRPr="00F24057" w:rsidRDefault="03470F98" w:rsidP="002476FC">
      <w:pPr>
        <w:spacing w:line="276" w:lineRule="auto"/>
        <w:rPr>
          <w:rFonts w:eastAsia="Times New Roman" w:cs="Times New Roman"/>
        </w:rPr>
      </w:pPr>
      <w:r w:rsidRPr="00F24057">
        <w:rPr>
          <w:rFonts w:eastAsia="Times New Roman" w:cs="Times New Roman"/>
        </w:rPr>
        <w:t xml:space="preserve">Customer Service: Complaints are handled exclusively through phone calls, with no centralized system for logging or tracking issues. This results in inconsistent follow‑ups and prolonged resolution times. </w:t>
      </w:r>
    </w:p>
    <w:p w14:paraId="10B264F2" w14:textId="01B17E04" w:rsidR="0012055C" w:rsidRPr="00F24057" w:rsidRDefault="03470F98" w:rsidP="002476FC">
      <w:pPr>
        <w:spacing w:line="276" w:lineRule="auto"/>
        <w:rPr>
          <w:rFonts w:eastAsia="Times New Roman" w:cs="Times New Roman"/>
        </w:rPr>
      </w:pPr>
      <w:r w:rsidRPr="00F24057">
        <w:rPr>
          <w:rFonts w:eastAsia="Times New Roman" w:cs="Times New Roman"/>
        </w:rPr>
        <w:t>Sales Flexibility: Sales representatives cannot directly update delivery dates or product quantities in the system. Instead, they must rely on manual communication with logistics staff, causing inefficiencies and errors.</w:t>
      </w:r>
    </w:p>
    <w:p w14:paraId="58E8A751" w14:textId="64FB6041" w:rsidR="0012055C" w:rsidRPr="00F24057" w:rsidRDefault="03470F98" w:rsidP="002476FC">
      <w:pPr>
        <w:spacing w:line="276" w:lineRule="auto"/>
        <w:rPr>
          <w:rFonts w:eastAsia="Times New Roman" w:cs="Times New Roman"/>
        </w:rPr>
      </w:pPr>
      <w:r w:rsidRPr="00F24057">
        <w:rPr>
          <w:rFonts w:eastAsia="Times New Roman" w:cs="Times New Roman"/>
        </w:rPr>
        <w:t>These issues highlight the need for a centralized, role‑based, and trackable system that integrates communication across departments, enhances responsiveness, and ensures accountability.</w:t>
      </w:r>
    </w:p>
    <w:p w14:paraId="08217A10" w14:textId="52E37064" w:rsidR="53918F22" w:rsidRPr="00F24057" w:rsidRDefault="1A0E32CF" w:rsidP="00755EE0">
      <w:pPr>
        <w:spacing w:line="276" w:lineRule="auto"/>
        <w:rPr>
          <w:rFonts w:eastAsia="Times New Roman" w:cs="Times New Roman"/>
        </w:rPr>
      </w:pPr>
      <w:r w:rsidRPr="00F24057">
        <w:rPr>
          <w:rStyle w:val="21"/>
          <w:rFonts w:eastAsiaTheme="minorEastAsia"/>
        </w:rPr>
        <w:t xml:space="preserve">1.5 </w:t>
      </w:r>
      <w:r w:rsidR="31C0B830" w:rsidRPr="00F24057">
        <w:rPr>
          <w:rStyle w:val="21"/>
          <w:rFonts w:eastAsiaTheme="minorEastAsia"/>
        </w:rPr>
        <w:t>Conclusion</w:t>
      </w:r>
      <w:r>
        <w:br/>
      </w:r>
      <w:r w:rsidR="31C0B830" w:rsidRPr="00F24057">
        <w:rPr>
          <w:rFonts w:eastAsia="Times New Roman" w:cs="Times New Roman"/>
        </w:rPr>
        <w:t>Premium Living Furniture Co. Ltd. stands at a pivotal moment in its development, seeking to integrate technology into its operations to support strategic growth. The challenges in inventory control, customer service, and sales flexibility underscore the need for a centralized system that enhances efficiency and responsiveness. For students, this case study offers an invaluable opportunity to design and implement solutions that address real business problems, demonstrating the transformative power of information technology in modern enterprises</w:t>
      </w:r>
      <w:r w:rsidR="47602612" w:rsidRPr="00F24057">
        <w:rPr>
          <w:rFonts w:eastAsia="Times New Roman" w:cs="Times New Roman"/>
        </w:rPr>
        <w:t>.</w:t>
      </w:r>
    </w:p>
    <w:p w14:paraId="58FD4D25" w14:textId="359AC040" w:rsidR="51123751" w:rsidRPr="00F24057" w:rsidRDefault="7CAF49CA" w:rsidP="53918F22">
      <w:pPr>
        <w:pStyle w:val="Heading1"/>
        <w:rPr>
          <w:rFonts w:cs="Times New Roman"/>
        </w:rPr>
      </w:pPr>
      <w:bookmarkStart w:id="6" w:name="_Toc1107756294"/>
      <w:bookmarkStart w:id="7" w:name="_Toc564439901"/>
      <w:bookmarkStart w:id="8" w:name="_Toc233377512"/>
      <w:bookmarkStart w:id="9" w:name="_Toc233378152"/>
      <w:r w:rsidRPr="00F24057">
        <w:rPr>
          <w:rFonts w:cs="Times New Roman"/>
        </w:rPr>
        <w:t>2</w:t>
      </w:r>
      <w:r w:rsidR="09F22BF1" w:rsidRPr="00F24057">
        <w:rPr>
          <w:rFonts w:cs="Times New Roman"/>
        </w:rPr>
        <w:t>.</w:t>
      </w:r>
      <w:r w:rsidRPr="00F24057">
        <w:rPr>
          <w:rFonts w:cs="Times New Roman"/>
        </w:rPr>
        <w:t xml:space="preserve"> </w:t>
      </w:r>
      <w:r w:rsidR="587F9C48" w:rsidRPr="00F24057">
        <w:rPr>
          <w:rFonts w:cs="Times New Roman"/>
        </w:rPr>
        <w:t>Problem Findings</w:t>
      </w:r>
      <w:bookmarkEnd w:id="6"/>
      <w:bookmarkEnd w:id="7"/>
      <w:bookmarkEnd w:id="8"/>
      <w:bookmarkEnd w:id="9"/>
    </w:p>
    <w:p w14:paraId="53515513" w14:textId="6EB0A701" w:rsidR="6C97796A" w:rsidRPr="00F24057" w:rsidRDefault="6C97796A" w:rsidP="2C453215">
      <w:pPr>
        <w:pStyle w:val="Heading3"/>
        <w:rPr>
          <w:rFonts w:cs="Times New Roman"/>
        </w:rPr>
      </w:pPr>
      <w:bookmarkStart w:id="10" w:name="_Toc541846861"/>
      <w:bookmarkStart w:id="11" w:name="_Toc1088794367"/>
      <w:bookmarkStart w:id="12" w:name="_Toc233377513"/>
      <w:bookmarkStart w:id="13" w:name="_Toc233378153"/>
      <w:r w:rsidRPr="00F24057">
        <w:rPr>
          <w:rFonts w:cs="Times New Roman"/>
        </w:rPr>
        <w:t>2.1 Inventory and Material Request Process Issues</w:t>
      </w:r>
      <w:bookmarkEnd w:id="10"/>
      <w:bookmarkEnd w:id="11"/>
      <w:bookmarkEnd w:id="12"/>
      <w:bookmarkEnd w:id="13"/>
    </w:p>
    <w:p w14:paraId="6D364B59" w14:textId="26A84C26" w:rsidR="6C97796A" w:rsidRPr="00F24057" w:rsidRDefault="6C97796A" w:rsidP="2C453215">
      <w:pPr>
        <w:pStyle w:val="Heading3"/>
        <w:rPr>
          <w:rFonts w:cs="Times New Roman"/>
        </w:rPr>
      </w:pPr>
      <w:bookmarkStart w:id="14" w:name="_Toc1979433928"/>
      <w:bookmarkStart w:id="15" w:name="_Toc347708034"/>
      <w:bookmarkStart w:id="16" w:name="_Toc233377514"/>
      <w:bookmarkStart w:id="17" w:name="_Toc233378154"/>
      <w:r w:rsidRPr="00F24057">
        <w:rPr>
          <w:rFonts w:cs="Times New Roman"/>
        </w:rPr>
        <w:t>2.1.1 Unstructured Communication Channels</w:t>
      </w:r>
      <w:bookmarkEnd w:id="14"/>
      <w:bookmarkEnd w:id="15"/>
      <w:bookmarkEnd w:id="16"/>
      <w:bookmarkEnd w:id="17"/>
    </w:p>
    <w:p w14:paraId="0CD9A6D2" w14:textId="46056CB3" w:rsidR="6C97796A" w:rsidRPr="00F24057" w:rsidRDefault="6C97796A" w:rsidP="2C453215">
      <w:pPr>
        <w:rPr>
          <w:rFonts w:eastAsia="Times New Roman" w:cs="Times New Roman"/>
        </w:rPr>
      </w:pPr>
      <w:r w:rsidRPr="00F24057">
        <w:rPr>
          <w:rFonts w:eastAsia="Times New Roman" w:cs="Times New Roman"/>
        </w:rPr>
        <w:t xml:space="preserve">The current material request process between the Production Department and the Inventory Control Department relies heavily on unstructured communication methods such as non-trackable emails and phone calls. According to </w:t>
      </w:r>
      <w:r w:rsidR="1B91592D" w:rsidRPr="00F24057">
        <w:rPr>
          <w:rFonts w:eastAsia="Times New Roman" w:cs="Times New Roman"/>
        </w:rPr>
        <w:t>the</w:t>
      </w:r>
      <w:r w:rsidRPr="00F24057">
        <w:rPr>
          <w:rFonts w:eastAsia="Times New Roman" w:cs="Times New Roman"/>
        </w:rPr>
        <w:t xml:space="preserve"> </w:t>
      </w:r>
      <w:r w:rsidR="1C056DEA" w:rsidRPr="00F24057">
        <w:rPr>
          <w:rFonts w:eastAsia="Times New Roman" w:cs="Times New Roman"/>
        </w:rPr>
        <w:t>current company situation</w:t>
      </w:r>
      <w:r w:rsidRPr="00F24057">
        <w:rPr>
          <w:rFonts w:eastAsia="Times New Roman" w:cs="Times New Roman"/>
        </w:rPr>
        <w:t>, when production clerks require materials, they submit requests directly to the Inventory Control Department via email or phone. These email requests typically list only the required materials, quantities, and priority level, but lack a unified format and standardized content. More critically, these request emails are non-trackable and do not specify the required delivery date, making it difficult for inventory clerks to prioritize requests and plan procurement accordingly.</w:t>
      </w:r>
    </w:p>
    <w:p w14:paraId="4FA63001" w14:textId="060DE2ED" w:rsidR="3784A191" w:rsidRPr="00F24057" w:rsidRDefault="3784A191" w:rsidP="335FC5AB">
      <w:pPr>
        <w:rPr>
          <w:rFonts w:eastAsia="Times New Roman" w:cs="Times New Roman"/>
        </w:rPr>
      </w:pPr>
      <w:r w:rsidRPr="00F24057">
        <w:rPr>
          <w:rFonts w:eastAsia="Times New Roman" w:cs="Times New Roman"/>
          <w:b/>
        </w:rPr>
        <w:t>Solution</w:t>
      </w:r>
      <w:r w:rsidRPr="00F24057">
        <w:rPr>
          <w:rFonts w:eastAsia="Times New Roman" w:cs="Times New Roman"/>
        </w:rPr>
        <w:t>: Implement a standardized electronic material requisition form in the company's existing internal systems. This form includes required fields such as material name, quantity, and required delivery date, and automatically generates a unique tracking number, thus replacing disorganized emails and enabling more rational prioritization.</w:t>
      </w:r>
    </w:p>
    <w:p w14:paraId="2427C842" w14:textId="46A903E1" w:rsidR="6C97796A" w:rsidRPr="00F24057" w:rsidRDefault="6C97796A" w:rsidP="2C453215">
      <w:pPr>
        <w:pStyle w:val="Heading3"/>
        <w:rPr>
          <w:rFonts w:cs="Times New Roman"/>
        </w:rPr>
      </w:pPr>
      <w:bookmarkStart w:id="18" w:name="_Toc531975239"/>
      <w:bookmarkStart w:id="19" w:name="_Toc1020475809"/>
      <w:bookmarkStart w:id="20" w:name="_Toc233377515"/>
      <w:bookmarkStart w:id="21" w:name="_Toc233378155"/>
      <w:r w:rsidRPr="00F24057">
        <w:rPr>
          <w:rFonts w:cs="Times New Roman"/>
        </w:rPr>
        <w:t>2.1.2 Manual Verification and Confirmation Process</w:t>
      </w:r>
      <w:bookmarkEnd w:id="18"/>
      <w:bookmarkEnd w:id="19"/>
      <w:bookmarkEnd w:id="20"/>
      <w:bookmarkEnd w:id="21"/>
    </w:p>
    <w:p w14:paraId="3D7A9857" w14:textId="7D22D908" w:rsidR="6C97796A" w:rsidRPr="00F24057" w:rsidRDefault="6C97796A" w:rsidP="2C453215">
      <w:pPr>
        <w:rPr>
          <w:rFonts w:eastAsia="Times New Roman" w:cs="Times New Roman"/>
        </w:rPr>
      </w:pPr>
      <w:r w:rsidRPr="00F24057">
        <w:rPr>
          <w:rFonts w:eastAsia="Times New Roman" w:cs="Times New Roman"/>
        </w:rPr>
        <w:t>Upon receiving a request, raw material inventory clerks must manually check current stock records to confirm whether the required materials are available. If materials are sufficient, the clerk sends a simple email confirmation in reply. If stock levels fall below the designated threshold, the clerk must separately notify the appropriate personnel to initiate a replenishment order. The entire process relies entirely on manual operations and email communication, with no system-level automation or information sharing. Stock record updates, material reservations, and purchase order generation are not directly linked to production requests.</w:t>
      </w:r>
    </w:p>
    <w:p w14:paraId="6ABB772B" w14:textId="32D82BD4" w:rsidR="2E03E5D2" w:rsidRPr="00F24057" w:rsidRDefault="2E03E5D2" w:rsidP="335FC5AB">
      <w:pPr>
        <w:rPr>
          <w:rFonts w:eastAsia="Times New Roman" w:cs="Times New Roman"/>
          <w:b/>
        </w:rPr>
      </w:pPr>
      <w:r w:rsidRPr="00F24057">
        <w:rPr>
          <w:rFonts w:eastAsia="Times New Roman" w:cs="Times New Roman"/>
          <w:b/>
        </w:rPr>
        <w:t xml:space="preserve">Solution: </w:t>
      </w:r>
      <w:r w:rsidRPr="00F24057">
        <w:rPr>
          <w:rFonts w:eastAsia="Times New Roman" w:cs="Times New Roman"/>
        </w:rPr>
        <w:t>Add an automatic inventory check function to the electronic requisition form. When an employee submits a material requisition, the system immediately compares the quantity with the current inventory. If the inventory is sufficient, the system automatically sends a confirmation message and reserves the materials. If the inventory is insufficient, the system automatically sends an alert to the purchasing department—thus avoiding manual verification and email delays.</w:t>
      </w:r>
    </w:p>
    <w:p w14:paraId="264F3A84" w14:textId="680E29DC" w:rsidR="6C97796A" w:rsidRPr="00F24057" w:rsidRDefault="6C97796A" w:rsidP="2C453215">
      <w:pPr>
        <w:pStyle w:val="Heading3"/>
        <w:rPr>
          <w:rFonts w:cs="Times New Roman"/>
        </w:rPr>
      </w:pPr>
      <w:bookmarkStart w:id="22" w:name="_Toc1152943933"/>
      <w:bookmarkStart w:id="23" w:name="_Toc553376081"/>
      <w:bookmarkStart w:id="24" w:name="_Toc233377516"/>
      <w:bookmarkStart w:id="25" w:name="_Toc233378156"/>
      <w:r w:rsidRPr="00F24057">
        <w:rPr>
          <w:rFonts w:cs="Times New Roman"/>
        </w:rPr>
        <w:t>2.1.3 Negative Impact on Production Scheduling</w:t>
      </w:r>
      <w:bookmarkEnd w:id="22"/>
      <w:bookmarkEnd w:id="23"/>
      <w:bookmarkEnd w:id="24"/>
      <w:bookmarkEnd w:id="25"/>
    </w:p>
    <w:p w14:paraId="63275253" w14:textId="6D5B705B" w:rsidR="6C97796A" w:rsidRPr="00F24057" w:rsidRDefault="6C97796A" w:rsidP="2C453215">
      <w:pPr>
        <w:rPr>
          <w:rFonts w:eastAsia="Times New Roman" w:cs="Times New Roman"/>
        </w:rPr>
      </w:pPr>
      <w:r w:rsidRPr="00F24057">
        <w:rPr>
          <w:rFonts w:eastAsia="Times New Roman" w:cs="Times New Roman"/>
        </w:rPr>
        <w:t>Due to the lack of standardization and traceability in the material request process, procurement delays frequently occur. When inventory clerks fail to process requests in a timely manner or need additional time to verify information, the Production Department cannot obtain the required materials, resulting in disrupted production schedules. Production line downtime not only wastes human resources but also affects overall production progress and order delivery timelines. Additionally, the risk of stock shortages increases, as emergency procurement is often difficult to complete within a short timeframe.</w:t>
      </w:r>
    </w:p>
    <w:p w14:paraId="4257B0E4" w14:textId="043A3CC6" w:rsidR="413700AB" w:rsidRPr="00F24057" w:rsidRDefault="413700AB" w:rsidP="335FC5AB">
      <w:pPr>
        <w:rPr>
          <w:rFonts w:eastAsia="Times New Roman" w:cs="Times New Roman"/>
        </w:rPr>
      </w:pPr>
      <w:r w:rsidRPr="00F24057">
        <w:rPr>
          <w:rFonts w:eastAsia="Times New Roman" w:cs="Times New Roman"/>
          <w:b/>
        </w:rPr>
        <w:t>Solution</w:t>
      </w:r>
      <w:r w:rsidRPr="00F24057">
        <w:rPr>
          <w:rFonts w:eastAsia="Times New Roman" w:cs="Times New Roman"/>
        </w:rPr>
        <w:t>:</w:t>
      </w:r>
      <w:r w:rsidR="43E3C438" w:rsidRPr="00F24057">
        <w:rPr>
          <w:rFonts w:eastAsia="Times New Roman" w:cs="Times New Roman"/>
        </w:rPr>
        <w:t xml:space="preserve"> The material requisition system categorizes material purchases, prioritizing urgent requests. The system automatically sorts requests based on delivery dates. If a request remains unprocessed for more than two hours, the system will send a notification to management to prevent production delays.</w:t>
      </w:r>
    </w:p>
    <w:p w14:paraId="5ADB8446" w14:textId="69A00416" w:rsidR="6C97796A" w:rsidRPr="00F24057" w:rsidRDefault="6C97796A" w:rsidP="2C453215">
      <w:pPr>
        <w:pStyle w:val="Heading3"/>
        <w:rPr>
          <w:rFonts w:cs="Times New Roman"/>
          <w:color w:val="auto"/>
          <w:sz w:val="24"/>
          <w:szCs w:val="24"/>
        </w:rPr>
      </w:pPr>
      <w:bookmarkStart w:id="26" w:name="_Toc359290429"/>
      <w:bookmarkStart w:id="27" w:name="_Toc415355412"/>
      <w:bookmarkStart w:id="28" w:name="_Toc233377517"/>
      <w:bookmarkStart w:id="29" w:name="_Toc233378157"/>
      <w:r w:rsidRPr="00F24057">
        <w:rPr>
          <w:rFonts w:cs="Times New Roman"/>
        </w:rPr>
        <w:t>2.2 Customer Service and Complaint Management Issues</w:t>
      </w:r>
      <w:bookmarkEnd w:id="26"/>
      <w:bookmarkEnd w:id="27"/>
      <w:bookmarkEnd w:id="28"/>
      <w:bookmarkEnd w:id="29"/>
    </w:p>
    <w:p w14:paraId="10B9D1F4" w14:textId="251F6BF5" w:rsidR="6C97796A" w:rsidRPr="00F24057" w:rsidRDefault="6C97796A" w:rsidP="2C453215">
      <w:pPr>
        <w:pStyle w:val="Heading3"/>
        <w:rPr>
          <w:rFonts w:cs="Times New Roman"/>
          <w:color w:val="auto"/>
          <w:sz w:val="24"/>
          <w:szCs w:val="24"/>
        </w:rPr>
      </w:pPr>
      <w:bookmarkStart w:id="30" w:name="_Toc1053404469"/>
      <w:bookmarkStart w:id="31" w:name="_Toc2082621878"/>
      <w:bookmarkStart w:id="32" w:name="_Toc233377518"/>
      <w:bookmarkStart w:id="33" w:name="_Toc233378158"/>
      <w:r w:rsidRPr="00F24057">
        <w:rPr>
          <w:rFonts w:cs="Times New Roman"/>
        </w:rPr>
        <w:t>2.2.1 Reliance on Phone-Based Communication Only</w:t>
      </w:r>
      <w:bookmarkEnd w:id="30"/>
      <w:bookmarkEnd w:id="31"/>
      <w:bookmarkEnd w:id="32"/>
      <w:bookmarkEnd w:id="33"/>
    </w:p>
    <w:p w14:paraId="051D09F3" w14:textId="111A4A57" w:rsidR="6C97796A" w:rsidRPr="00F24057" w:rsidRDefault="6C97796A" w:rsidP="2C453215">
      <w:pPr>
        <w:rPr>
          <w:rFonts w:eastAsia="Times New Roman" w:cs="Times New Roman"/>
        </w:rPr>
      </w:pPr>
      <w:r w:rsidRPr="00F24057">
        <w:rPr>
          <w:rFonts w:eastAsia="Times New Roman" w:cs="Times New Roman"/>
        </w:rPr>
        <w:t>Currently, customer complaints and inquiries are handled exclusively through phone calls. Home planning specialists act as the first point of contact for customers, answering questions about product details, order status, delivery updates, and return policies. However, there is no centralized system to log, track, or escalate these customer issues. All customer interactions are conducted solely by phone, leaving no written or traceable records.</w:t>
      </w:r>
    </w:p>
    <w:p w14:paraId="28D6A6F4" w14:textId="54EDE12B" w:rsidR="3880EB75" w:rsidRPr="00F24057" w:rsidRDefault="236CB8DA" w:rsidP="335FC5AB">
      <w:pPr>
        <w:rPr>
          <w:rFonts w:eastAsia="Times New Roman" w:cs="Times New Roman"/>
        </w:rPr>
      </w:pPr>
      <w:r w:rsidRPr="00F24057">
        <w:rPr>
          <w:rFonts w:eastAsia="Times New Roman" w:cs="Times New Roman"/>
          <w:b/>
        </w:rPr>
        <w:t>Solution</w:t>
      </w:r>
      <w:r w:rsidRPr="00F24057">
        <w:rPr>
          <w:rFonts w:eastAsia="Times New Roman" w:cs="Times New Roman"/>
        </w:rPr>
        <w:t>:</w:t>
      </w:r>
      <w:r w:rsidR="25379E92" w:rsidRPr="00F24057">
        <w:rPr>
          <w:rFonts w:eastAsia="Times New Roman" w:cs="Times New Roman"/>
        </w:rPr>
        <w:t xml:space="preserve"> Implement a simple online complaint form on the company website. Customers simply need to enter their order number, name, email address, and problem details to submit a complaint. The system automatically generates a traceable work order with a unique ID, assigns it to the appropriate specialist, and records all updates.</w:t>
      </w:r>
    </w:p>
    <w:p w14:paraId="2B3E3B72" w14:textId="09C060A7" w:rsidR="6C97796A" w:rsidRPr="00F24057" w:rsidRDefault="6C97796A" w:rsidP="2C453215">
      <w:pPr>
        <w:pStyle w:val="Heading3"/>
        <w:rPr>
          <w:rFonts w:cs="Times New Roman"/>
          <w:color w:val="auto"/>
          <w:sz w:val="24"/>
          <w:szCs w:val="24"/>
        </w:rPr>
      </w:pPr>
      <w:bookmarkStart w:id="34" w:name="_Toc73164326"/>
      <w:bookmarkStart w:id="35" w:name="_Toc876362596"/>
      <w:bookmarkStart w:id="36" w:name="_Toc233377519"/>
      <w:bookmarkStart w:id="37" w:name="_Toc233378159"/>
      <w:r w:rsidRPr="00F24057">
        <w:rPr>
          <w:rFonts w:cs="Times New Roman"/>
        </w:rPr>
        <w:t>2.2.2 Manual Recording of Customer Interactions</w:t>
      </w:r>
      <w:bookmarkEnd w:id="34"/>
      <w:bookmarkEnd w:id="35"/>
      <w:bookmarkEnd w:id="36"/>
      <w:bookmarkEnd w:id="37"/>
    </w:p>
    <w:p w14:paraId="0DD1EE9B" w14:textId="6B803E42" w:rsidR="6C97796A" w:rsidRPr="00F24057" w:rsidRDefault="6C97796A" w:rsidP="2C453215">
      <w:pPr>
        <w:rPr>
          <w:rFonts w:eastAsia="Times New Roman" w:cs="Times New Roman"/>
        </w:rPr>
      </w:pPr>
      <w:r w:rsidRPr="00F24057">
        <w:rPr>
          <w:rFonts w:eastAsia="Times New Roman" w:cs="Times New Roman"/>
        </w:rPr>
        <w:t>According to</w:t>
      </w:r>
      <w:r w:rsidR="65B6E889" w:rsidRPr="00F24057">
        <w:rPr>
          <w:rFonts w:eastAsia="Times New Roman" w:cs="Times New Roman"/>
        </w:rPr>
        <w:t xml:space="preserve"> </w:t>
      </w:r>
      <w:r w:rsidR="53FB4436" w:rsidRPr="00F24057">
        <w:rPr>
          <w:rFonts w:eastAsia="Times New Roman" w:cs="Times New Roman"/>
        </w:rPr>
        <w:t>the</w:t>
      </w:r>
      <w:r w:rsidR="53F97C97" w:rsidRPr="00F24057">
        <w:rPr>
          <w:rFonts w:eastAsia="Times New Roman" w:cs="Times New Roman"/>
        </w:rPr>
        <w:t xml:space="preserve"> current company situation</w:t>
      </w:r>
      <w:r w:rsidRPr="00F24057">
        <w:rPr>
          <w:rFonts w:eastAsia="Times New Roman" w:cs="Times New Roman"/>
        </w:rPr>
        <w:t xml:space="preserve">, the Sales Department uses </w:t>
      </w:r>
      <w:r w:rsidR="5A6393E7" w:rsidRPr="00F24057">
        <w:rPr>
          <w:rFonts w:eastAsia="Times New Roman" w:cs="Times New Roman"/>
        </w:rPr>
        <w:t>handwritten</w:t>
      </w:r>
      <w:r w:rsidRPr="00F24057">
        <w:rPr>
          <w:rFonts w:eastAsia="Times New Roman" w:cs="Times New Roman"/>
        </w:rPr>
        <w:t xml:space="preserve"> log sheets to record customer interactions. When customers </w:t>
      </w:r>
      <w:r w:rsidR="72421CBC" w:rsidRPr="00F24057">
        <w:rPr>
          <w:rFonts w:eastAsia="Times New Roman" w:cs="Times New Roman"/>
        </w:rPr>
        <w:t>call</w:t>
      </w:r>
      <w:r w:rsidRPr="00F24057">
        <w:rPr>
          <w:rFonts w:eastAsia="Times New Roman" w:cs="Times New Roman"/>
        </w:rPr>
        <w:t xml:space="preserve"> inquiries or complaints, specialists manually record relevant information on paper forms for follow-up and personalized service purposes. This manual recording method has numerous limitations: the content recorded depends on each specialist's handwriting habits and level of detail; paper records are difficult to search, analyses, or share across departments; logbooks are prone to loss or damage; and multiple specialists cannot view a customer's complete interaction history in real time.</w:t>
      </w:r>
    </w:p>
    <w:p w14:paraId="339B65DC" w14:textId="6563CCC9" w:rsidR="02ACC9AE" w:rsidRPr="00F24057" w:rsidRDefault="02ACC9AE" w:rsidP="5BAF6716">
      <w:pPr>
        <w:rPr>
          <w:rFonts w:eastAsia="Times New Roman" w:cs="Times New Roman"/>
        </w:rPr>
      </w:pPr>
      <w:r w:rsidRPr="00F24057">
        <w:rPr>
          <w:rFonts w:eastAsia="Times New Roman" w:cs="Times New Roman"/>
          <w:b/>
        </w:rPr>
        <w:t>Solution</w:t>
      </w:r>
      <w:r w:rsidRPr="00F24057">
        <w:rPr>
          <w:rFonts w:eastAsia="Times New Roman" w:cs="Times New Roman"/>
        </w:rPr>
        <w:t>:</w:t>
      </w:r>
      <w:r w:rsidR="32B20A8F" w:rsidRPr="00F24057">
        <w:rPr>
          <w:rFonts w:eastAsia="Times New Roman" w:cs="Times New Roman"/>
        </w:rPr>
        <w:t xml:space="preserve"> Replace handwritten log sheets with a shared digital log. Specialists type customer interactions into fields—name, order number, issue, date—ensuring consistent, legible records. All entries are searchable, accessible to multiple specialists in real time, and securely stored to prevent loss or damage.</w:t>
      </w:r>
    </w:p>
    <w:p w14:paraId="7A59A26B" w14:textId="6FCF1C4C" w:rsidR="02ACC9AE" w:rsidRPr="00F24057" w:rsidRDefault="02ACC9AE" w:rsidP="335FC5AB">
      <w:pPr>
        <w:rPr>
          <w:rFonts w:eastAsia="Times New Roman" w:cs="Times New Roman"/>
        </w:rPr>
      </w:pPr>
    </w:p>
    <w:p w14:paraId="01C265C3" w14:textId="09211C4B" w:rsidR="6C97796A" w:rsidRPr="00F24057" w:rsidRDefault="6C97796A" w:rsidP="5BAF6716">
      <w:pPr>
        <w:pStyle w:val="Heading3"/>
        <w:rPr>
          <w:rFonts w:cs="Times New Roman"/>
        </w:rPr>
      </w:pPr>
      <w:bookmarkStart w:id="38" w:name="_Toc263452655"/>
      <w:bookmarkStart w:id="39" w:name="_Toc958532570"/>
      <w:bookmarkStart w:id="40" w:name="_Toc233377520"/>
      <w:bookmarkStart w:id="41" w:name="_Toc233378160"/>
      <w:r w:rsidRPr="00F24057">
        <w:rPr>
          <w:rFonts w:cs="Times New Roman"/>
        </w:rPr>
        <w:t>2.2.3 Lack of Process-Oriented Complaint Handling</w:t>
      </w:r>
      <w:bookmarkEnd w:id="38"/>
      <w:bookmarkEnd w:id="39"/>
      <w:bookmarkEnd w:id="40"/>
      <w:bookmarkEnd w:id="41"/>
    </w:p>
    <w:p w14:paraId="1E0BDDF3" w14:textId="2F9492EC" w:rsidR="6C97796A" w:rsidRPr="00F24057" w:rsidRDefault="6C97796A" w:rsidP="2C453215">
      <w:pPr>
        <w:rPr>
          <w:rFonts w:eastAsia="Times New Roman" w:cs="Times New Roman"/>
        </w:rPr>
      </w:pPr>
      <w:r w:rsidRPr="00F24057">
        <w:rPr>
          <w:rFonts w:eastAsia="Times New Roman" w:cs="Times New Roman"/>
        </w:rPr>
        <w:t>When customers report damaged, delayed, or incorrect products, specialists record the complaint and product serial number for investigation. Solutions may include repairs, replacements, refunds, or escalation to relevant departments. However, the entire process has no clear workflow guidance. The assignment, processing, escalation, and closure of complaints all depend on individual specialists' judgment and sense of responsibility. There are no uniform standards for follow-up timing and methods, leading to unpredictable outcomes.</w:t>
      </w:r>
    </w:p>
    <w:p w14:paraId="4FEECAEE" w14:textId="1E92E880" w:rsidR="661D4909" w:rsidRPr="00F24057" w:rsidRDefault="0FE4E4EE" w:rsidP="335FC5AB">
      <w:pPr>
        <w:rPr>
          <w:rFonts w:eastAsia="Times New Roman" w:cs="Times New Roman"/>
        </w:rPr>
      </w:pPr>
      <w:r w:rsidRPr="00F24057">
        <w:rPr>
          <w:rFonts w:eastAsia="Times New Roman" w:cs="Times New Roman"/>
          <w:b/>
        </w:rPr>
        <w:t>Solution</w:t>
      </w:r>
      <w:r w:rsidRPr="00F24057">
        <w:rPr>
          <w:rFonts w:eastAsia="Times New Roman" w:cs="Times New Roman"/>
        </w:rPr>
        <w:t>:</w:t>
      </w:r>
      <w:r w:rsidR="4E09295C" w:rsidRPr="00F24057">
        <w:rPr>
          <w:rFonts w:eastAsia="Times New Roman" w:cs="Times New Roman"/>
        </w:rPr>
        <w:t xml:space="preserve"> Create a simple complaint tracking template in Google Sheets, including date, customer, order number, issue type, responsible person, status, and follow-up date. A specialist records the complaint and sets the follow-up date. Managers review it weekly to ensure timely resolution.</w:t>
      </w:r>
    </w:p>
    <w:p w14:paraId="018F40E8" w14:textId="5A2B77B4" w:rsidR="6C97796A" w:rsidRPr="00F24057" w:rsidRDefault="6C97796A" w:rsidP="2C453215">
      <w:pPr>
        <w:pStyle w:val="Heading3"/>
        <w:rPr>
          <w:rFonts w:cs="Times New Roman"/>
          <w:color w:val="auto"/>
          <w:sz w:val="24"/>
          <w:szCs w:val="24"/>
        </w:rPr>
      </w:pPr>
      <w:bookmarkStart w:id="42" w:name="_Toc201572830"/>
      <w:bookmarkStart w:id="43" w:name="_Toc93660400"/>
      <w:bookmarkStart w:id="44" w:name="_Toc233377521"/>
      <w:bookmarkStart w:id="45" w:name="_Toc233378161"/>
      <w:r w:rsidRPr="00F24057">
        <w:rPr>
          <w:rFonts w:cs="Times New Roman"/>
        </w:rPr>
        <w:t>2.2.4 Impact on Customer Satisfaction</w:t>
      </w:r>
      <w:bookmarkEnd w:id="42"/>
      <w:bookmarkEnd w:id="43"/>
      <w:bookmarkEnd w:id="44"/>
      <w:bookmarkEnd w:id="45"/>
    </w:p>
    <w:p w14:paraId="681F3F95" w14:textId="0DD0F6AF" w:rsidR="6C97796A" w:rsidRPr="00F24057" w:rsidRDefault="65A90E11" w:rsidP="2C453215">
      <w:pPr>
        <w:rPr>
          <w:rFonts w:eastAsia="Times New Roman" w:cs="Times New Roman"/>
        </w:rPr>
      </w:pPr>
      <w:r w:rsidRPr="00F24057">
        <w:rPr>
          <w:rFonts w:eastAsia="Times New Roman" w:cs="Times New Roman"/>
        </w:rPr>
        <w:t>M</w:t>
      </w:r>
      <w:r w:rsidR="6C97796A" w:rsidRPr="00F24057">
        <w:rPr>
          <w:rFonts w:eastAsia="Times New Roman" w:cs="Times New Roman"/>
        </w:rPr>
        <w:t>anual and phone-based complaint handling approach leads to inconsistent follow-ups, prolonged resolution times, and a lack of accountability. Customers may need to call multiple times to inquire about progress, often having to repeat their issue description each time because different specialists cannot access previous communication records. This inefficient service experience directly negatively impacts customer satisfaction and brand reputation.</w:t>
      </w:r>
    </w:p>
    <w:p w14:paraId="351A41B2" w14:textId="6A453058" w:rsidR="55E7A7E3" w:rsidRPr="00F24057" w:rsidRDefault="3F98F533" w:rsidP="335FC5AB">
      <w:pPr>
        <w:rPr>
          <w:rFonts w:eastAsia="Times New Roman" w:cs="Times New Roman"/>
        </w:rPr>
      </w:pPr>
      <w:r w:rsidRPr="00F24057">
        <w:rPr>
          <w:rFonts w:eastAsia="Times New Roman" w:cs="Times New Roman"/>
          <w:b/>
        </w:rPr>
        <w:t>Solution: After</w:t>
      </w:r>
      <w:r w:rsidR="4185D580" w:rsidRPr="00F24057">
        <w:rPr>
          <w:rFonts w:eastAsia="Times New Roman" w:cs="Times New Roman"/>
        </w:rPr>
        <w:t xml:space="preserve"> each complaint call, specialists send a brief text confirming receipt and providing a case number. Customers receive automatic updates when status changes, eliminating repeat calls and ensuring they stay informed without chasing progress.</w:t>
      </w:r>
    </w:p>
    <w:p w14:paraId="6D793CBC" w14:textId="4C5B57B9" w:rsidR="6C97796A" w:rsidRPr="00F24057" w:rsidRDefault="6C97796A" w:rsidP="2C453215">
      <w:pPr>
        <w:pStyle w:val="Heading3"/>
        <w:rPr>
          <w:rFonts w:cs="Times New Roman"/>
          <w:color w:val="auto"/>
          <w:sz w:val="24"/>
          <w:szCs w:val="24"/>
        </w:rPr>
      </w:pPr>
      <w:bookmarkStart w:id="46" w:name="_Toc1801878324"/>
      <w:bookmarkStart w:id="47" w:name="_Toc1689359197"/>
      <w:bookmarkStart w:id="48" w:name="_Toc233377522"/>
      <w:bookmarkStart w:id="49" w:name="_Toc233378162"/>
      <w:r w:rsidRPr="00F24057">
        <w:rPr>
          <w:rFonts w:cs="Times New Roman"/>
        </w:rPr>
        <w:t>2.2.5 Ineffective Utilization of Customer Feedback</w:t>
      </w:r>
      <w:bookmarkEnd w:id="46"/>
      <w:bookmarkEnd w:id="47"/>
      <w:bookmarkEnd w:id="48"/>
      <w:bookmarkEnd w:id="49"/>
    </w:p>
    <w:p w14:paraId="0CE59979" w14:textId="5C75F9C3" w:rsidR="6C97796A" w:rsidRPr="00F24057" w:rsidRDefault="6C97796A" w:rsidP="2C453215">
      <w:pPr>
        <w:rPr>
          <w:rFonts w:eastAsia="Times New Roman" w:cs="Times New Roman"/>
        </w:rPr>
      </w:pPr>
      <w:r w:rsidRPr="00F24057">
        <w:rPr>
          <w:rFonts w:eastAsia="Times New Roman" w:cs="Times New Roman"/>
        </w:rPr>
        <w:t>Customer feedback collected through phone calls and handwritten logs is not systematically captured or analyzed. The company struggles to identify complaint trends, frequently occurring issue types, and areas for service improvement. These valuable customer voices remain only in the memories of individual specialists and cannot be transformed into insights for product optimization, service enhancement, or process improvement.</w:t>
      </w:r>
    </w:p>
    <w:p w14:paraId="6B7CF778" w14:textId="077748D9" w:rsidR="7827D71F" w:rsidRPr="00F24057" w:rsidRDefault="7827D71F" w:rsidP="5BAF6716">
      <w:pPr>
        <w:rPr>
          <w:rFonts w:eastAsia="Times New Roman" w:cs="Times New Roman"/>
        </w:rPr>
      </w:pPr>
      <w:r w:rsidRPr="00F24057">
        <w:rPr>
          <w:rFonts w:eastAsia="Times New Roman" w:cs="Times New Roman"/>
          <w:b/>
        </w:rPr>
        <w:t>Solution</w:t>
      </w:r>
      <w:r w:rsidRPr="00F24057">
        <w:rPr>
          <w:rFonts w:eastAsia="Times New Roman" w:cs="Times New Roman"/>
        </w:rPr>
        <w:t>:</w:t>
      </w:r>
      <w:r w:rsidR="731E789C" w:rsidRPr="00F24057">
        <w:rPr>
          <w:rFonts w:eastAsia="Times New Roman" w:cs="Times New Roman"/>
        </w:rPr>
        <w:t xml:space="preserve"> Create a simple complaint tracking spreadsheet and categorize complaints, such as damaged goods, delayed delivery. Specialists select a category for each complaint. Monthly, sort and analyze complaints by category to identify key issues, enabling targeted improvements without the need for complex analytics tools.</w:t>
      </w:r>
    </w:p>
    <w:p w14:paraId="41C10D1B" w14:textId="158FBC89" w:rsidR="6C97796A" w:rsidRPr="00F24057" w:rsidRDefault="6C97796A" w:rsidP="2C453215">
      <w:pPr>
        <w:pStyle w:val="Heading3"/>
        <w:rPr>
          <w:rFonts w:cs="Times New Roman"/>
          <w:color w:val="auto"/>
          <w:sz w:val="24"/>
          <w:szCs w:val="24"/>
        </w:rPr>
      </w:pPr>
      <w:bookmarkStart w:id="50" w:name="_Toc92234646"/>
      <w:bookmarkStart w:id="51" w:name="_Toc1941712329"/>
      <w:bookmarkStart w:id="52" w:name="_Toc233377523"/>
      <w:bookmarkStart w:id="53" w:name="_Toc233378163"/>
      <w:r w:rsidRPr="00F24057">
        <w:rPr>
          <w:rFonts w:cs="Times New Roman"/>
        </w:rPr>
        <w:t>2.3 Lack of Flexibility in Sales and Operational Data</w:t>
      </w:r>
      <w:bookmarkEnd w:id="50"/>
      <w:bookmarkEnd w:id="51"/>
      <w:bookmarkEnd w:id="52"/>
      <w:bookmarkEnd w:id="53"/>
    </w:p>
    <w:p w14:paraId="0ED3730C" w14:textId="085B8ED6" w:rsidR="6C97796A" w:rsidRPr="00F24057" w:rsidRDefault="6C97796A" w:rsidP="2C453215">
      <w:pPr>
        <w:pStyle w:val="Heading3"/>
        <w:rPr>
          <w:rFonts w:cs="Times New Roman"/>
          <w:color w:val="auto"/>
          <w:sz w:val="24"/>
          <w:szCs w:val="24"/>
        </w:rPr>
      </w:pPr>
      <w:bookmarkStart w:id="54" w:name="_Toc329708925"/>
      <w:bookmarkStart w:id="55" w:name="_Toc2091621161"/>
      <w:bookmarkStart w:id="56" w:name="_Toc233377524"/>
      <w:bookmarkStart w:id="57" w:name="_Toc233378164"/>
      <w:r w:rsidRPr="00F24057">
        <w:rPr>
          <w:rFonts w:cs="Times New Roman"/>
        </w:rPr>
        <w:t>2.3.1 Inability to Directly Modify Order Data</w:t>
      </w:r>
      <w:bookmarkEnd w:id="54"/>
      <w:bookmarkEnd w:id="55"/>
      <w:bookmarkEnd w:id="56"/>
      <w:bookmarkEnd w:id="57"/>
    </w:p>
    <w:p w14:paraId="6ECE1FB6" w14:textId="45BC7CB9" w:rsidR="6C97796A" w:rsidRPr="00F24057" w:rsidRDefault="6C97796A" w:rsidP="2C453215">
      <w:pPr>
        <w:rPr>
          <w:rFonts w:eastAsia="Times New Roman" w:cs="Times New Roman"/>
        </w:rPr>
      </w:pPr>
      <w:r w:rsidRPr="00F24057">
        <w:rPr>
          <w:rFonts w:eastAsia="Times New Roman" w:cs="Times New Roman"/>
        </w:rPr>
        <w:t xml:space="preserve">Sales representatives currently face significant limitations when attempting to modify operational data. </w:t>
      </w:r>
      <w:r w:rsidR="37DCDF72" w:rsidRPr="00F24057">
        <w:rPr>
          <w:rFonts w:eastAsia="Times New Roman" w:cs="Times New Roman"/>
        </w:rPr>
        <w:t>When</w:t>
      </w:r>
      <w:r w:rsidRPr="00F24057">
        <w:rPr>
          <w:rFonts w:eastAsia="Times New Roman" w:cs="Times New Roman"/>
        </w:rPr>
        <w:t xml:space="preserve"> customers request changes to delivery dates or product quantities, sales staff cannot make these adjustments directly in the system. The existing system lacks flexible, role-based access controls, allowing sales personnel to view order information only, without </w:t>
      </w:r>
      <w:r w:rsidR="33FBFD49" w:rsidRPr="00F24057">
        <w:rPr>
          <w:rFonts w:eastAsia="Times New Roman" w:cs="Times New Roman"/>
        </w:rPr>
        <w:t>authorization</w:t>
      </w:r>
      <w:r w:rsidRPr="00F24057">
        <w:rPr>
          <w:rFonts w:eastAsia="Times New Roman" w:cs="Times New Roman"/>
        </w:rPr>
        <w:t xml:space="preserve"> to modify key fields.</w:t>
      </w:r>
    </w:p>
    <w:p w14:paraId="610111D4" w14:textId="0785F1A2" w:rsidR="1E1D142E" w:rsidRPr="00F24057" w:rsidRDefault="1E1D142E" w:rsidP="5BAF6716">
      <w:pPr>
        <w:rPr>
          <w:rFonts w:eastAsia="Times New Roman" w:cs="Times New Roman"/>
        </w:rPr>
      </w:pPr>
      <w:r w:rsidRPr="00F24057">
        <w:rPr>
          <w:rFonts w:eastAsia="Times New Roman" w:cs="Times New Roman"/>
          <w:b/>
        </w:rPr>
        <w:t>Solution</w:t>
      </w:r>
      <w:r w:rsidRPr="00F24057">
        <w:rPr>
          <w:rFonts w:eastAsia="Times New Roman" w:cs="Times New Roman"/>
        </w:rPr>
        <w:t>:</w:t>
      </w:r>
      <w:r w:rsidR="0BB94B54" w:rsidRPr="00F24057">
        <w:rPr>
          <w:rFonts w:eastAsia="system-ui" w:cs="Times New Roman"/>
          <w:color w:val="0F1115"/>
        </w:rPr>
        <w:t xml:space="preserve"> </w:t>
      </w:r>
      <w:r w:rsidR="5F188467" w:rsidRPr="00F24057">
        <w:rPr>
          <w:rFonts w:eastAsia="Times New Roman" w:cs="Times New Roman"/>
          <w:color w:val="0F1115"/>
        </w:rPr>
        <w:t>Grant sales representatives' permission to edit delivery dates and quantities in the system, while locking key data such as prices. All changes will be logged, including the editing time and the editor's name. The system will automatically send notifications to remind the logistics department to update information, ensure timely coordination, and avoid email delays.</w:t>
      </w:r>
    </w:p>
    <w:p w14:paraId="284779E3" w14:textId="5748DE4D" w:rsidR="6C97796A" w:rsidRPr="00F24057" w:rsidRDefault="6C97796A" w:rsidP="2C453215">
      <w:pPr>
        <w:pStyle w:val="Heading3"/>
        <w:rPr>
          <w:rFonts w:cs="Times New Roman"/>
          <w:color w:val="auto"/>
          <w:sz w:val="24"/>
          <w:szCs w:val="24"/>
        </w:rPr>
      </w:pPr>
      <w:bookmarkStart w:id="58" w:name="_Toc1593772530"/>
      <w:bookmarkStart w:id="59" w:name="_Toc1332353043"/>
      <w:bookmarkStart w:id="60" w:name="_Toc233377525"/>
      <w:bookmarkStart w:id="61" w:name="_Toc233378165"/>
      <w:r w:rsidRPr="00F24057">
        <w:rPr>
          <w:rFonts w:cs="Times New Roman"/>
        </w:rPr>
        <w:t>2.3.2 Reliance on Cross-Departmental Email Communication</w:t>
      </w:r>
      <w:bookmarkEnd w:id="58"/>
      <w:bookmarkEnd w:id="59"/>
      <w:bookmarkEnd w:id="60"/>
      <w:bookmarkEnd w:id="61"/>
    </w:p>
    <w:p w14:paraId="2CC263C8" w14:textId="3D703A69" w:rsidR="6C97796A" w:rsidRPr="00F24057" w:rsidRDefault="6C97796A" w:rsidP="2C453215">
      <w:pPr>
        <w:rPr>
          <w:rFonts w:eastAsia="Times New Roman" w:cs="Times New Roman"/>
        </w:rPr>
      </w:pPr>
      <w:r w:rsidRPr="00F24057">
        <w:rPr>
          <w:rFonts w:eastAsia="Times New Roman" w:cs="Times New Roman"/>
        </w:rPr>
        <w:t>Any order modification request must be communicated via email to the Logistics Department, where logistics clerks manually update the system. This process involves multiple steps: sales representatives draft emails explaining the modification details, send them to the logistics department's shared mailbox or designated personnel, logistics clerks verify the information upon receipt, manually modify system records, and finally reply via email to confirm completion. The entire process relies entirely on manual operations and email correspondence.</w:t>
      </w:r>
    </w:p>
    <w:p w14:paraId="6EC098EF" w14:textId="086BD0ED" w:rsidR="663104E1" w:rsidRPr="00F24057" w:rsidRDefault="663104E1" w:rsidP="335FC5AB">
      <w:pPr>
        <w:rPr>
          <w:rFonts w:eastAsia="Times New Roman" w:cs="Times New Roman"/>
        </w:rPr>
      </w:pPr>
      <w:r w:rsidRPr="00F24057">
        <w:rPr>
          <w:rFonts w:eastAsia="Times New Roman" w:cs="Times New Roman"/>
          <w:b/>
        </w:rPr>
        <w:t>Solution</w:t>
      </w:r>
      <w:r w:rsidRPr="00F24057">
        <w:rPr>
          <w:rFonts w:eastAsia="Times New Roman" w:cs="Times New Roman"/>
        </w:rPr>
        <w:t>:</w:t>
      </w:r>
      <w:r w:rsidR="35EEA573" w:rsidRPr="00F24057">
        <w:rPr>
          <w:rFonts w:eastAsia="Times New Roman" w:cs="Times New Roman"/>
        </w:rPr>
        <w:t xml:space="preserve"> Replace email with shared files. Sales staff directly enter timed order change information into the shared log. Logistics personnel receive instant notifications, verify details, and update the official system. All information is visible to both teams in real time. This eliminates back-and-forth email communication, reduces human error, and speeds up order modification.</w:t>
      </w:r>
    </w:p>
    <w:p w14:paraId="70617D4B" w14:textId="6C3B6D6C" w:rsidR="6C97796A" w:rsidRPr="00F24057" w:rsidRDefault="6C97796A" w:rsidP="2C453215">
      <w:pPr>
        <w:pStyle w:val="Heading3"/>
        <w:rPr>
          <w:rFonts w:cs="Times New Roman"/>
          <w:color w:val="auto"/>
          <w:sz w:val="24"/>
          <w:szCs w:val="24"/>
        </w:rPr>
      </w:pPr>
      <w:bookmarkStart w:id="62" w:name="_Toc909688336"/>
      <w:bookmarkStart w:id="63" w:name="_Toc1476790699"/>
      <w:bookmarkStart w:id="64" w:name="_Toc233377526"/>
      <w:bookmarkStart w:id="65" w:name="_Toc233378166"/>
      <w:r w:rsidRPr="00F24057">
        <w:rPr>
          <w:rFonts w:cs="Times New Roman"/>
        </w:rPr>
        <w:t>2.3.</w:t>
      </w:r>
      <w:r w:rsidR="39018A5E" w:rsidRPr="00F24057">
        <w:rPr>
          <w:rFonts w:cs="Times New Roman"/>
        </w:rPr>
        <w:t>3</w:t>
      </w:r>
      <w:r w:rsidRPr="00F24057">
        <w:rPr>
          <w:rFonts w:cs="Times New Roman"/>
        </w:rPr>
        <w:t xml:space="preserve"> Increased Risk of Order Errors</w:t>
      </w:r>
      <w:bookmarkEnd w:id="62"/>
      <w:bookmarkEnd w:id="63"/>
      <w:bookmarkEnd w:id="64"/>
      <w:bookmarkEnd w:id="65"/>
    </w:p>
    <w:p w14:paraId="256C13D2" w14:textId="1E9CA3E3" w:rsidR="6C97796A" w:rsidRPr="00F24057" w:rsidRDefault="6C97796A" w:rsidP="2C453215">
      <w:pPr>
        <w:rPr>
          <w:rFonts w:eastAsia="Times New Roman" w:cs="Times New Roman"/>
        </w:rPr>
      </w:pPr>
      <w:r w:rsidRPr="00F24057">
        <w:rPr>
          <w:rFonts w:eastAsia="Times New Roman" w:cs="Times New Roman"/>
        </w:rPr>
        <w:t xml:space="preserve">The manual email-based modification process increases the risk of order errors. Email content may be unclear, incomplete, or contain typographical errors; logistics clerks may misread or incorrectly enter data during manual entry; emails may be forwarded to wrong personnel for processing. Any error at any stage can result in </w:t>
      </w:r>
      <w:r w:rsidR="052C2319" w:rsidRPr="00F24057">
        <w:rPr>
          <w:rFonts w:eastAsia="Times New Roman" w:cs="Times New Roman"/>
        </w:rPr>
        <w:t>order of</w:t>
      </w:r>
      <w:r w:rsidRPr="00F24057">
        <w:rPr>
          <w:rFonts w:eastAsia="Times New Roman" w:cs="Times New Roman"/>
        </w:rPr>
        <w:t xml:space="preserve"> information that does not match customer requirements.</w:t>
      </w:r>
    </w:p>
    <w:p w14:paraId="615977BD" w14:textId="5E972FA3" w:rsidR="6E34467E" w:rsidRPr="00F24057" w:rsidRDefault="6E34467E" w:rsidP="335FC5AB">
      <w:pPr>
        <w:rPr>
          <w:rFonts w:eastAsia="Times New Roman" w:cs="Times New Roman"/>
        </w:rPr>
      </w:pPr>
      <w:r w:rsidRPr="00F24057">
        <w:rPr>
          <w:rFonts w:eastAsia="Times New Roman" w:cs="Times New Roman"/>
          <w:b/>
        </w:rPr>
        <w:t>Solution</w:t>
      </w:r>
      <w:r w:rsidRPr="00F24057">
        <w:rPr>
          <w:rFonts w:eastAsia="Times New Roman" w:cs="Times New Roman"/>
        </w:rPr>
        <w:t>:</w:t>
      </w:r>
      <w:r w:rsidR="2998572D" w:rsidRPr="00F24057">
        <w:rPr>
          <w:rFonts w:eastAsia="Times New Roman" w:cs="Times New Roman"/>
        </w:rPr>
        <w:t xml:space="preserve"> Replace email modifications with an online form that includes the order number, customer name, and type. Submitted information goes directly into a shared log visible to both teams. Logistics personnel verify and update data from the same data source, eliminating the risk of manual input errors and communication breakdowns.</w:t>
      </w:r>
    </w:p>
    <w:p w14:paraId="5E25A8C4" w14:textId="2364CEA7" w:rsidR="6C97796A" w:rsidRPr="00F24057" w:rsidRDefault="6C97796A" w:rsidP="31198875">
      <w:pPr>
        <w:pStyle w:val="Heading3"/>
        <w:rPr>
          <w:rFonts w:cs="Times New Roman"/>
          <w:color w:val="auto"/>
          <w:sz w:val="24"/>
          <w:szCs w:val="24"/>
        </w:rPr>
      </w:pPr>
      <w:bookmarkStart w:id="66" w:name="_Toc1677784779"/>
      <w:bookmarkStart w:id="67" w:name="_Toc597196990"/>
      <w:bookmarkStart w:id="68" w:name="_Toc233377527"/>
      <w:bookmarkStart w:id="69" w:name="_Toc233378167"/>
      <w:r w:rsidRPr="00F24057">
        <w:rPr>
          <w:rFonts w:cs="Times New Roman"/>
        </w:rPr>
        <w:t>2.4 System Integration and Information Silos</w:t>
      </w:r>
      <w:bookmarkEnd w:id="66"/>
      <w:bookmarkEnd w:id="67"/>
      <w:bookmarkEnd w:id="68"/>
      <w:bookmarkEnd w:id="69"/>
    </w:p>
    <w:p w14:paraId="20CECF02" w14:textId="796C2AE3" w:rsidR="6C97796A" w:rsidRPr="00F24057" w:rsidRDefault="6C97796A" w:rsidP="2C453215">
      <w:pPr>
        <w:pStyle w:val="Heading3"/>
        <w:rPr>
          <w:rFonts w:cs="Times New Roman"/>
          <w:color w:val="auto"/>
          <w:sz w:val="24"/>
          <w:szCs w:val="24"/>
        </w:rPr>
      </w:pPr>
      <w:bookmarkStart w:id="70" w:name="_Toc245652083"/>
      <w:bookmarkStart w:id="71" w:name="_Toc242185643"/>
      <w:bookmarkStart w:id="72" w:name="_Toc233377528"/>
      <w:bookmarkStart w:id="73" w:name="_Toc233378168"/>
      <w:r w:rsidRPr="00F24057">
        <w:rPr>
          <w:rFonts w:cs="Times New Roman"/>
        </w:rPr>
        <w:t>2.4.1 Disparate Departmental Systems</w:t>
      </w:r>
      <w:bookmarkEnd w:id="70"/>
      <w:bookmarkEnd w:id="71"/>
      <w:bookmarkEnd w:id="72"/>
      <w:bookmarkEnd w:id="73"/>
    </w:p>
    <w:p w14:paraId="69A8EE54" w14:textId="7D63D3A5" w:rsidR="6C97796A" w:rsidRPr="00F24057" w:rsidRDefault="6C97796A" w:rsidP="2C453215">
      <w:pPr>
        <w:rPr>
          <w:rFonts w:eastAsia="Times New Roman" w:cs="Times New Roman"/>
        </w:rPr>
      </w:pPr>
      <w:r w:rsidRPr="00F24057">
        <w:rPr>
          <w:rFonts w:eastAsia="Times New Roman" w:cs="Times New Roman"/>
        </w:rPr>
        <w:t xml:space="preserve">Premium Living Furniture Co. Ltd. currently operates with separate computer systems across different departments, including sales, production, inventory, and logistics. </w:t>
      </w:r>
      <w:r w:rsidR="19155D2D" w:rsidRPr="00F24057">
        <w:rPr>
          <w:rFonts w:eastAsia="Times New Roman" w:cs="Times New Roman"/>
        </w:rPr>
        <w:t>The</w:t>
      </w:r>
      <w:r w:rsidRPr="00F24057">
        <w:rPr>
          <w:rFonts w:eastAsia="Times New Roman" w:cs="Times New Roman"/>
        </w:rPr>
        <w:t xml:space="preserve"> company has recognized the need to integrate these systems into a centralized platform, which itself indicates that the current problem is </w:t>
      </w:r>
      <w:r w:rsidR="271B584B" w:rsidRPr="00F24057">
        <w:rPr>
          <w:rFonts w:eastAsia="Times New Roman" w:cs="Times New Roman"/>
        </w:rPr>
        <w:t>fragmenting</w:t>
      </w:r>
      <w:r w:rsidRPr="00F24057">
        <w:rPr>
          <w:rFonts w:eastAsia="Times New Roman" w:cs="Times New Roman"/>
        </w:rPr>
        <w:t xml:space="preserve"> systems operating in isolation. The Sales Department uses one system to manage customers and orders, the Inventory Department uses another to manage materials and finished goods, the Production Department likely uses spreadsheets to track production progress, and the Logistics Department uses an independent mini system to manage shipments.</w:t>
      </w:r>
    </w:p>
    <w:p w14:paraId="295E586C" w14:textId="1265419F" w:rsidR="54CFB076" w:rsidRPr="00F24057" w:rsidRDefault="54CFB076" w:rsidP="335FC5AB">
      <w:pPr>
        <w:rPr>
          <w:rFonts w:eastAsia="Times New Roman" w:cs="Times New Roman"/>
        </w:rPr>
      </w:pPr>
      <w:r w:rsidRPr="00F24057">
        <w:rPr>
          <w:rFonts w:eastAsia="Times New Roman" w:cs="Times New Roman"/>
          <w:b/>
        </w:rPr>
        <w:t>Solution</w:t>
      </w:r>
      <w:r w:rsidRPr="00F24057">
        <w:rPr>
          <w:rFonts w:eastAsia="Times New Roman" w:cs="Times New Roman"/>
        </w:rPr>
        <w:t>:</w:t>
      </w:r>
      <w:r w:rsidR="53C1941A" w:rsidRPr="00F24057">
        <w:rPr>
          <w:rFonts w:eastAsia="Times New Roman" w:cs="Times New Roman"/>
        </w:rPr>
        <w:t xml:space="preserve"> Implement a shared platform, such as Google Workspace, or a simple ERP system, allowing all departments to access the same centralized database. Sales, inventory, production, and logistics departments can update and view real-time information in one place, eliminating the need for separate systems and manual data transfer between departments.</w:t>
      </w:r>
    </w:p>
    <w:p w14:paraId="561A2982" w14:textId="34E35681" w:rsidR="6C97796A" w:rsidRPr="00F24057" w:rsidRDefault="6C97796A" w:rsidP="2C453215">
      <w:pPr>
        <w:pStyle w:val="Heading3"/>
        <w:rPr>
          <w:rFonts w:cs="Times New Roman"/>
          <w:color w:val="auto"/>
          <w:sz w:val="24"/>
          <w:szCs w:val="24"/>
        </w:rPr>
      </w:pPr>
      <w:bookmarkStart w:id="74" w:name="_Toc1461501844"/>
      <w:bookmarkStart w:id="75" w:name="_Toc36010185"/>
      <w:bookmarkStart w:id="76" w:name="_Toc233377529"/>
      <w:bookmarkStart w:id="77" w:name="_Toc233378169"/>
      <w:r w:rsidRPr="00F24057">
        <w:rPr>
          <w:rFonts w:cs="Times New Roman"/>
        </w:rPr>
        <w:t>2.4.2 Core Documents Managed in Disparate Formats</w:t>
      </w:r>
      <w:bookmarkEnd w:id="74"/>
      <w:bookmarkEnd w:id="75"/>
      <w:bookmarkEnd w:id="76"/>
      <w:bookmarkEnd w:id="77"/>
    </w:p>
    <w:p w14:paraId="65BFCBA9" w14:textId="39C357A8" w:rsidR="6C97796A" w:rsidRPr="00F24057" w:rsidRDefault="6C97796A" w:rsidP="2C453215">
      <w:pPr>
        <w:rPr>
          <w:rFonts w:eastAsia="Times New Roman" w:cs="Times New Roman"/>
        </w:rPr>
      </w:pPr>
      <w:r w:rsidRPr="00F24057">
        <w:rPr>
          <w:rFonts w:eastAsia="Times New Roman" w:cs="Times New Roman"/>
        </w:rPr>
        <w:t>Key business documents—such as quotations, production orders, material requests, raw materials/products transfer forms, delivery notes, and invoices—are likely managed through different spreadsheets, paper forms, or standalone systems, with little or no data sharing between departments. For example, quotations may be created by sales staff using Word, production orders may be archived as PDFs, material requests sent via email, transfer forms filled out manually on paper, and delivery notes and invoices generated by yet different systems.</w:t>
      </w:r>
    </w:p>
    <w:p w14:paraId="4D855922" w14:textId="370E962F" w:rsidR="0A06D915" w:rsidRPr="00F24057" w:rsidRDefault="0A06D915" w:rsidP="335FC5AB">
      <w:pPr>
        <w:rPr>
          <w:rFonts w:eastAsia="Times New Roman" w:cs="Times New Roman"/>
        </w:rPr>
      </w:pPr>
      <w:r w:rsidRPr="00F24057">
        <w:rPr>
          <w:rFonts w:eastAsia="Times New Roman" w:cs="Times New Roman"/>
          <w:b/>
        </w:rPr>
        <w:t>Solution</w:t>
      </w:r>
      <w:r w:rsidRPr="00F24057">
        <w:rPr>
          <w:rFonts w:eastAsia="Times New Roman" w:cs="Times New Roman"/>
        </w:rPr>
        <w:t>:</w:t>
      </w:r>
      <w:r w:rsidR="50AA4DCE" w:rsidRPr="00F24057">
        <w:rPr>
          <w:rFonts w:eastAsia="Times New Roman" w:cs="Times New Roman"/>
        </w:rPr>
        <w:t xml:space="preserve"> Implement a centralized document management system using Google Drive or Microsoft SharePoint. Create standardized digital templates for all materials and store them in shared folders with departmental access permissions. All teams use the same templates and save files in designated folders, ensuring everyone has access to the latest version and can resolve issues related to different document types.</w:t>
      </w:r>
    </w:p>
    <w:p w14:paraId="520AB715" w14:textId="053BBF40" w:rsidR="6C97796A" w:rsidRPr="00F24057" w:rsidRDefault="6C97796A" w:rsidP="2C453215">
      <w:pPr>
        <w:pStyle w:val="Heading3"/>
        <w:rPr>
          <w:rFonts w:cs="Times New Roman"/>
          <w:color w:val="auto"/>
          <w:sz w:val="24"/>
          <w:szCs w:val="24"/>
        </w:rPr>
      </w:pPr>
      <w:bookmarkStart w:id="78" w:name="_Toc915339746"/>
      <w:bookmarkStart w:id="79" w:name="_Toc1673169911"/>
      <w:bookmarkStart w:id="80" w:name="_Toc233377530"/>
      <w:bookmarkStart w:id="81" w:name="_Toc233378170"/>
      <w:r w:rsidRPr="00F24057">
        <w:rPr>
          <w:rFonts w:cs="Times New Roman"/>
        </w:rPr>
        <w:t>2.4.3 Duplicate Data Entry</w:t>
      </w:r>
      <w:bookmarkEnd w:id="78"/>
      <w:bookmarkEnd w:id="79"/>
      <w:bookmarkEnd w:id="80"/>
      <w:bookmarkEnd w:id="81"/>
    </w:p>
    <w:p w14:paraId="210F9C38" w14:textId="2F737B65" w:rsidR="6C97796A" w:rsidRPr="00F24057" w:rsidRDefault="6C97796A" w:rsidP="2C453215">
      <w:pPr>
        <w:rPr>
          <w:rFonts w:eastAsia="Times New Roman" w:cs="Times New Roman"/>
        </w:rPr>
      </w:pPr>
      <w:r w:rsidRPr="00F24057">
        <w:rPr>
          <w:rFonts w:eastAsia="Times New Roman" w:cs="Times New Roman"/>
        </w:rPr>
        <w:t xml:space="preserve">Due to the lack of system integration, the same information must be entered multiple times across different departments. After a </w:t>
      </w:r>
      <w:r w:rsidR="4E6CF3D8" w:rsidRPr="00F24057">
        <w:rPr>
          <w:rFonts w:eastAsia="Times New Roman" w:cs="Times New Roman"/>
        </w:rPr>
        <w:t>customer place</w:t>
      </w:r>
      <w:r w:rsidRPr="00F24057">
        <w:rPr>
          <w:rFonts w:eastAsia="Times New Roman" w:cs="Times New Roman"/>
        </w:rPr>
        <w:t xml:space="preserve"> an order, sales staff enter order information; when the order is transferred to production, production clerks need to re-enter or copy product information into production plans; when the Inventory Department receives material requests, they must again enter relevant material information. This duplicate entry not only wastes human resources but also increases the risk of data inconsistency.</w:t>
      </w:r>
    </w:p>
    <w:p w14:paraId="64F278AF" w14:textId="052C471A" w:rsidR="2E73B290" w:rsidRPr="00F24057" w:rsidRDefault="2E73B290" w:rsidP="335FC5AB">
      <w:pPr>
        <w:rPr>
          <w:rFonts w:eastAsia="Times New Roman" w:cs="Times New Roman"/>
        </w:rPr>
      </w:pPr>
      <w:r w:rsidRPr="00F24057">
        <w:rPr>
          <w:rFonts w:eastAsia="Times New Roman" w:cs="Times New Roman"/>
          <w:b/>
        </w:rPr>
        <w:t>Solution</w:t>
      </w:r>
      <w:r w:rsidRPr="00F24057">
        <w:rPr>
          <w:rFonts w:eastAsia="Times New Roman" w:cs="Times New Roman"/>
        </w:rPr>
        <w:t>:</w:t>
      </w:r>
      <w:r w:rsidR="532B6950" w:rsidRPr="00F24057">
        <w:rPr>
          <w:rFonts w:eastAsia="Times New Roman" w:cs="Times New Roman"/>
        </w:rPr>
        <w:t xml:space="preserve"> Using Google Sheets to share the master database, each piece of information only needs to be entered once. The sales department enters order details in the shared "Orders" worksheet. The production and inventory departments automatically extract customer and order information by linking to the same data via drop-down menus and reference fields, eliminating the need for re-entry.</w:t>
      </w:r>
    </w:p>
    <w:p w14:paraId="4D6C237C" w14:textId="05E663AD" w:rsidR="6C97796A" w:rsidRPr="00F24057" w:rsidRDefault="6C97796A" w:rsidP="2C453215">
      <w:pPr>
        <w:pStyle w:val="Heading3"/>
        <w:rPr>
          <w:rFonts w:cs="Times New Roman"/>
          <w:color w:val="auto"/>
          <w:sz w:val="24"/>
          <w:szCs w:val="24"/>
        </w:rPr>
      </w:pPr>
      <w:bookmarkStart w:id="82" w:name="_Toc43405876"/>
      <w:bookmarkStart w:id="83" w:name="_Toc884115377"/>
      <w:bookmarkStart w:id="84" w:name="_Toc233377531"/>
      <w:bookmarkStart w:id="85" w:name="_Toc233378171"/>
      <w:r w:rsidRPr="00F24057">
        <w:rPr>
          <w:rFonts w:cs="Times New Roman"/>
        </w:rPr>
        <w:t>2.4.4 Prominent Data Inconsistency Issues</w:t>
      </w:r>
      <w:bookmarkEnd w:id="82"/>
      <w:bookmarkEnd w:id="83"/>
      <w:bookmarkEnd w:id="84"/>
      <w:bookmarkEnd w:id="85"/>
    </w:p>
    <w:p w14:paraId="30CE775A" w14:textId="6CE114F7" w:rsidR="6C97796A" w:rsidRPr="00F24057" w:rsidRDefault="6C97796A" w:rsidP="2C453215">
      <w:pPr>
        <w:rPr>
          <w:rFonts w:eastAsia="Times New Roman" w:cs="Times New Roman"/>
        </w:rPr>
      </w:pPr>
      <w:r w:rsidRPr="00F24057">
        <w:rPr>
          <w:rFonts w:eastAsia="Times New Roman" w:cs="Times New Roman"/>
        </w:rPr>
        <w:t xml:space="preserve">When the same information is maintained separately across different systems, data inconsistency problems are inevitable. Order status in the sales system may show as "produced," while the production system may show "in production"; material quantities in the inventory system may not reflect actual consumption in a timely manner; delivery times in the logistics system may differ from what sales staff communicated to customers. This information confusion increases internal communication costs and affects the company's ability to </w:t>
      </w:r>
      <w:r w:rsidR="18C97F1A" w:rsidRPr="00F24057">
        <w:rPr>
          <w:rFonts w:eastAsia="Times New Roman" w:cs="Times New Roman"/>
        </w:rPr>
        <w:t>deliver</w:t>
      </w:r>
      <w:r w:rsidRPr="00F24057">
        <w:rPr>
          <w:rFonts w:eastAsia="Times New Roman" w:cs="Times New Roman"/>
        </w:rPr>
        <w:t xml:space="preserve"> promises to customers.</w:t>
      </w:r>
    </w:p>
    <w:p w14:paraId="2CB8A311" w14:textId="385157B8" w:rsidR="46BE43E6" w:rsidRPr="00F24057" w:rsidRDefault="46BE43E6" w:rsidP="335FC5AB">
      <w:pPr>
        <w:rPr>
          <w:rFonts w:eastAsia="Times New Roman" w:cs="Times New Roman"/>
        </w:rPr>
      </w:pPr>
      <w:r w:rsidRPr="00F24057">
        <w:rPr>
          <w:rFonts w:eastAsia="Times New Roman" w:cs="Times New Roman"/>
          <w:b/>
        </w:rPr>
        <w:t>Solution</w:t>
      </w:r>
      <w:r w:rsidRPr="00F24057">
        <w:rPr>
          <w:rFonts w:eastAsia="Times New Roman" w:cs="Times New Roman"/>
        </w:rPr>
        <w:t>:</w:t>
      </w:r>
      <w:r w:rsidR="7B2C2722" w:rsidRPr="00F24057">
        <w:rPr>
          <w:rFonts w:eastAsia="Times New Roman" w:cs="Times New Roman"/>
        </w:rPr>
        <w:t xml:space="preserve"> All departments update the same file. Sales, production, inventory, and logistics edit the same rows in real time, ensuring everyone sees identical order statuses, stock levels, and delivery times instantly.</w:t>
      </w:r>
    </w:p>
    <w:p w14:paraId="71E68880" w14:textId="58B6E093" w:rsidR="6C97796A" w:rsidRPr="00F24057" w:rsidRDefault="6C97796A" w:rsidP="2C453215">
      <w:pPr>
        <w:pStyle w:val="Heading3"/>
        <w:rPr>
          <w:rFonts w:cs="Times New Roman"/>
          <w:color w:val="auto"/>
          <w:sz w:val="24"/>
          <w:szCs w:val="24"/>
        </w:rPr>
      </w:pPr>
      <w:bookmarkStart w:id="86" w:name="_Toc1399637263"/>
      <w:bookmarkStart w:id="87" w:name="_Toc2114256820"/>
      <w:bookmarkStart w:id="88" w:name="_Toc233377532"/>
      <w:bookmarkStart w:id="89" w:name="_Toc233378172"/>
      <w:r w:rsidRPr="00F24057">
        <w:rPr>
          <w:rFonts w:cs="Times New Roman"/>
        </w:rPr>
        <w:t>2.4.5 Lack of Real-Time Visibility into Operational Status</w:t>
      </w:r>
      <w:bookmarkEnd w:id="86"/>
      <w:bookmarkEnd w:id="87"/>
      <w:bookmarkEnd w:id="88"/>
      <w:bookmarkEnd w:id="89"/>
    </w:p>
    <w:p w14:paraId="0324C832" w14:textId="01B05250" w:rsidR="6C97796A" w:rsidRPr="00F24057" w:rsidRDefault="6C97796A" w:rsidP="2C453215">
      <w:pPr>
        <w:rPr>
          <w:rFonts w:eastAsia="Times New Roman" w:cs="Times New Roman"/>
        </w:rPr>
      </w:pPr>
      <w:r w:rsidRPr="00F24057">
        <w:rPr>
          <w:rFonts w:eastAsia="Times New Roman" w:cs="Times New Roman"/>
        </w:rPr>
        <w:t>Management and department heads cannot obtain real-time visibility into the complete status of orders, production, inventory, and logistics. An order passes through multiple stages from placement to delivery, but because information is scattered across different systems, it is impossible to obtain an end-to-end view. When customers inquire about order progress, sales staff may need to call multiple departments—production, inventory, logistics—to gather information one by one, a time-consuming and unreliable process.</w:t>
      </w:r>
    </w:p>
    <w:p w14:paraId="334F921E" w14:textId="3B04685E" w:rsidR="1E5F6533" w:rsidRPr="00F24057" w:rsidRDefault="1E5F6533" w:rsidP="335FC5AB">
      <w:pPr>
        <w:rPr>
          <w:rFonts w:eastAsia="Times New Roman" w:cs="Times New Roman"/>
        </w:rPr>
      </w:pPr>
      <w:r w:rsidRPr="00F24057">
        <w:rPr>
          <w:rFonts w:eastAsia="Times New Roman" w:cs="Times New Roman"/>
          <w:b/>
        </w:rPr>
        <w:t>Solution</w:t>
      </w:r>
      <w:r w:rsidRPr="00F24057">
        <w:rPr>
          <w:rFonts w:eastAsia="Times New Roman" w:cs="Times New Roman"/>
        </w:rPr>
        <w:t>:</w:t>
      </w:r>
      <w:r w:rsidR="7242060A" w:rsidRPr="00F24057">
        <w:rPr>
          <w:rFonts w:eastAsia="Times New Roman" w:cs="Times New Roman"/>
        </w:rPr>
        <w:t xml:space="preserve"> All departments update their status (orders, production, inventory, logistics) in real time within a single Google Sheet. Sales staff can instantly respond to customer inquiries simply by viewing the dashboard, eliminating the need to contact multiple departments and ensuring the accuracy and timeliness of information.</w:t>
      </w:r>
    </w:p>
    <w:p w14:paraId="1932FB33" w14:textId="4FDB7C09" w:rsidR="6C97796A" w:rsidRPr="00F24057" w:rsidRDefault="6C97796A" w:rsidP="2C453215">
      <w:pPr>
        <w:pStyle w:val="Heading3"/>
        <w:rPr>
          <w:rFonts w:cs="Times New Roman"/>
          <w:color w:val="auto"/>
          <w:sz w:val="24"/>
          <w:szCs w:val="24"/>
        </w:rPr>
      </w:pPr>
      <w:bookmarkStart w:id="90" w:name="_Toc420015901"/>
      <w:bookmarkStart w:id="91" w:name="_Toc401800705"/>
      <w:bookmarkStart w:id="92" w:name="_Toc233377533"/>
      <w:bookmarkStart w:id="93" w:name="_Toc233378173"/>
      <w:r w:rsidRPr="00F24057">
        <w:rPr>
          <w:rFonts w:cs="Times New Roman"/>
        </w:rPr>
        <w:t>2.5 Logistics and Shipment Management Issues</w:t>
      </w:r>
      <w:bookmarkEnd w:id="90"/>
      <w:bookmarkEnd w:id="91"/>
      <w:bookmarkEnd w:id="92"/>
      <w:bookmarkEnd w:id="93"/>
    </w:p>
    <w:p w14:paraId="563D8E53" w14:textId="3F66DCCD" w:rsidR="6C97796A" w:rsidRPr="00F24057" w:rsidRDefault="6C97796A" w:rsidP="2C453215">
      <w:pPr>
        <w:pStyle w:val="Heading3"/>
        <w:rPr>
          <w:rFonts w:cs="Times New Roman"/>
          <w:color w:val="auto"/>
          <w:sz w:val="24"/>
          <w:szCs w:val="24"/>
        </w:rPr>
      </w:pPr>
      <w:bookmarkStart w:id="94" w:name="_Toc1159715648"/>
      <w:bookmarkStart w:id="95" w:name="_Toc1781257046"/>
      <w:bookmarkStart w:id="96" w:name="_Toc233377534"/>
      <w:bookmarkStart w:id="97" w:name="_Toc233378174"/>
      <w:r w:rsidRPr="00F24057">
        <w:rPr>
          <w:rFonts w:cs="Times New Roman"/>
        </w:rPr>
        <w:t>2.5.1 Delivery Scheduling Relies on Manual Coordination</w:t>
      </w:r>
      <w:bookmarkEnd w:id="94"/>
      <w:bookmarkEnd w:id="95"/>
      <w:bookmarkEnd w:id="96"/>
      <w:bookmarkEnd w:id="97"/>
    </w:p>
    <w:p w14:paraId="47AE2784" w14:textId="6FD7EA8B" w:rsidR="6C97796A" w:rsidRPr="00F24057" w:rsidRDefault="6C97796A" w:rsidP="2C453215">
      <w:pPr>
        <w:rPr>
          <w:rFonts w:eastAsia="Times New Roman" w:cs="Times New Roman"/>
        </w:rPr>
      </w:pPr>
      <w:r w:rsidRPr="00F24057">
        <w:rPr>
          <w:rFonts w:eastAsia="Times New Roman" w:cs="Times New Roman"/>
        </w:rPr>
        <w:t>Logistics clerks must manually coordinate delivery arrangements, including scheduling delivery times based on customer requirements and delivery routes, preparing delivery notes, and arranging vehicles and personnel. The entire process lacks system-based scheduling tools, potentially resulting in unreasonable delivery routes, delivery time conflicts, or resource waste.</w:t>
      </w:r>
    </w:p>
    <w:p w14:paraId="6021CA7A" w14:textId="47106883" w:rsidR="13735F5D" w:rsidRPr="00F24057" w:rsidRDefault="13735F5D" w:rsidP="335FC5AB">
      <w:pPr>
        <w:rPr>
          <w:rFonts w:eastAsia="Times New Roman" w:cs="Times New Roman"/>
        </w:rPr>
      </w:pPr>
      <w:r w:rsidRPr="00F24057">
        <w:rPr>
          <w:rFonts w:eastAsia="Times New Roman" w:cs="Times New Roman"/>
          <w:b/>
        </w:rPr>
        <w:t>Solution</w:t>
      </w:r>
      <w:r w:rsidRPr="00F24057">
        <w:rPr>
          <w:rFonts w:eastAsia="Times New Roman" w:cs="Times New Roman"/>
        </w:rPr>
        <w:t>:</w:t>
      </w:r>
      <w:r w:rsidR="0F92BE20" w:rsidRPr="00F24057">
        <w:rPr>
          <w:rFonts w:eastAsia="Times New Roman" w:cs="Times New Roman"/>
        </w:rPr>
        <w:t xml:space="preserve"> Using Google Calendar or an Excel spreadsheet, logistics personnel can schedule all deliveries. Color coding is used by vehicles, drivers, and routes. Sales staff can view available time slots to commit to accurate delivery dates for customers. This simple visualization tool prevents duplicate bookings and optimizes route planning without requiring expensive software.</w:t>
      </w:r>
    </w:p>
    <w:p w14:paraId="37D1C6EC" w14:textId="21012336" w:rsidR="6C97796A" w:rsidRPr="00F24057" w:rsidRDefault="6C97796A" w:rsidP="2C453215">
      <w:pPr>
        <w:pStyle w:val="Heading3"/>
        <w:rPr>
          <w:rFonts w:cs="Times New Roman"/>
          <w:color w:val="auto"/>
          <w:sz w:val="24"/>
          <w:szCs w:val="24"/>
        </w:rPr>
      </w:pPr>
      <w:bookmarkStart w:id="98" w:name="_Toc176863556"/>
      <w:bookmarkStart w:id="99" w:name="_Toc1107459463"/>
      <w:bookmarkStart w:id="100" w:name="_Toc233377535"/>
      <w:bookmarkStart w:id="101" w:name="_Toc233378175"/>
      <w:r w:rsidRPr="00F24057">
        <w:rPr>
          <w:rFonts w:cs="Times New Roman"/>
        </w:rPr>
        <w:t>2.5.</w:t>
      </w:r>
      <w:r w:rsidR="198A38A3" w:rsidRPr="00F24057">
        <w:rPr>
          <w:rFonts w:cs="Times New Roman"/>
        </w:rPr>
        <w:t>2</w:t>
      </w:r>
      <w:r w:rsidRPr="00F24057">
        <w:rPr>
          <w:rFonts w:cs="Times New Roman"/>
        </w:rPr>
        <w:t xml:space="preserve"> Delivery Notes and Reply Slips in Paper Form</w:t>
      </w:r>
      <w:bookmarkEnd w:id="98"/>
      <w:bookmarkEnd w:id="99"/>
      <w:bookmarkEnd w:id="100"/>
      <w:bookmarkEnd w:id="101"/>
    </w:p>
    <w:p w14:paraId="6228A635" w14:textId="74F3D61E" w:rsidR="6C97796A" w:rsidRPr="00F24057" w:rsidRDefault="6C97796A" w:rsidP="2C453215">
      <w:pPr>
        <w:rPr>
          <w:rFonts w:eastAsia="Times New Roman" w:cs="Times New Roman"/>
        </w:rPr>
      </w:pPr>
      <w:r w:rsidRPr="00F24057">
        <w:rPr>
          <w:rFonts w:eastAsia="Times New Roman" w:cs="Times New Roman"/>
        </w:rPr>
        <w:t xml:space="preserve">Delivery notes, which accompany goods during transit, remain in paper form. After delivery, customers must sign a reply slip to confirm receipt, which delivery personnel must bring back to the company for filing. This paper-based </w:t>
      </w:r>
      <w:r w:rsidR="17572C06" w:rsidRPr="00F24057">
        <w:rPr>
          <w:rFonts w:eastAsia="Times New Roman" w:cs="Times New Roman"/>
        </w:rPr>
        <w:t>document</w:t>
      </w:r>
      <w:r w:rsidRPr="00F24057">
        <w:rPr>
          <w:rFonts w:eastAsia="Times New Roman" w:cs="Times New Roman"/>
        </w:rPr>
        <w:t xml:space="preserve"> flow carries the risk of loss, and it is difficult to quickly verify whether a particular order has been signed off. In cases of disputes over damaged goods or quantity discrepancies, the paper reply slip serves as the only supporting document—if lost, traceability is impossible.</w:t>
      </w:r>
    </w:p>
    <w:p w14:paraId="7343568D" w14:textId="4D6DFA8D" w:rsidR="12DD41D1" w:rsidRPr="00F24057" w:rsidRDefault="12DD41D1" w:rsidP="335FC5AB">
      <w:pPr>
        <w:rPr>
          <w:rFonts w:eastAsia="Times New Roman" w:cs="Times New Roman"/>
        </w:rPr>
      </w:pPr>
      <w:r w:rsidRPr="00F24057">
        <w:rPr>
          <w:rFonts w:eastAsia="Times New Roman" w:cs="Times New Roman"/>
          <w:b/>
        </w:rPr>
        <w:t>Solution</w:t>
      </w:r>
      <w:r w:rsidRPr="00F24057">
        <w:rPr>
          <w:rFonts w:eastAsia="Times New Roman" w:cs="Times New Roman"/>
        </w:rPr>
        <w:t>:</w:t>
      </w:r>
      <w:r w:rsidR="03F52DE3" w:rsidRPr="00F24057">
        <w:rPr>
          <w:rFonts w:eastAsia="Times New Roman" w:cs="Times New Roman"/>
        </w:rPr>
        <w:t xml:space="preserve"> Delivery personnel use company phones to take photos instead of paper </w:t>
      </w:r>
      <w:r w:rsidR="7E679390" w:rsidRPr="00F24057">
        <w:rPr>
          <w:rFonts w:eastAsia="Times New Roman" w:cs="Times New Roman"/>
        </w:rPr>
        <w:t>reply to</w:t>
      </w:r>
      <w:r w:rsidR="03F52DE3" w:rsidRPr="00F24057">
        <w:rPr>
          <w:rFonts w:eastAsia="Times New Roman" w:cs="Times New Roman"/>
        </w:rPr>
        <w:t xml:space="preserve"> slips. After the customer signs, staff photograph the signed reply slip and immediately upload it to a shared Google Drive folder named after the order number. This creates a searchable, backup-protected electronic record that is immediately accessible to all departments.</w:t>
      </w:r>
    </w:p>
    <w:p w14:paraId="5189FA13" w14:textId="4CC8AC42" w:rsidR="6C97796A" w:rsidRPr="00F24057" w:rsidRDefault="6C97796A" w:rsidP="2C453215">
      <w:pPr>
        <w:pStyle w:val="Heading3"/>
        <w:rPr>
          <w:rFonts w:cs="Times New Roman"/>
          <w:color w:val="auto"/>
          <w:sz w:val="24"/>
          <w:szCs w:val="24"/>
        </w:rPr>
      </w:pPr>
      <w:bookmarkStart w:id="102" w:name="_Toc337307149"/>
      <w:bookmarkStart w:id="103" w:name="_Toc1059644505"/>
      <w:bookmarkStart w:id="104" w:name="_Toc233377536"/>
      <w:bookmarkStart w:id="105" w:name="_Toc233378176"/>
      <w:r w:rsidRPr="00F24057">
        <w:rPr>
          <w:rFonts w:cs="Times New Roman"/>
        </w:rPr>
        <w:t>2.5.</w:t>
      </w:r>
      <w:r w:rsidR="798E22AE" w:rsidRPr="00F24057">
        <w:rPr>
          <w:rFonts w:cs="Times New Roman"/>
        </w:rPr>
        <w:t>3</w:t>
      </w:r>
      <w:r w:rsidRPr="00F24057">
        <w:rPr>
          <w:rFonts w:cs="Times New Roman"/>
        </w:rPr>
        <w:t xml:space="preserve"> Delays in Shipment Status Updates</w:t>
      </w:r>
      <w:bookmarkEnd w:id="102"/>
      <w:bookmarkEnd w:id="103"/>
      <w:bookmarkEnd w:id="104"/>
      <w:bookmarkEnd w:id="105"/>
    </w:p>
    <w:p w14:paraId="6B8F77D5" w14:textId="338DD7AC" w:rsidR="6C97796A" w:rsidRPr="00F24057" w:rsidRDefault="6C97796A" w:rsidP="2C453215">
      <w:pPr>
        <w:rPr>
          <w:rFonts w:eastAsia="Times New Roman" w:cs="Times New Roman"/>
        </w:rPr>
      </w:pPr>
      <w:r w:rsidRPr="00F24057">
        <w:rPr>
          <w:rFonts w:eastAsia="Times New Roman" w:cs="Times New Roman"/>
        </w:rPr>
        <w:t>Due to the lack of an integrated tracking system, updates to shipment status are delayed. After delivery is completed and the customer signs off, the relevant information may not be reflected in internal records until delivery personnel return to the company, hand over the reply slip to logistics clerks, and clerks manually enter the information into the system. This delay prevents sales and customer service staff from providing accurate shipment status information to customers in a timely manner.</w:t>
      </w:r>
    </w:p>
    <w:p w14:paraId="34896F4B" w14:textId="4F47B449" w:rsidR="3C222CA7" w:rsidRPr="00F24057" w:rsidRDefault="3C222CA7" w:rsidP="335FC5AB">
      <w:pPr>
        <w:rPr>
          <w:rFonts w:eastAsia="Times New Roman" w:cs="Times New Roman"/>
        </w:rPr>
      </w:pPr>
      <w:r w:rsidRPr="00F24057">
        <w:rPr>
          <w:rFonts w:eastAsia="Times New Roman" w:cs="Times New Roman"/>
          <w:b/>
        </w:rPr>
        <w:t>Solution</w:t>
      </w:r>
      <w:r w:rsidRPr="00F24057">
        <w:rPr>
          <w:rFonts w:eastAsia="Times New Roman" w:cs="Times New Roman"/>
        </w:rPr>
        <w:t>:</w:t>
      </w:r>
      <w:r w:rsidR="2F582CB7" w:rsidRPr="00F24057">
        <w:rPr>
          <w:rFonts w:eastAsia="Times New Roman" w:cs="Times New Roman"/>
        </w:rPr>
        <w:t xml:space="preserve"> Delivery personnel use their company mobile phones to immediately update the shared spreadsheet upon delivery, selecting "Delivered" from the drop-down menu and uploading a photo of the signed receipt. Sales and customer service staff can instantly view the status and respond to customers without waiting for customer service personnel to arrive.</w:t>
      </w:r>
    </w:p>
    <w:p w14:paraId="033EDBB6" w14:textId="2F589E07" w:rsidR="6C97796A" w:rsidRPr="00F24057" w:rsidRDefault="6C97796A" w:rsidP="2C453215">
      <w:pPr>
        <w:pStyle w:val="Heading3"/>
        <w:rPr>
          <w:rFonts w:cs="Times New Roman"/>
          <w:color w:val="auto"/>
          <w:sz w:val="24"/>
          <w:szCs w:val="24"/>
        </w:rPr>
      </w:pPr>
      <w:bookmarkStart w:id="106" w:name="_Toc1148710445"/>
      <w:bookmarkStart w:id="107" w:name="_Toc1392228161"/>
      <w:bookmarkStart w:id="108" w:name="_Toc233377537"/>
      <w:bookmarkStart w:id="109" w:name="_Toc233378177"/>
      <w:r w:rsidRPr="00F24057">
        <w:rPr>
          <w:rFonts w:cs="Times New Roman"/>
        </w:rPr>
        <w:t>2.6 Documentation and Approval Process Issues</w:t>
      </w:r>
      <w:bookmarkEnd w:id="106"/>
      <w:bookmarkEnd w:id="107"/>
      <w:bookmarkEnd w:id="108"/>
      <w:bookmarkEnd w:id="109"/>
    </w:p>
    <w:p w14:paraId="776E5255" w14:textId="6368CCE2" w:rsidR="6C97796A" w:rsidRPr="00F24057" w:rsidRDefault="6C97796A" w:rsidP="2C453215">
      <w:pPr>
        <w:pStyle w:val="Heading3"/>
        <w:rPr>
          <w:rFonts w:cs="Times New Roman"/>
          <w:color w:val="auto"/>
          <w:sz w:val="24"/>
          <w:szCs w:val="24"/>
        </w:rPr>
      </w:pPr>
      <w:bookmarkStart w:id="110" w:name="_Toc1188243926"/>
      <w:bookmarkStart w:id="111" w:name="_Toc1297829538"/>
      <w:bookmarkStart w:id="112" w:name="_Toc233377538"/>
      <w:bookmarkStart w:id="113" w:name="_Toc233378178"/>
      <w:r w:rsidRPr="00F24057">
        <w:rPr>
          <w:rFonts w:cs="Times New Roman"/>
        </w:rPr>
        <w:t>2.6.1 Paper-Based Approval Processes</w:t>
      </w:r>
      <w:bookmarkEnd w:id="110"/>
      <w:bookmarkEnd w:id="111"/>
      <w:bookmarkEnd w:id="112"/>
      <w:bookmarkEnd w:id="113"/>
    </w:p>
    <w:p w14:paraId="29A28830" w14:textId="22F85022" w:rsidR="6C97796A" w:rsidRPr="00F24057" w:rsidRDefault="6C97796A" w:rsidP="2C453215">
      <w:pPr>
        <w:rPr>
          <w:rFonts w:eastAsia="Times New Roman" w:cs="Times New Roman"/>
        </w:rPr>
      </w:pPr>
      <w:r w:rsidRPr="00F24057">
        <w:rPr>
          <w:rFonts w:eastAsia="Times New Roman" w:cs="Times New Roman"/>
        </w:rPr>
        <w:t>Many internal processes still depend on physical signatures and paper forms, as illustrated by the Raw Materials / Products Transfer. The transfer form requires requestor information, material details, transfer reason, and signatures from supervisors or managers for approval, before finally being handed over to the Inventory Department for filing. The entire process involves multiple signatures and physical document transfers, which is slow and inefficient.</w:t>
      </w:r>
    </w:p>
    <w:p w14:paraId="37F384A3" w14:textId="0E36EF1C" w:rsidR="6F58DD18" w:rsidRPr="00F24057" w:rsidRDefault="6F58DD18" w:rsidP="335FC5AB">
      <w:pPr>
        <w:rPr>
          <w:rFonts w:eastAsia="Times New Roman" w:cs="Times New Roman"/>
        </w:rPr>
      </w:pPr>
      <w:r w:rsidRPr="00F24057">
        <w:rPr>
          <w:rFonts w:eastAsia="Times New Roman" w:cs="Times New Roman"/>
          <w:b/>
        </w:rPr>
        <w:t>Solution</w:t>
      </w:r>
      <w:r w:rsidRPr="00F24057">
        <w:rPr>
          <w:rFonts w:eastAsia="Times New Roman" w:cs="Times New Roman"/>
        </w:rPr>
        <w:t>:</w:t>
      </w:r>
      <w:r w:rsidR="3A1F33A7" w:rsidRPr="00F24057">
        <w:rPr>
          <w:rFonts w:eastAsia="Times New Roman" w:cs="Times New Roman"/>
        </w:rPr>
        <w:t xml:space="preserve"> Replace paper forms with electronic approval forms. Applicants submit detailed information online, and the form is automatically emailed to their supervisor for approval; simply click the "Approve/Reject" button. Approved applications are immediately saved to a shared folder, and the inventory department is notified—no paper signatures or document handover are required.</w:t>
      </w:r>
    </w:p>
    <w:p w14:paraId="3574C200" w14:textId="7A036FFA" w:rsidR="6C97796A" w:rsidRPr="00F24057" w:rsidRDefault="6C97796A" w:rsidP="2C453215">
      <w:pPr>
        <w:pStyle w:val="Heading3"/>
        <w:rPr>
          <w:rFonts w:cs="Times New Roman"/>
          <w:color w:val="auto"/>
          <w:sz w:val="24"/>
          <w:szCs w:val="24"/>
        </w:rPr>
      </w:pPr>
      <w:bookmarkStart w:id="114" w:name="_Toc1737519329"/>
      <w:bookmarkStart w:id="115" w:name="_Toc1458058475"/>
      <w:bookmarkStart w:id="116" w:name="_Toc233377539"/>
      <w:bookmarkStart w:id="117" w:name="_Toc233378179"/>
      <w:r w:rsidRPr="00F24057">
        <w:rPr>
          <w:rFonts w:cs="Times New Roman"/>
        </w:rPr>
        <w:t>2.6.</w:t>
      </w:r>
      <w:r w:rsidR="21DD5381" w:rsidRPr="00F24057">
        <w:rPr>
          <w:rFonts w:cs="Times New Roman"/>
        </w:rPr>
        <w:t>2</w:t>
      </w:r>
      <w:r w:rsidRPr="00F24057">
        <w:rPr>
          <w:rFonts w:cs="Times New Roman"/>
        </w:rPr>
        <w:t xml:space="preserve"> Difficulties in Document Archiving and Retrieval</w:t>
      </w:r>
      <w:bookmarkEnd w:id="114"/>
      <w:bookmarkEnd w:id="115"/>
      <w:bookmarkEnd w:id="116"/>
      <w:bookmarkEnd w:id="117"/>
    </w:p>
    <w:p w14:paraId="4458ABC4" w14:textId="7865E0A2" w:rsidR="6C97796A" w:rsidRPr="00F24057" w:rsidRDefault="6C97796A" w:rsidP="2C453215">
      <w:pPr>
        <w:rPr>
          <w:rFonts w:eastAsia="Times New Roman" w:cs="Times New Roman"/>
        </w:rPr>
      </w:pPr>
      <w:r w:rsidRPr="00F24057">
        <w:rPr>
          <w:rFonts w:eastAsia="Times New Roman" w:cs="Times New Roman"/>
        </w:rPr>
        <w:t>Paper-based documents and forms are difficult to archive and retrieve. Large volumes of paper documents require physical storage space. When historical records need to be reviewed, manual searching through archives is time-consuming and labor-intensive. When traceability of a particular material transfer or approval process is required, paper records cannot be quickly located or reviewed.</w:t>
      </w:r>
    </w:p>
    <w:p w14:paraId="7ED783A6" w14:textId="5FBE5693" w:rsidR="054CD1E7" w:rsidRPr="00F24057" w:rsidRDefault="054CD1E7" w:rsidP="335FC5AB">
      <w:pPr>
        <w:rPr>
          <w:rFonts w:eastAsia="Times New Roman" w:cs="Times New Roman"/>
        </w:rPr>
      </w:pPr>
      <w:r w:rsidRPr="00F24057">
        <w:rPr>
          <w:rFonts w:eastAsia="Times New Roman" w:cs="Times New Roman"/>
          <w:b/>
        </w:rPr>
        <w:t>Solution</w:t>
      </w:r>
      <w:r w:rsidRPr="00F24057">
        <w:rPr>
          <w:rFonts w:eastAsia="Times New Roman" w:cs="Times New Roman"/>
        </w:rPr>
        <w:t>:</w:t>
      </w:r>
      <w:r w:rsidR="582C89B0" w:rsidRPr="00F24057">
        <w:rPr>
          <w:rFonts w:eastAsia="Times New Roman" w:cs="Times New Roman"/>
        </w:rPr>
        <w:t xml:space="preserve"> Digitize all documents, scan them, and organize them into Google Drive. Maintain a consistent file naming format. Use Google Drive's search function to quickly find any file by keyword, date, or order number, avoiding the need for physical storage, manual searching, and loss of paper documents.</w:t>
      </w:r>
    </w:p>
    <w:p w14:paraId="0D4A34D5" w14:textId="0DCB86FB" w:rsidR="773303D0" w:rsidRPr="00F24057" w:rsidRDefault="773303D0" w:rsidP="6E3CCE24">
      <w:pPr>
        <w:pStyle w:val="Heading1"/>
        <w:rPr>
          <w:rFonts w:cs="Times New Roman"/>
        </w:rPr>
      </w:pPr>
    </w:p>
    <w:p w14:paraId="31F1D665" w14:textId="3371FC2B" w:rsidR="773303D0" w:rsidRPr="00F24057" w:rsidRDefault="15C5AE91" w:rsidP="6E3CCE24">
      <w:pPr>
        <w:rPr>
          <w:rFonts w:cs="Times New Roman"/>
        </w:rPr>
      </w:pPr>
      <w:r w:rsidRPr="00F24057">
        <w:rPr>
          <w:rFonts w:cs="Times New Roman"/>
        </w:rPr>
        <w:br w:type="page"/>
      </w:r>
    </w:p>
    <w:p w14:paraId="427814A4" w14:textId="7D27E2E8" w:rsidR="773303D0" w:rsidRPr="00F24057" w:rsidRDefault="15C5AE91" w:rsidP="5A6CE893">
      <w:pPr>
        <w:pStyle w:val="Heading1"/>
        <w:rPr>
          <w:rFonts w:cs="Times New Roman"/>
        </w:rPr>
      </w:pPr>
      <w:bookmarkStart w:id="118" w:name="_Toc1231292899"/>
      <w:bookmarkStart w:id="119" w:name="_Toc648707038"/>
      <w:bookmarkStart w:id="120" w:name="_Toc233377540"/>
      <w:bookmarkStart w:id="121" w:name="_Toc233378180"/>
      <w:r w:rsidRPr="00F24057">
        <w:rPr>
          <w:rFonts w:cs="Times New Roman"/>
        </w:rPr>
        <w:t>3. Functional Requirements</w:t>
      </w:r>
      <w:bookmarkEnd w:id="118"/>
      <w:bookmarkEnd w:id="119"/>
      <w:bookmarkEnd w:id="120"/>
      <w:bookmarkEnd w:id="121"/>
    </w:p>
    <w:p w14:paraId="0824873B" w14:textId="07D3A224" w:rsidR="77B4C65C" w:rsidRPr="00F24057" w:rsidRDefault="3F3CC2B2" w:rsidP="0F08C8DF">
      <w:pPr>
        <w:pStyle w:val="Heading3"/>
        <w:rPr>
          <w:rFonts w:cs="Times New Roman"/>
        </w:rPr>
      </w:pPr>
      <w:bookmarkStart w:id="122" w:name="_Toc852869316"/>
      <w:bookmarkStart w:id="123" w:name="_Toc1035045061"/>
      <w:bookmarkStart w:id="124" w:name="_Toc233377541"/>
      <w:bookmarkStart w:id="125" w:name="_Toc233378181"/>
      <w:r w:rsidRPr="00F24057">
        <w:rPr>
          <w:rFonts w:cs="Times New Roman"/>
        </w:rPr>
        <w:t>3.</w:t>
      </w:r>
      <w:r w:rsidR="5A7B24F4" w:rsidRPr="00F24057">
        <w:rPr>
          <w:rFonts w:cs="Times New Roman"/>
        </w:rPr>
        <w:t>1</w:t>
      </w:r>
      <w:r w:rsidRPr="00F24057">
        <w:rPr>
          <w:rFonts w:cs="Times New Roman"/>
        </w:rPr>
        <w:t xml:space="preserve"> Order </w:t>
      </w:r>
      <w:r w:rsidR="17BD8650" w:rsidRPr="00F24057">
        <w:rPr>
          <w:rFonts w:cs="Times New Roman"/>
        </w:rPr>
        <w:t>Management</w:t>
      </w:r>
      <w:bookmarkEnd w:id="122"/>
      <w:bookmarkEnd w:id="123"/>
      <w:bookmarkEnd w:id="124"/>
      <w:bookmarkEnd w:id="125"/>
    </w:p>
    <w:p w14:paraId="6CC308B4" w14:textId="72591D46" w:rsidR="551D0F51" w:rsidRPr="00F24057" w:rsidRDefault="085BDE61" w:rsidP="479597D9">
      <w:pPr>
        <w:pStyle w:val="Heading3"/>
        <w:rPr>
          <w:rFonts w:cs="Times New Roman"/>
        </w:rPr>
      </w:pPr>
      <w:bookmarkStart w:id="126" w:name="_Toc1457610648"/>
      <w:bookmarkStart w:id="127" w:name="_Toc768968744"/>
      <w:bookmarkStart w:id="128" w:name="_Toc233377542"/>
      <w:bookmarkStart w:id="129" w:name="_Toc233378182"/>
      <w:r w:rsidRPr="00F24057">
        <w:rPr>
          <w:rFonts w:cs="Times New Roman"/>
        </w:rPr>
        <w:t xml:space="preserve">3.1.1 </w:t>
      </w:r>
      <w:r w:rsidR="551D0F51" w:rsidRPr="00F24057">
        <w:rPr>
          <w:rFonts w:cs="Times New Roman"/>
        </w:rPr>
        <w:t>Quotation</w:t>
      </w:r>
      <w:bookmarkEnd w:id="126"/>
      <w:bookmarkEnd w:id="127"/>
      <w:bookmarkEnd w:id="128"/>
      <w:bookmarkEnd w:id="129"/>
    </w:p>
    <w:p w14:paraId="457850C4" w14:textId="7EEF33DC" w:rsidR="551D0F51" w:rsidRPr="00F24057" w:rsidRDefault="551D0F51" w:rsidP="0F08C8DF">
      <w:pPr>
        <w:rPr>
          <w:rFonts w:eastAsia="Times New Roman" w:cs="Times New Roman"/>
        </w:rPr>
      </w:pPr>
      <w:r w:rsidRPr="00F24057">
        <w:rPr>
          <w:rFonts w:eastAsia="Times New Roman" w:cs="Times New Roman"/>
        </w:rPr>
        <w:t xml:space="preserve">When customers inquire about the price and details of furniture they are interested in, the company will provide a quote. The system allows the salesperson to </w:t>
      </w:r>
      <w:r w:rsidR="67736B68" w:rsidRPr="00F24057">
        <w:rPr>
          <w:rFonts w:eastAsia="Times New Roman" w:cs="Times New Roman"/>
        </w:rPr>
        <w:t>log in to the system</w:t>
      </w:r>
      <w:r w:rsidR="3F2D1740" w:rsidRPr="00F24057">
        <w:rPr>
          <w:rFonts w:eastAsia="Times New Roman" w:cs="Times New Roman"/>
        </w:rPr>
        <w:t xml:space="preserve"> to </w:t>
      </w:r>
      <w:r w:rsidRPr="00F24057">
        <w:rPr>
          <w:rFonts w:eastAsia="Times New Roman" w:cs="Times New Roman"/>
        </w:rPr>
        <w:t xml:space="preserve">input the product name, </w:t>
      </w:r>
      <w:r w:rsidR="624CBA67" w:rsidRPr="00F24057">
        <w:rPr>
          <w:rFonts w:eastAsia="Times New Roman" w:cs="Times New Roman"/>
        </w:rPr>
        <w:t>quantity</w:t>
      </w:r>
      <w:r w:rsidR="05AA2A56" w:rsidRPr="00F24057">
        <w:rPr>
          <w:rFonts w:eastAsia="Times New Roman" w:cs="Times New Roman"/>
        </w:rPr>
        <w:t>,</w:t>
      </w:r>
      <w:r w:rsidRPr="00F24057">
        <w:rPr>
          <w:rFonts w:eastAsia="Times New Roman" w:cs="Times New Roman"/>
        </w:rPr>
        <w:t xml:space="preserve"> </w:t>
      </w:r>
      <w:r w:rsidR="18A3B5E6" w:rsidRPr="00F24057">
        <w:rPr>
          <w:rFonts w:eastAsia="Times New Roman" w:cs="Times New Roman"/>
        </w:rPr>
        <w:t xml:space="preserve">estimated delivery date, </w:t>
      </w:r>
      <w:r w:rsidRPr="00F24057">
        <w:rPr>
          <w:rFonts w:eastAsia="Times New Roman" w:cs="Times New Roman"/>
        </w:rPr>
        <w:t>and price of different raw materials used in the product for the customer's reference and will provide a unique</w:t>
      </w:r>
      <w:r w:rsidR="7A557A81" w:rsidRPr="00F24057">
        <w:rPr>
          <w:rFonts w:eastAsia="Times New Roman" w:cs="Times New Roman"/>
        </w:rPr>
        <w:t xml:space="preserve"> </w:t>
      </w:r>
      <w:r w:rsidR="363A85C6" w:rsidRPr="00F24057">
        <w:rPr>
          <w:rFonts w:eastAsia="Times New Roman" w:cs="Times New Roman"/>
        </w:rPr>
        <w:t>quotation number</w:t>
      </w:r>
      <w:r w:rsidRPr="00F24057">
        <w:rPr>
          <w:rFonts w:eastAsia="Times New Roman" w:cs="Times New Roman"/>
        </w:rPr>
        <w:t xml:space="preserve"> for the customer to look up.</w:t>
      </w:r>
    </w:p>
    <w:p w14:paraId="50355CDB" w14:textId="796D543A" w:rsidR="09551005" w:rsidRPr="00F24057" w:rsidRDefault="09551005" w:rsidP="0F08C8DF">
      <w:pPr>
        <w:rPr>
          <w:rFonts w:eastAsia="Times New Roman" w:cs="Times New Roman"/>
        </w:rPr>
      </w:pPr>
      <w:r w:rsidRPr="00F24057">
        <w:rPr>
          <w:rFonts w:eastAsia="Times New Roman" w:cs="Times New Roman"/>
        </w:rPr>
        <w:t>All quotations will be held for 30 days. Customers who want to view quotations can do so by inserting the quotation number can check   the issue date, salesperson's name, product description, quantities, unit prices, total price, payment methods, and estimated delivery date.</w:t>
      </w:r>
    </w:p>
    <w:p w14:paraId="34A336A1" w14:textId="6FCB7FBB" w:rsidR="0D15450A" w:rsidRPr="00F24057" w:rsidRDefault="0D15450A" w:rsidP="0F08C8DF">
      <w:pPr>
        <w:rPr>
          <w:rFonts w:eastAsia="Times New Roman" w:cs="Times New Roman"/>
        </w:rPr>
      </w:pPr>
      <w:r w:rsidRPr="00F24057">
        <w:rPr>
          <w:rFonts w:eastAsia="Times New Roman" w:cs="Times New Roman"/>
        </w:rPr>
        <w:t>After the customer sees the quote and confirms the order, the salesperson wants to order creation and create the production order.</w:t>
      </w:r>
    </w:p>
    <w:p w14:paraId="62461CEA" w14:textId="330F338E" w:rsidR="3300BA74" w:rsidRPr="00F24057" w:rsidRDefault="66F47E47" w:rsidP="479597D9">
      <w:pPr>
        <w:pStyle w:val="Heading3"/>
        <w:rPr>
          <w:rFonts w:cs="Times New Roman"/>
          <w:u w:val="single"/>
        </w:rPr>
      </w:pPr>
      <w:bookmarkStart w:id="130" w:name="_Toc1452727794"/>
      <w:bookmarkStart w:id="131" w:name="_Toc1435370045"/>
      <w:bookmarkStart w:id="132" w:name="_Toc233377543"/>
      <w:bookmarkStart w:id="133" w:name="_Toc233378183"/>
      <w:r w:rsidRPr="00F24057">
        <w:rPr>
          <w:rFonts w:cs="Times New Roman"/>
        </w:rPr>
        <w:t xml:space="preserve">3.1.2 </w:t>
      </w:r>
      <w:r w:rsidR="3300BA74" w:rsidRPr="00F24057">
        <w:rPr>
          <w:rFonts w:cs="Times New Roman"/>
        </w:rPr>
        <w:t>Order Creation</w:t>
      </w:r>
      <w:bookmarkEnd w:id="130"/>
      <w:bookmarkEnd w:id="131"/>
      <w:bookmarkEnd w:id="132"/>
      <w:bookmarkEnd w:id="133"/>
    </w:p>
    <w:p w14:paraId="4B526398" w14:textId="22DED1CC" w:rsidR="67D4BEA0" w:rsidRPr="00F24057" w:rsidRDefault="52337E22" w:rsidP="5A6CE893">
      <w:pPr>
        <w:rPr>
          <w:rFonts w:eastAsia="Times New Roman" w:cs="Times New Roman"/>
        </w:rPr>
      </w:pPr>
      <w:r w:rsidRPr="00F24057">
        <w:rPr>
          <w:rFonts w:eastAsia="Times New Roman" w:cs="Times New Roman"/>
        </w:rPr>
        <w:t>T</w:t>
      </w:r>
      <w:r w:rsidR="29D62B5C" w:rsidRPr="00F24057">
        <w:rPr>
          <w:rFonts w:eastAsia="Times New Roman" w:cs="Times New Roman"/>
        </w:rPr>
        <w:t>he salesperson</w:t>
      </w:r>
      <w:r w:rsidR="1AD8753F" w:rsidRPr="00F24057">
        <w:rPr>
          <w:rFonts w:eastAsia="Times New Roman" w:cs="Times New Roman"/>
        </w:rPr>
        <w:t xml:space="preserve"> </w:t>
      </w:r>
      <w:r w:rsidR="1E09FD5C" w:rsidRPr="00F24057">
        <w:rPr>
          <w:rFonts w:eastAsia="Times New Roman" w:cs="Times New Roman"/>
        </w:rPr>
        <w:t>creates</w:t>
      </w:r>
      <w:r w:rsidR="29D62B5C" w:rsidRPr="00F24057">
        <w:rPr>
          <w:rFonts w:eastAsia="Times New Roman" w:cs="Times New Roman"/>
        </w:rPr>
        <w:t xml:space="preserve"> a production order in the system. The </w:t>
      </w:r>
      <w:r w:rsidR="66DCCC28" w:rsidRPr="00F24057">
        <w:rPr>
          <w:rFonts w:eastAsia="Times New Roman" w:cs="Times New Roman"/>
        </w:rPr>
        <w:t xml:space="preserve">production order </w:t>
      </w:r>
      <w:r w:rsidR="10629294" w:rsidRPr="00F24057">
        <w:rPr>
          <w:rFonts w:eastAsia="Times New Roman" w:cs="Times New Roman"/>
        </w:rPr>
        <w:t xml:space="preserve">wants to </w:t>
      </w:r>
      <w:r w:rsidR="0E9C58BC" w:rsidRPr="00F24057">
        <w:rPr>
          <w:rFonts w:eastAsia="Times New Roman" w:cs="Times New Roman"/>
        </w:rPr>
        <w:t>insert</w:t>
      </w:r>
      <w:r w:rsidR="7D012D09" w:rsidRPr="00F24057">
        <w:rPr>
          <w:rFonts w:eastAsia="Times New Roman" w:cs="Times New Roman"/>
        </w:rPr>
        <w:t xml:space="preserve"> </w:t>
      </w:r>
      <w:r w:rsidR="01392CB8" w:rsidRPr="00F24057">
        <w:rPr>
          <w:rFonts w:eastAsia="Times New Roman" w:cs="Times New Roman"/>
        </w:rPr>
        <w:t xml:space="preserve">the </w:t>
      </w:r>
      <w:r w:rsidR="02840DF1" w:rsidRPr="00F24057">
        <w:rPr>
          <w:rFonts w:eastAsia="Times New Roman" w:cs="Times New Roman"/>
        </w:rPr>
        <w:t>order date</w:t>
      </w:r>
      <w:r w:rsidR="39A79ED3" w:rsidRPr="00F24057">
        <w:rPr>
          <w:rFonts w:eastAsia="Times New Roman" w:cs="Times New Roman"/>
        </w:rPr>
        <w:t xml:space="preserve">, </w:t>
      </w:r>
      <w:r w:rsidR="29179EAD" w:rsidRPr="00F24057">
        <w:rPr>
          <w:rFonts w:eastAsia="Times New Roman" w:cs="Times New Roman"/>
        </w:rPr>
        <w:t>cu</w:t>
      </w:r>
      <w:r w:rsidR="407E733C" w:rsidRPr="00F24057">
        <w:rPr>
          <w:rFonts w:eastAsia="Times New Roman" w:cs="Times New Roman"/>
        </w:rPr>
        <w:t xml:space="preserve">stomer name, customer phone </w:t>
      </w:r>
      <w:r w:rsidR="5E5E3AC3" w:rsidRPr="00F24057">
        <w:rPr>
          <w:rFonts w:eastAsia="Times New Roman" w:cs="Times New Roman"/>
        </w:rPr>
        <w:t xml:space="preserve">number, shipping </w:t>
      </w:r>
      <w:r w:rsidR="69273C78" w:rsidRPr="00F24057">
        <w:rPr>
          <w:rFonts w:eastAsia="Times New Roman" w:cs="Times New Roman"/>
        </w:rPr>
        <w:t>address,</w:t>
      </w:r>
      <w:r w:rsidR="5E5E3AC3" w:rsidRPr="00F24057">
        <w:rPr>
          <w:rFonts w:eastAsia="Times New Roman" w:cs="Times New Roman"/>
        </w:rPr>
        <w:t xml:space="preserve"> </w:t>
      </w:r>
      <w:r w:rsidR="117E1C36" w:rsidRPr="00F24057">
        <w:rPr>
          <w:rFonts w:eastAsia="Times New Roman" w:cs="Times New Roman"/>
        </w:rPr>
        <w:t>and the name quantity of the ordered items</w:t>
      </w:r>
      <w:r w:rsidR="01D39BC6" w:rsidRPr="00F24057">
        <w:rPr>
          <w:rFonts w:eastAsia="Times New Roman" w:cs="Times New Roman"/>
        </w:rPr>
        <w:t>, item price</w:t>
      </w:r>
      <w:r w:rsidR="117E1C36" w:rsidRPr="00F24057">
        <w:rPr>
          <w:rFonts w:eastAsia="Times New Roman" w:cs="Times New Roman"/>
        </w:rPr>
        <w:t>.</w:t>
      </w:r>
      <w:r w:rsidR="3E02AA74" w:rsidRPr="00F24057">
        <w:rPr>
          <w:rFonts w:eastAsia="Times New Roman" w:cs="Times New Roman"/>
        </w:rPr>
        <w:t xml:space="preserve"> </w:t>
      </w:r>
      <w:r w:rsidR="324C8A4A" w:rsidRPr="00F24057">
        <w:rPr>
          <w:rFonts w:eastAsia="Times New Roman" w:cs="Times New Roman"/>
        </w:rPr>
        <w:t>Each</w:t>
      </w:r>
      <w:r w:rsidR="3E02AA74" w:rsidRPr="00F24057">
        <w:rPr>
          <w:rFonts w:eastAsia="Times New Roman" w:cs="Times New Roman"/>
        </w:rPr>
        <w:t xml:space="preserve"> </w:t>
      </w:r>
      <w:r w:rsidR="0F00CBD0" w:rsidRPr="00F24057">
        <w:rPr>
          <w:rFonts w:eastAsia="Times New Roman" w:cs="Times New Roman"/>
        </w:rPr>
        <w:t>order#</w:t>
      </w:r>
      <w:r w:rsidR="554C418F" w:rsidRPr="00F24057">
        <w:rPr>
          <w:rFonts w:eastAsia="Times New Roman" w:cs="Times New Roman"/>
        </w:rPr>
        <w:t xml:space="preserve"> is unique</w:t>
      </w:r>
      <w:r w:rsidR="41007228" w:rsidRPr="00F24057">
        <w:rPr>
          <w:rFonts w:eastAsia="Times New Roman" w:cs="Times New Roman"/>
        </w:rPr>
        <w:t>, so the order# is all automatically generated by the system.</w:t>
      </w:r>
    </w:p>
    <w:p w14:paraId="58529880" w14:textId="5131A989" w:rsidR="1C16A962" w:rsidRPr="00F24057" w:rsidRDefault="25B29A24" w:rsidP="0F08C8DF">
      <w:pPr>
        <w:rPr>
          <w:rFonts w:cs="Times New Roman"/>
        </w:rPr>
      </w:pPr>
      <w:r w:rsidRPr="00F24057">
        <w:rPr>
          <w:rFonts w:eastAsia="Times New Roman" w:cs="Times New Roman"/>
        </w:rPr>
        <w:t>After the customer confirms that the order is correct</w:t>
      </w:r>
      <w:r w:rsidR="3CD7958C" w:rsidRPr="00F24057">
        <w:rPr>
          <w:rFonts w:eastAsia="Times New Roman" w:cs="Times New Roman"/>
        </w:rPr>
        <w:t xml:space="preserve"> and the payment is completed</w:t>
      </w:r>
      <w:r w:rsidRPr="00F24057">
        <w:rPr>
          <w:rFonts w:eastAsia="Times New Roman" w:cs="Times New Roman"/>
        </w:rPr>
        <w:t xml:space="preserve">, the order information will be sent to the </w:t>
      </w:r>
      <w:r w:rsidR="78119800" w:rsidRPr="00F24057">
        <w:rPr>
          <w:rFonts w:eastAsia="Times New Roman" w:cs="Times New Roman"/>
        </w:rPr>
        <w:t>Design Department.</w:t>
      </w:r>
    </w:p>
    <w:p w14:paraId="3565A78A" w14:textId="75E9942D" w:rsidR="0F9A0B8A" w:rsidRPr="00F24057" w:rsidRDefault="0F9A0B8A" w:rsidP="5A6CE893">
      <w:pPr>
        <w:rPr>
          <w:rFonts w:eastAsia="Times New Roman" w:cs="Times New Roman"/>
          <w:u w:val="single"/>
        </w:rPr>
      </w:pPr>
      <w:r w:rsidRPr="00F24057">
        <w:rPr>
          <w:rFonts w:eastAsia="Times New Roman" w:cs="Times New Roman"/>
          <w:u w:val="single"/>
        </w:rPr>
        <w:t>Check and Order Status</w:t>
      </w:r>
    </w:p>
    <w:p w14:paraId="42A98243" w14:textId="0241C30A" w:rsidR="5F0F559A" w:rsidRPr="00F24057" w:rsidRDefault="5F0F559A" w:rsidP="33772F24">
      <w:pPr>
        <w:rPr>
          <w:rFonts w:eastAsia="Times New Roman" w:cs="Times New Roman"/>
        </w:rPr>
      </w:pPr>
      <w:r w:rsidRPr="00F24057">
        <w:rPr>
          <w:rFonts w:eastAsia="Times New Roman" w:cs="Times New Roman"/>
        </w:rPr>
        <w:t xml:space="preserve">The user can </w:t>
      </w:r>
      <w:r w:rsidR="433D4522" w:rsidRPr="00F24057">
        <w:rPr>
          <w:rFonts w:eastAsia="Times New Roman" w:cs="Times New Roman"/>
        </w:rPr>
        <w:t xml:space="preserve">insert </w:t>
      </w:r>
      <w:r w:rsidRPr="00F24057">
        <w:rPr>
          <w:rFonts w:eastAsia="Times New Roman" w:cs="Times New Roman"/>
        </w:rPr>
        <w:t xml:space="preserve">the </w:t>
      </w:r>
      <w:r w:rsidR="0362C105" w:rsidRPr="00F24057">
        <w:rPr>
          <w:rFonts w:eastAsia="Times New Roman" w:cs="Times New Roman"/>
        </w:rPr>
        <w:t xml:space="preserve">order# </w:t>
      </w:r>
      <w:r w:rsidR="6F6FC83B" w:rsidRPr="00F24057">
        <w:rPr>
          <w:rFonts w:eastAsia="Times New Roman" w:cs="Times New Roman"/>
        </w:rPr>
        <w:t>to check the order status. Can check the order basic information</w:t>
      </w:r>
      <w:r w:rsidR="5363E843" w:rsidRPr="00F24057">
        <w:rPr>
          <w:rFonts w:eastAsia="Times New Roman" w:cs="Times New Roman"/>
        </w:rPr>
        <w:t xml:space="preserve"> </w:t>
      </w:r>
      <w:r w:rsidR="58577A09" w:rsidRPr="00F24057">
        <w:rPr>
          <w:rFonts w:eastAsia="Times New Roman" w:cs="Times New Roman"/>
        </w:rPr>
        <w:t>including</w:t>
      </w:r>
      <w:r w:rsidR="5363E843" w:rsidRPr="00F24057">
        <w:rPr>
          <w:rFonts w:eastAsia="Times New Roman" w:cs="Times New Roman"/>
        </w:rPr>
        <w:t xml:space="preserve"> the customer's </w:t>
      </w:r>
      <w:r w:rsidR="16713AC6" w:rsidRPr="00F24057">
        <w:rPr>
          <w:rFonts w:eastAsia="Times New Roman" w:cs="Times New Roman"/>
        </w:rPr>
        <w:t>ID</w:t>
      </w:r>
      <w:r w:rsidR="5363E843" w:rsidRPr="00F24057">
        <w:rPr>
          <w:rFonts w:eastAsia="Times New Roman" w:cs="Times New Roman"/>
        </w:rPr>
        <w:t>,</w:t>
      </w:r>
      <w:r w:rsidR="7484F9D9" w:rsidRPr="00F24057">
        <w:rPr>
          <w:rFonts w:eastAsia="Times New Roman" w:cs="Times New Roman"/>
        </w:rPr>
        <w:t xml:space="preserve"> customer name and shipping </w:t>
      </w:r>
      <w:r w:rsidR="363BDB88" w:rsidRPr="00F24057">
        <w:rPr>
          <w:rFonts w:eastAsia="Times New Roman" w:cs="Times New Roman"/>
        </w:rPr>
        <w:t>address</w:t>
      </w:r>
      <w:r w:rsidR="4C5F57D5" w:rsidRPr="00F24057">
        <w:rPr>
          <w:rFonts w:eastAsia="Times New Roman" w:cs="Times New Roman"/>
        </w:rPr>
        <w:t xml:space="preserve">, </w:t>
      </w:r>
      <w:r w:rsidR="5B08A218" w:rsidRPr="00F24057">
        <w:rPr>
          <w:rFonts w:eastAsia="Times New Roman" w:cs="Times New Roman"/>
        </w:rPr>
        <w:t>Item id</w:t>
      </w:r>
      <w:r w:rsidR="46A0070D" w:rsidRPr="00F24057">
        <w:rPr>
          <w:rFonts w:eastAsia="Times New Roman" w:cs="Times New Roman"/>
        </w:rPr>
        <w:t xml:space="preserve">, </w:t>
      </w:r>
      <w:r w:rsidR="4C5F57D5" w:rsidRPr="00F24057">
        <w:rPr>
          <w:rFonts w:eastAsia="Times New Roman" w:cs="Times New Roman"/>
        </w:rPr>
        <w:t>the name and quantity of the ordered items</w:t>
      </w:r>
      <w:r w:rsidR="7484F9D9" w:rsidRPr="00F24057">
        <w:rPr>
          <w:rFonts w:eastAsia="Times New Roman" w:cs="Times New Roman"/>
        </w:rPr>
        <w:t>.</w:t>
      </w:r>
      <w:r w:rsidR="7AEF3A94" w:rsidRPr="00F24057">
        <w:rPr>
          <w:rFonts w:eastAsia="Times New Roman" w:cs="Times New Roman"/>
        </w:rPr>
        <w:t xml:space="preserve"> </w:t>
      </w:r>
    </w:p>
    <w:p w14:paraId="46B0A841" w14:textId="0ECF5DC5" w:rsidR="5F0F559A" w:rsidRPr="00F24057" w:rsidRDefault="7AEF3A94" w:rsidP="5A6CE893">
      <w:pPr>
        <w:rPr>
          <w:rFonts w:eastAsia="Times New Roman" w:cs="Times New Roman"/>
        </w:rPr>
      </w:pPr>
      <w:r w:rsidRPr="00F24057">
        <w:rPr>
          <w:rFonts w:eastAsia="Times New Roman" w:cs="Times New Roman"/>
        </w:rPr>
        <w:t>Clicking on the item</w:t>
      </w:r>
      <w:r w:rsidR="6F595466" w:rsidRPr="00F24057">
        <w:rPr>
          <w:rFonts w:eastAsia="Times New Roman" w:cs="Times New Roman"/>
        </w:rPr>
        <w:t xml:space="preserve"> </w:t>
      </w:r>
      <w:r w:rsidR="75168C84" w:rsidRPr="00F24057">
        <w:rPr>
          <w:rFonts w:eastAsia="Times New Roman" w:cs="Times New Roman"/>
        </w:rPr>
        <w:t xml:space="preserve">ID or the name of the item will show detailed information about the item, the </w:t>
      </w:r>
      <w:r w:rsidR="4C2E755D" w:rsidRPr="00F24057">
        <w:rPr>
          <w:rFonts w:eastAsia="Times New Roman" w:cs="Times New Roman"/>
        </w:rPr>
        <w:t xml:space="preserve">required raw materials, and pictures of the raw materials. This helps prevent mistakes due to </w:t>
      </w:r>
      <w:r w:rsidR="1E30D3F3" w:rsidRPr="00F24057">
        <w:rPr>
          <w:rFonts w:eastAsia="Times New Roman" w:cs="Times New Roman"/>
        </w:rPr>
        <w:t>similarities</w:t>
      </w:r>
      <w:r w:rsidR="4C2E755D" w:rsidRPr="00F24057">
        <w:rPr>
          <w:rFonts w:eastAsia="Times New Roman" w:cs="Times New Roman"/>
        </w:rPr>
        <w:t>. This help</w:t>
      </w:r>
      <w:r w:rsidR="2A13D12B" w:rsidRPr="00F24057">
        <w:rPr>
          <w:rFonts w:eastAsia="Times New Roman" w:cs="Times New Roman"/>
        </w:rPr>
        <w:t>s prevent mistakes due to similar raw materials</w:t>
      </w:r>
    </w:p>
    <w:p w14:paraId="1C0B7EB6" w14:textId="2CAFA22D" w:rsidR="10E5D46F" w:rsidRPr="00F24057" w:rsidRDefault="10E5D46F" w:rsidP="0F08C8DF">
      <w:pPr>
        <w:rPr>
          <w:rFonts w:eastAsia="Times New Roman" w:cs="Times New Roman"/>
        </w:rPr>
      </w:pPr>
      <w:r w:rsidRPr="00F24057">
        <w:rPr>
          <w:rFonts w:eastAsia="Times New Roman" w:cs="Times New Roman"/>
        </w:rPr>
        <w:t xml:space="preserve">Also, </w:t>
      </w:r>
      <w:r w:rsidR="01EABF9F" w:rsidRPr="00F24057">
        <w:rPr>
          <w:rFonts w:eastAsia="Times New Roman" w:cs="Times New Roman"/>
        </w:rPr>
        <w:t>you can</w:t>
      </w:r>
      <w:r w:rsidR="71E58388" w:rsidRPr="00F24057">
        <w:rPr>
          <w:rFonts w:eastAsia="Times New Roman" w:cs="Times New Roman"/>
        </w:rPr>
        <w:t xml:space="preserve"> </w:t>
      </w:r>
      <w:r w:rsidR="428B86F7" w:rsidRPr="00F24057">
        <w:rPr>
          <w:rFonts w:eastAsia="Times New Roman" w:cs="Times New Roman"/>
        </w:rPr>
        <w:t>check if</w:t>
      </w:r>
      <w:r w:rsidR="71E58388" w:rsidRPr="00F24057">
        <w:rPr>
          <w:rFonts w:eastAsia="Times New Roman" w:cs="Times New Roman"/>
        </w:rPr>
        <w:t xml:space="preserve"> the order </w:t>
      </w:r>
      <w:r w:rsidR="31C427AF" w:rsidRPr="00F24057">
        <w:rPr>
          <w:rFonts w:eastAsia="Times New Roman" w:cs="Times New Roman"/>
        </w:rPr>
        <w:t xml:space="preserve">status </w:t>
      </w:r>
      <w:r w:rsidR="6DA09E29" w:rsidRPr="00F24057">
        <w:rPr>
          <w:rFonts w:eastAsia="Times New Roman" w:cs="Times New Roman"/>
        </w:rPr>
        <w:t xml:space="preserve">is </w:t>
      </w:r>
      <w:r w:rsidR="3BA75774" w:rsidRPr="00F24057">
        <w:rPr>
          <w:rFonts w:eastAsia="Times New Roman" w:cs="Times New Roman"/>
        </w:rPr>
        <w:t xml:space="preserve">in production, completed, </w:t>
      </w:r>
      <w:r w:rsidR="1E49D20C" w:rsidRPr="00F24057">
        <w:rPr>
          <w:rFonts w:eastAsia="Times New Roman" w:cs="Times New Roman"/>
        </w:rPr>
        <w:t>shipped,</w:t>
      </w:r>
      <w:r w:rsidR="3BA75774" w:rsidRPr="00F24057">
        <w:rPr>
          <w:rFonts w:eastAsia="Times New Roman" w:cs="Times New Roman"/>
        </w:rPr>
        <w:t xml:space="preserve"> or delivered.</w:t>
      </w:r>
      <w:r w:rsidR="35438CC3" w:rsidRPr="00F24057">
        <w:rPr>
          <w:rFonts w:eastAsia="Times New Roman" w:cs="Times New Roman"/>
        </w:rPr>
        <w:t xml:space="preserve"> All </w:t>
      </w:r>
      <w:r w:rsidR="1CD706FD" w:rsidRPr="00F24057">
        <w:rPr>
          <w:rFonts w:eastAsia="Times New Roman" w:cs="Times New Roman"/>
        </w:rPr>
        <w:t>departments can change order status at any time, the system logs actions.</w:t>
      </w:r>
    </w:p>
    <w:p w14:paraId="62D18F64" w14:textId="07F1FD01" w:rsidR="7390FDD5" w:rsidRPr="00F24057" w:rsidRDefault="538F82E8" w:rsidP="479597D9">
      <w:pPr>
        <w:pStyle w:val="Heading3"/>
        <w:rPr>
          <w:rFonts w:cs="Times New Roman"/>
        </w:rPr>
      </w:pPr>
      <w:bookmarkStart w:id="134" w:name="_Toc98969082"/>
      <w:bookmarkStart w:id="135" w:name="_Toc2113426968"/>
      <w:bookmarkStart w:id="136" w:name="_Toc233377544"/>
      <w:bookmarkStart w:id="137" w:name="_Toc233378184"/>
      <w:r w:rsidRPr="00F24057">
        <w:rPr>
          <w:rFonts w:cs="Times New Roman"/>
        </w:rPr>
        <w:t xml:space="preserve">3.1.3 </w:t>
      </w:r>
      <w:r w:rsidR="7390FDD5" w:rsidRPr="00F24057">
        <w:rPr>
          <w:rFonts w:cs="Times New Roman"/>
        </w:rPr>
        <w:t>Order modification</w:t>
      </w:r>
      <w:bookmarkEnd w:id="134"/>
      <w:bookmarkEnd w:id="135"/>
      <w:bookmarkEnd w:id="136"/>
      <w:bookmarkEnd w:id="137"/>
    </w:p>
    <w:p w14:paraId="31C6C2B8" w14:textId="6E2F4367" w:rsidR="42750AA3" w:rsidRPr="00F24057" w:rsidRDefault="66CA606E" w:rsidP="0F08C8DF">
      <w:pPr>
        <w:rPr>
          <w:rFonts w:eastAsia="Times New Roman" w:cs="Times New Roman"/>
        </w:rPr>
      </w:pPr>
      <w:r w:rsidRPr="00F24057">
        <w:rPr>
          <w:rFonts w:eastAsia="Times New Roman" w:cs="Times New Roman"/>
        </w:rPr>
        <w:t xml:space="preserve">The </w:t>
      </w:r>
      <w:r w:rsidR="311E25A6" w:rsidRPr="00F24057">
        <w:rPr>
          <w:rFonts w:eastAsia="Times New Roman" w:cs="Times New Roman"/>
        </w:rPr>
        <w:t>salesperson</w:t>
      </w:r>
      <w:r w:rsidRPr="00F24057">
        <w:rPr>
          <w:rFonts w:eastAsia="Times New Roman" w:cs="Times New Roman"/>
        </w:rPr>
        <w:t xml:space="preserve"> inserts the order</w:t>
      </w:r>
      <w:r w:rsidR="00C401BF" w:rsidRPr="00F24057">
        <w:rPr>
          <w:rFonts w:eastAsia="Times New Roman" w:cs="Times New Roman"/>
        </w:rPr>
        <w:t>#</w:t>
      </w:r>
      <w:r w:rsidR="40151FE0" w:rsidRPr="00F24057">
        <w:rPr>
          <w:rFonts w:eastAsia="Times New Roman" w:cs="Times New Roman"/>
        </w:rPr>
        <w:t xml:space="preserve"> and uses the </w:t>
      </w:r>
      <w:proofErr w:type="spellStart"/>
      <w:r w:rsidR="40151FE0" w:rsidRPr="00F24057">
        <w:rPr>
          <w:rFonts w:eastAsia="Times New Roman" w:cs="Times New Roman"/>
        </w:rPr>
        <w:t>staffID</w:t>
      </w:r>
      <w:proofErr w:type="spellEnd"/>
      <w:r w:rsidR="40151FE0" w:rsidRPr="00F24057">
        <w:rPr>
          <w:rFonts w:eastAsia="Times New Roman" w:cs="Times New Roman"/>
        </w:rPr>
        <w:t xml:space="preserve"> to log in to the </w:t>
      </w:r>
      <w:proofErr w:type="gramStart"/>
      <w:r w:rsidR="40151FE0" w:rsidRPr="00F24057">
        <w:rPr>
          <w:rFonts w:eastAsia="Times New Roman" w:cs="Times New Roman"/>
        </w:rPr>
        <w:t xml:space="preserve">system </w:t>
      </w:r>
      <w:r w:rsidR="00C401BF" w:rsidRPr="00F24057">
        <w:rPr>
          <w:rFonts w:eastAsia="Times New Roman" w:cs="Times New Roman"/>
        </w:rPr>
        <w:t>,</w:t>
      </w:r>
      <w:proofErr w:type="gramEnd"/>
      <w:r w:rsidRPr="00F24057">
        <w:rPr>
          <w:rFonts w:eastAsia="Times New Roman" w:cs="Times New Roman"/>
        </w:rPr>
        <w:t xml:space="preserve"> can modification the order</w:t>
      </w:r>
      <w:r w:rsidR="4B9194E2" w:rsidRPr="00F24057">
        <w:rPr>
          <w:rFonts w:eastAsia="Times New Roman" w:cs="Times New Roman"/>
        </w:rPr>
        <w:t xml:space="preserve"> information</w:t>
      </w:r>
      <w:r w:rsidR="1B89BD3C" w:rsidRPr="00F24057">
        <w:rPr>
          <w:rFonts w:eastAsia="Times New Roman" w:cs="Times New Roman"/>
        </w:rPr>
        <w:t xml:space="preserve"> including </w:t>
      </w:r>
      <w:r w:rsidR="530AA0B6" w:rsidRPr="00F24057">
        <w:rPr>
          <w:rFonts w:eastAsia="Times New Roman" w:cs="Times New Roman"/>
        </w:rPr>
        <w:t>arrival time, product quantity and contact method.</w:t>
      </w:r>
      <w:r w:rsidR="361D94D1" w:rsidRPr="00F24057">
        <w:rPr>
          <w:rFonts w:eastAsia="Times New Roman" w:cs="Times New Roman"/>
        </w:rPr>
        <w:t xml:space="preserve"> </w:t>
      </w:r>
      <w:r w:rsidR="62D32C0A" w:rsidRPr="00F24057">
        <w:rPr>
          <w:rFonts w:eastAsia="Times New Roman" w:cs="Times New Roman"/>
        </w:rPr>
        <w:t xml:space="preserve">The last update time will be updated after the changes are made. Click in update details to see all changes, who made the changes, the content of the changes, and the time of the changes. </w:t>
      </w:r>
      <w:r w:rsidR="361D94D1" w:rsidRPr="00F24057">
        <w:rPr>
          <w:rFonts w:eastAsia="Times New Roman" w:cs="Times New Roman"/>
        </w:rPr>
        <w:t>All modification records will be stored in the system to prevent errors.</w:t>
      </w:r>
      <w:r w:rsidR="37B65526" w:rsidRPr="00F24057">
        <w:rPr>
          <w:rFonts w:eastAsia="Times New Roman" w:cs="Times New Roman"/>
        </w:rPr>
        <w:t xml:space="preserve"> Relevant departments will be notified, and the modified parts will be marked.</w:t>
      </w:r>
    </w:p>
    <w:p w14:paraId="04D17AD2" w14:textId="61810A5D" w:rsidR="4C10BD36" w:rsidRPr="00F24057" w:rsidRDefault="2D2B09F9" w:rsidP="479597D9">
      <w:pPr>
        <w:pStyle w:val="Heading3"/>
        <w:rPr>
          <w:rFonts w:cs="Times New Roman"/>
          <w:u w:val="single"/>
        </w:rPr>
      </w:pPr>
      <w:bookmarkStart w:id="138" w:name="_Toc671080139"/>
      <w:bookmarkStart w:id="139" w:name="_Toc722739906"/>
      <w:bookmarkStart w:id="140" w:name="_Toc233377545"/>
      <w:bookmarkStart w:id="141" w:name="_Toc233378185"/>
      <w:r w:rsidRPr="00F24057">
        <w:rPr>
          <w:rFonts w:cs="Times New Roman"/>
        </w:rPr>
        <w:t xml:space="preserve">3.1.4 </w:t>
      </w:r>
      <w:r w:rsidR="4C10BD36" w:rsidRPr="00F24057">
        <w:rPr>
          <w:rFonts w:cs="Times New Roman"/>
        </w:rPr>
        <w:t>Order history</w:t>
      </w:r>
      <w:bookmarkEnd w:id="138"/>
      <w:bookmarkEnd w:id="139"/>
      <w:bookmarkEnd w:id="140"/>
      <w:bookmarkEnd w:id="141"/>
    </w:p>
    <w:p w14:paraId="37C72EA8" w14:textId="4ABB5495" w:rsidR="4AB935F9" w:rsidRPr="00F24057" w:rsidRDefault="4AB935F9" w:rsidP="0F08C8DF">
      <w:pPr>
        <w:rPr>
          <w:rFonts w:eastAsia="Times New Roman" w:cs="Times New Roman"/>
        </w:rPr>
      </w:pPr>
      <w:r w:rsidRPr="00F24057">
        <w:rPr>
          <w:rFonts w:eastAsia="Times New Roman" w:cs="Times New Roman"/>
        </w:rPr>
        <w:t xml:space="preserve">All completed orders can be viewed here. </w:t>
      </w:r>
      <w:r w:rsidR="794D4BB4" w:rsidRPr="00F24057">
        <w:rPr>
          <w:rFonts w:eastAsia="Times New Roman" w:cs="Times New Roman"/>
        </w:rPr>
        <w:t>The manager and staff</w:t>
      </w:r>
      <w:r w:rsidRPr="00F24057">
        <w:rPr>
          <w:rFonts w:eastAsia="Times New Roman" w:cs="Times New Roman"/>
        </w:rPr>
        <w:t xml:space="preserve"> can enter order# or search for daily, monthly, or yearly completed orders. After finding the order you want to view, enter "order#" to see all historical information, such as when production was completed and order modification records.</w:t>
      </w:r>
    </w:p>
    <w:p w14:paraId="375F46B5" w14:textId="07BC9C42" w:rsidR="52A7C2F7" w:rsidRPr="00F24057" w:rsidRDefault="52A7C2F7" w:rsidP="0F08C8DF">
      <w:pPr>
        <w:pStyle w:val="Heading3"/>
        <w:rPr>
          <w:rFonts w:cs="Times New Roman"/>
        </w:rPr>
      </w:pPr>
      <w:bookmarkStart w:id="142" w:name="_Toc1580427589"/>
      <w:bookmarkStart w:id="143" w:name="_Toc623834686"/>
      <w:bookmarkStart w:id="144" w:name="_Toc233377546"/>
      <w:bookmarkStart w:id="145" w:name="_Toc233378186"/>
      <w:r w:rsidRPr="00F24057">
        <w:rPr>
          <w:rFonts w:cs="Times New Roman"/>
        </w:rPr>
        <w:t>3.2 Production Management</w:t>
      </w:r>
      <w:bookmarkEnd w:id="142"/>
      <w:bookmarkEnd w:id="143"/>
      <w:bookmarkEnd w:id="144"/>
      <w:bookmarkEnd w:id="145"/>
    </w:p>
    <w:p w14:paraId="50EBEB31" w14:textId="360A6DB4" w:rsidR="52A7C2F7" w:rsidRPr="00F24057" w:rsidRDefault="52A7C2F7" w:rsidP="0F08C8DF">
      <w:pPr>
        <w:rPr>
          <w:rFonts w:cs="Times New Roman"/>
        </w:rPr>
      </w:pPr>
      <w:r w:rsidRPr="00F24057">
        <w:rPr>
          <w:rFonts w:eastAsia="Times New Roman" w:cs="Times New Roman"/>
        </w:rPr>
        <w:t xml:space="preserve">Production will only begin after the customer pays and receives the design drawings. The order status will then change in production. </w:t>
      </w:r>
      <w:r w:rsidR="075C0847" w:rsidRPr="00F24057">
        <w:rPr>
          <w:rFonts w:eastAsia="Times New Roman" w:cs="Times New Roman"/>
        </w:rPr>
        <w:t>The production staff can view the production requirements, what they want to production and use what raw materials, and delivery date for each order on the system.</w:t>
      </w:r>
      <w:r w:rsidR="0ABCD65E" w:rsidRPr="00F24057">
        <w:rPr>
          <w:rFonts w:eastAsia="Times New Roman" w:cs="Times New Roman"/>
        </w:rPr>
        <w:t xml:space="preserve"> </w:t>
      </w:r>
      <w:r w:rsidRPr="00F24057">
        <w:rPr>
          <w:rFonts w:eastAsia="Times New Roman" w:cs="Times New Roman"/>
        </w:rPr>
        <w:t>During production, each product will be assigned a unique serial number for identification. The serial number format is two letters followed by seven numbers. You can use the product serial number to track the production progress and see if the product is currently in the tapping, cutting, F-joining, drilling, sanding, painting, varnishing, or drying stage. Once production is complete, the order status will change to make production.</w:t>
      </w:r>
      <w:r w:rsidR="31D83C4A" w:rsidRPr="00F24057">
        <w:rPr>
          <w:rFonts w:eastAsia="Times New Roman" w:cs="Times New Roman"/>
        </w:rPr>
        <w:t xml:space="preserve"> Production staff can update the production process in the system at any time.</w:t>
      </w:r>
    </w:p>
    <w:p w14:paraId="55F7F88A" w14:textId="3E837799" w:rsidR="314F659A" w:rsidRPr="00F24057" w:rsidRDefault="314F659A" w:rsidP="0F08C8DF">
      <w:pPr>
        <w:pStyle w:val="Heading3"/>
        <w:rPr>
          <w:rFonts w:cs="Times New Roman"/>
          <w:color w:val="auto"/>
        </w:rPr>
      </w:pPr>
      <w:bookmarkStart w:id="146" w:name="_Toc2116057100"/>
      <w:bookmarkStart w:id="147" w:name="_Toc181525638"/>
      <w:bookmarkStart w:id="148" w:name="_Toc233377547"/>
      <w:bookmarkStart w:id="149" w:name="_Toc233378187"/>
      <w:r w:rsidRPr="00F24057">
        <w:rPr>
          <w:rFonts w:cs="Times New Roman"/>
        </w:rPr>
        <w:t>3.</w:t>
      </w:r>
      <w:r w:rsidR="7BC7B6C2" w:rsidRPr="00F24057">
        <w:rPr>
          <w:rFonts w:cs="Times New Roman"/>
        </w:rPr>
        <w:t>3</w:t>
      </w:r>
      <w:r w:rsidRPr="00F24057">
        <w:rPr>
          <w:rFonts w:cs="Times New Roman"/>
        </w:rPr>
        <w:t xml:space="preserve"> Raw materials and inventory</w:t>
      </w:r>
      <w:bookmarkEnd w:id="146"/>
      <w:bookmarkEnd w:id="147"/>
      <w:bookmarkEnd w:id="148"/>
      <w:bookmarkEnd w:id="149"/>
    </w:p>
    <w:p w14:paraId="57B7C2DF" w14:textId="74440D50" w:rsidR="0965AFE5" w:rsidRPr="00F24057" w:rsidRDefault="0E9E5814" w:rsidP="479597D9">
      <w:pPr>
        <w:pStyle w:val="Heading3"/>
        <w:rPr>
          <w:rFonts w:eastAsia="Aptos" w:cs="Times New Roman"/>
        </w:rPr>
      </w:pPr>
      <w:bookmarkStart w:id="150" w:name="_Toc1639406586"/>
      <w:bookmarkStart w:id="151" w:name="_Toc532560207"/>
      <w:bookmarkStart w:id="152" w:name="_Toc233377548"/>
      <w:bookmarkStart w:id="153" w:name="_Toc233378188"/>
      <w:r w:rsidRPr="00F24057">
        <w:rPr>
          <w:rFonts w:cs="Times New Roman"/>
        </w:rPr>
        <w:t xml:space="preserve">3.3.1 </w:t>
      </w:r>
      <w:r w:rsidR="0965AFE5" w:rsidRPr="00F24057">
        <w:rPr>
          <w:rFonts w:cs="Times New Roman"/>
        </w:rPr>
        <w:t>Raw material requirements</w:t>
      </w:r>
      <w:bookmarkEnd w:id="150"/>
      <w:bookmarkEnd w:id="151"/>
      <w:bookmarkEnd w:id="152"/>
      <w:bookmarkEnd w:id="153"/>
    </w:p>
    <w:p w14:paraId="3FA9E48C" w14:textId="068B23ED" w:rsidR="41353AE1" w:rsidRPr="00F24057" w:rsidRDefault="41353AE1" w:rsidP="0F08C8DF">
      <w:pPr>
        <w:rPr>
          <w:rFonts w:eastAsia="Times New Roman" w:cs="Times New Roman"/>
        </w:rPr>
      </w:pPr>
      <w:r w:rsidRPr="00F24057">
        <w:rPr>
          <w:rFonts w:eastAsia="Times New Roman" w:cs="Times New Roman"/>
        </w:rPr>
        <w:t>Raw material requirements</w:t>
      </w:r>
      <w:r w:rsidR="034AE4A1" w:rsidRPr="00F24057">
        <w:rPr>
          <w:rFonts w:eastAsia="Times New Roman" w:cs="Times New Roman"/>
        </w:rPr>
        <w:t xml:space="preserve"> </w:t>
      </w:r>
      <w:r w:rsidR="2AB5E88D" w:rsidRPr="00F24057">
        <w:rPr>
          <w:rFonts w:eastAsia="Times New Roman" w:cs="Times New Roman"/>
        </w:rPr>
        <w:t>are</w:t>
      </w:r>
      <w:r w:rsidR="034AE4A1" w:rsidRPr="00F24057">
        <w:rPr>
          <w:rFonts w:eastAsia="Times New Roman" w:cs="Times New Roman"/>
        </w:rPr>
        <w:t xml:space="preserve"> </w:t>
      </w:r>
      <w:r w:rsidRPr="00F24057">
        <w:rPr>
          <w:rFonts w:eastAsia="Times New Roman" w:cs="Times New Roman"/>
        </w:rPr>
        <w:t>for</w:t>
      </w:r>
      <w:r w:rsidR="3D0EE69D" w:rsidRPr="00F24057">
        <w:rPr>
          <w:rFonts w:eastAsia="Times New Roman" w:cs="Times New Roman"/>
        </w:rPr>
        <w:t xml:space="preserve"> production clerks </w:t>
      </w:r>
      <w:r w:rsidR="4ED9A531" w:rsidRPr="00F24057">
        <w:rPr>
          <w:rFonts w:eastAsia="Times New Roman" w:cs="Times New Roman"/>
        </w:rPr>
        <w:t>to communicate</w:t>
      </w:r>
      <w:r w:rsidR="3D0EE69D" w:rsidRPr="00F24057">
        <w:rPr>
          <w:rFonts w:eastAsia="Times New Roman" w:cs="Times New Roman"/>
        </w:rPr>
        <w:t xml:space="preserve"> the</w:t>
      </w:r>
      <w:r w:rsidR="0991C030" w:rsidRPr="00F24057">
        <w:rPr>
          <w:rFonts w:eastAsia="Times New Roman" w:cs="Times New Roman"/>
        </w:rPr>
        <w:t xml:space="preserve"> Raw material</w:t>
      </w:r>
      <w:r w:rsidR="3D0EE69D" w:rsidRPr="00F24057">
        <w:rPr>
          <w:rFonts w:eastAsia="Times New Roman" w:cs="Times New Roman"/>
        </w:rPr>
        <w:t xml:space="preserve"> request to the Inventory Control Department</w:t>
      </w:r>
      <w:r w:rsidR="10D55C8D" w:rsidRPr="00F24057">
        <w:rPr>
          <w:rFonts w:eastAsia="Times New Roman" w:cs="Times New Roman"/>
        </w:rPr>
        <w:t>.</w:t>
      </w:r>
      <w:r w:rsidR="3D0EE69D" w:rsidRPr="00F24057">
        <w:rPr>
          <w:rFonts w:eastAsia="Times New Roman" w:cs="Times New Roman"/>
        </w:rPr>
        <w:t xml:space="preserve"> </w:t>
      </w:r>
      <w:r w:rsidR="1C2E4DC1" w:rsidRPr="00F24057">
        <w:rPr>
          <w:rFonts w:eastAsia="Times New Roman" w:cs="Times New Roman"/>
        </w:rPr>
        <w:t xml:space="preserve">The production </w:t>
      </w:r>
      <w:r w:rsidR="09E4B63D" w:rsidRPr="00F24057">
        <w:rPr>
          <w:rFonts w:eastAsia="Times New Roman" w:cs="Times New Roman"/>
        </w:rPr>
        <w:t>clerks</w:t>
      </w:r>
      <w:r w:rsidR="1C2E4DC1" w:rsidRPr="00F24057">
        <w:rPr>
          <w:rFonts w:eastAsia="Times New Roman" w:cs="Times New Roman"/>
        </w:rPr>
        <w:t xml:space="preserve"> </w:t>
      </w:r>
      <w:r w:rsidR="35BCE800" w:rsidRPr="00F24057">
        <w:rPr>
          <w:rFonts w:eastAsia="Times New Roman" w:cs="Times New Roman"/>
        </w:rPr>
        <w:t xml:space="preserve">insert a raw material name, </w:t>
      </w:r>
      <w:r w:rsidR="5125F308" w:rsidRPr="00F24057">
        <w:rPr>
          <w:rFonts w:eastAsia="Times New Roman" w:cs="Times New Roman"/>
        </w:rPr>
        <w:t>quantity,</w:t>
      </w:r>
      <w:r w:rsidR="35BCE800" w:rsidRPr="00F24057">
        <w:rPr>
          <w:rFonts w:eastAsia="Times New Roman" w:cs="Times New Roman"/>
        </w:rPr>
        <w:t xml:space="preserve"> and priority in the request</w:t>
      </w:r>
      <w:r w:rsidR="1B183521" w:rsidRPr="00F24057">
        <w:rPr>
          <w:rFonts w:eastAsia="Times New Roman" w:cs="Times New Roman"/>
        </w:rPr>
        <w:t>.</w:t>
      </w:r>
      <w:r w:rsidR="7A33CB80" w:rsidRPr="00F24057">
        <w:rPr>
          <w:rFonts w:eastAsia="Times New Roman" w:cs="Times New Roman"/>
        </w:rPr>
        <w:t xml:space="preserve"> </w:t>
      </w:r>
      <w:r w:rsidR="3427E523" w:rsidRPr="00F24057">
        <w:rPr>
          <w:rFonts w:eastAsia="Times New Roman" w:cs="Times New Roman"/>
        </w:rPr>
        <w:t>After submitting</w:t>
      </w:r>
      <w:r w:rsidR="07787D7B" w:rsidRPr="00F24057">
        <w:rPr>
          <w:rFonts w:eastAsia="Times New Roman" w:cs="Times New Roman"/>
        </w:rPr>
        <w:t xml:space="preserve"> and Inventory Control Department</w:t>
      </w:r>
      <w:r w:rsidR="265787FD" w:rsidRPr="00F24057">
        <w:rPr>
          <w:rFonts w:eastAsia="Times New Roman" w:cs="Times New Roman"/>
        </w:rPr>
        <w:t xml:space="preserve"> staff to process application</w:t>
      </w:r>
      <w:r w:rsidR="0B31702C" w:rsidRPr="00F24057">
        <w:rPr>
          <w:rFonts w:eastAsia="Times New Roman" w:cs="Times New Roman"/>
        </w:rPr>
        <w:t xml:space="preserve"> in </w:t>
      </w:r>
      <w:r w:rsidR="6DE81B56" w:rsidRPr="00F24057">
        <w:rPr>
          <w:rFonts w:eastAsia="Times New Roman" w:cs="Times New Roman"/>
        </w:rPr>
        <w:t>system</w:t>
      </w:r>
      <w:r w:rsidR="7A33CB80" w:rsidRPr="00F24057">
        <w:rPr>
          <w:rFonts w:eastAsia="Times New Roman" w:cs="Times New Roman"/>
        </w:rPr>
        <w:t>, the system will provide a unique raw material order number</w:t>
      </w:r>
      <w:r w:rsidR="3638CA22" w:rsidRPr="00F24057">
        <w:rPr>
          <w:rFonts w:eastAsia="Times New Roman" w:cs="Times New Roman"/>
        </w:rPr>
        <w:t xml:space="preserve"> to production clerks</w:t>
      </w:r>
      <w:r w:rsidR="3427E523" w:rsidRPr="00F24057">
        <w:rPr>
          <w:rFonts w:eastAsia="Times New Roman" w:cs="Times New Roman"/>
        </w:rPr>
        <w:t>.</w:t>
      </w:r>
      <w:r w:rsidR="2CFA4A98" w:rsidRPr="00F24057">
        <w:rPr>
          <w:rFonts w:eastAsia="Times New Roman" w:cs="Times New Roman"/>
        </w:rPr>
        <w:t xml:space="preserve"> A unique raw material order </w:t>
      </w:r>
      <w:r w:rsidR="54B41D68" w:rsidRPr="00F24057">
        <w:rPr>
          <w:rFonts w:eastAsia="Times New Roman" w:cs="Times New Roman"/>
        </w:rPr>
        <w:t>number used</w:t>
      </w:r>
      <w:r w:rsidR="131AA4A3" w:rsidRPr="00F24057">
        <w:rPr>
          <w:rFonts w:eastAsia="Times New Roman" w:cs="Times New Roman"/>
        </w:rPr>
        <w:t xml:space="preserve"> to track logistics status and view estimated arrival time</w:t>
      </w:r>
      <w:r w:rsidR="532B66E5" w:rsidRPr="00F24057">
        <w:rPr>
          <w:rFonts w:eastAsia="Times New Roman" w:cs="Times New Roman"/>
        </w:rPr>
        <w:t>.</w:t>
      </w:r>
    </w:p>
    <w:p w14:paraId="444A0986" w14:textId="604CEB5B" w:rsidR="0C4C037E" w:rsidRPr="00F24057" w:rsidRDefault="6B6AAEEC" w:rsidP="479597D9">
      <w:pPr>
        <w:pStyle w:val="Heading3"/>
        <w:rPr>
          <w:rFonts w:cs="Times New Roman"/>
        </w:rPr>
      </w:pPr>
      <w:bookmarkStart w:id="154" w:name="_Toc403464931"/>
      <w:bookmarkStart w:id="155" w:name="_Toc1603585791"/>
      <w:bookmarkStart w:id="156" w:name="_Toc233377549"/>
      <w:bookmarkStart w:id="157" w:name="_Toc233378189"/>
      <w:r w:rsidRPr="00F24057">
        <w:rPr>
          <w:rFonts w:cs="Times New Roman"/>
        </w:rPr>
        <w:t xml:space="preserve">3.3.2 </w:t>
      </w:r>
      <w:r w:rsidR="0C4C037E" w:rsidRPr="00F24057">
        <w:rPr>
          <w:rFonts w:cs="Times New Roman"/>
        </w:rPr>
        <w:t>Inventory Monitoring</w:t>
      </w:r>
      <w:bookmarkEnd w:id="154"/>
      <w:bookmarkEnd w:id="155"/>
      <w:bookmarkEnd w:id="156"/>
      <w:bookmarkEnd w:id="157"/>
    </w:p>
    <w:p w14:paraId="1FD87F00" w14:textId="1DDE9862" w:rsidR="467447DB" w:rsidRPr="00F24057" w:rsidRDefault="467447DB" w:rsidP="0B4F8173">
      <w:pPr>
        <w:rPr>
          <w:rFonts w:eastAsia="Times New Roman" w:cs="Times New Roman"/>
        </w:rPr>
      </w:pPr>
      <w:r w:rsidRPr="00F24057">
        <w:rPr>
          <w:rFonts w:eastAsia="Times New Roman" w:cs="Times New Roman"/>
        </w:rPr>
        <w:t xml:space="preserve">The system </w:t>
      </w:r>
      <w:r w:rsidR="1D346748" w:rsidRPr="00F24057">
        <w:rPr>
          <w:rFonts w:eastAsia="Times New Roman" w:cs="Times New Roman"/>
        </w:rPr>
        <w:t xml:space="preserve">has </w:t>
      </w:r>
      <w:r w:rsidR="1D0D9570" w:rsidRPr="00F24057">
        <w:rPr>
          <w:rFonts w:eastAsia="Times New Roman" w:cs="Times New Roman"/>
        </w:rPr>
        <w:t>real-time stock levels of both raw materials and finished goods</w:t>
      </w:r>
      <w:r w:rsidR="6E4FD4E5" w:rsidRPr="00F24057">
        <w:rPr>
          <w:rFonts w:eastAsia="Times New Roman" w:cs="Times New Roman"/>
        </w:rPr>
        <w:t xml:space="preserve"> and</w:t>
      </w:r>
      <w:r w:rsidR="1D346748" w:rsidRPr="00F24057">
        <w:rPr>
          <w:rFonts w:eastAsia="Times New Roman" w:cs="Times New Roman"/>
        </w:rPr>
        <w:t xml:space="preserve"> </w:t>
      </w:r>
      <w:r w:rsidR="440DEEE4" w:rsidRPr="00F24057">
        <w:rPr>
          <w:rFonts w:eastAsia="Times New Roman" w:cs="Times New Roman"/>
        </w:rPr>
        <w:t>has</w:t>
      </w:r>
      <w:r w:rsidR="1D346748" w:rsidRPr="00F24057">
        <w:rPr>
          <w:rFonts w:eastAsia="Times New Roman" w:cs="Times New Roman"/>
        </w:rPr>
        <w:t xml:space="preserve"> </w:t>
      </w:r>
      <w:r w:rsidR="2D06DB85" w:rsidRPr="00F24057">
        <w:rPr>
          <w:rFonts w:eastAsia="Times New Roman" w:cs="Times New Roman"/>
        </w:rPr>
        <w:t>real-time inventory updates</w:t>
      </w:r>
      <w:r w:rsidR="1F76A0B0" w:rsidRPr="00F24057">
        <w:rPr>
          <w:rFonts w:eastAsia="Times New Roman" w:cs="Times New Roman"/>
        </w:rPr>
        <w:t>.</w:t>
      </w:r>
      <w:r w:rsidR="7AD14C6B" w:rsidRPr="00F24057">
        <w:rPr>
          <w:rFonts w:eastAsia="Times New Roman" w:cs="Times New Roman"/>
        </w:rPr>
        <w:t xml:space="preserve"> The real-time inventory update is to ensure sufficient raw material inventory,</w:t>
      </w:r>
      <w:r w:rsidR="6CA7338F" w:rsidRPr="00F24057">
        <w:rPr>
          <w:rFonts w:eastAsia="Times New Roman" w:cs="Times New Roman"/>
        </w:rPr>
        <w:t xml:space="preserve"> </w:t>
      </w:r>
      <w:r w:rsidR="7AD14C6B" w:rsidRPr="00F24057">
        <w:rPr>
          <w:rFonts w:eastAsia="Times New Roman" w:cs="Times New Roman"/>
        </w:rPr>
        <w:t>the system will automatically alert the inventory control department when the inventory level falls below the required amount, necessitating replenishment.</w:t>
      </w:r>
      <w:r w:rsidR="5F425710" w:rsidRPr="00F24057">
        <w:rPr>
          <w:rFonts w:eastAsia="Times New Roman" w:cs="Times New Roman"/>
        </w:rPr>
        <w:t xml:space="preserve"> Also,</w:t>
      </w:r>
      <w:r w:rsidR="35EA3BEE" w:rsidRPr="00F24057">
        <w:rPr>
          <w:rFonts w:eastAsia="Times New Roman" w:cs="Times New Roman"/>
        </w:rPr>
        <w:t xml:space="preserve"> </w:t>
      </w:r>
      <w:r w:rsidR="0CE3BD94" w:rsidRPr="00F24057">
        <w:rPr>
          <w:rFonts w:eastAsia="Times New Roman" w:cs="Times New Roman"/>
        </w:rPr>
        <w:t>inventory</w:t>
      </w:r>
      <w:r w:rsidR="35EA3BEE" w:rsidRPr="00F24057">
        <w:rPr>
          <w:rFonts w:eastAsia="Times New Roman" w:cs="Times New Roman"/>
        </w:rPr>
        <w:t xml:space="preserve"> control </w:t>
      </w:r>
      <w:r w:rsidR="03DDF4A8" w:rsidRPr="00F24057">
        <w:rPr>
          <w:rFonts w:eastAsia="Times New Roman" w:cs="Times New Roman"/>
        </w:rPr>
        <w:t xml:space="preserve">staff </w:t>
      </w:r>
      <w:r w:rsidR="639456AE" w:rsidRPr="00F24057">
        <w:rPr>
          <w:rFonts w:eastAsia="Times New Roman" w:cs="Times New Roman"/>
        </w:rPr>
        <w:t xml:space="preserve">and purchasing department staff </w:t>
      </w:r>
      <w:r w:rsidR="35EA3BEE" w:rsidRPr="00F24057">
        <w:rPr>
          <w:rFonts w:eastAsia="Times New Roman" w:cs="Times New Roman"/>
        </w:rPr>
        <w:t>can manually enter or select which inventory to view, and the system will list the inventory quantity and available stock.</w:t>
      </w:r>
      <w:r w:rsidR="1D10DF94" w:rsidRPr="00F24057">
        <w:rPr>
          <w:rFonts w:eastAsia="Times New Roman" w:cs="Times New Roman"/>
        </w:rPr>
        <w:t xml:space="preserve"> It can purchase department staff to decide whether to buy raw materials.</w:t>
      </w:r>
      <w:r w:rsidR="16215A1C" w:rsidRPr="00F24057">
        <w:rPr>
          <w:rFonts w:eastAsia="Times New Roman" w:cs="Times New Roman"/>
        </w:rPr>
        <w:t xml:space="preserve"> </w:t>
      </w:r>
    </w:p>
    <w:p w14:paraId="633B8289" w14:textId="1C8FF955" w:rsidR="467447DB" w:rsidRPr="00F24057" w:rsidRDefault="16215A1C" w:rsidP="0F08C8DF">
      <w:pPr>
        <w:rPr>
          <w:rFonts w:eastAsia="Times New Roman" w:cs="Times New Roman"/>
        </w:rPr>
      </w:pPr>
      <w:r w:rsidRPr="00F24057">
        <w:rPr>
          <w:rFonts w:eastAsia="Times New Roman" w:cs="Times New Roman"/>
        </w:rPr>
        <w:t>The purchasing department staff can create a raw materials purchase request form in system, and the system will then send the request to the raw materials company to place an order.</w:t>
      </w:r>
    </w:p>
    <w:p w14:paraId="5D1DB516" w14:textId="161AB7BB" w:rsidR="688D6DC3" w:rsidRPr="00F24057" w:rsidRDefault="688D6DC3" w:rsidP="0F08C8DF">
      <w:pPr>
        <w:rPr>
          <w:rFonts w:cs="Times New Roman"/>
        </w:rPr>
      </w:pPr>
      <w:r w:rsidRPr="00F24057">
        <w:rPr>
          <w:rFonts w:eastAsia="Times New Roman" w:cs="Times New Roman"/>
        </w:rPr>
        <w:t>In addition, the system can check available inventory levels to prevent insufficient finished goods inventory space. When available inventory falls below the quantity of finished goods not yet received in all orders, the system will notify the purchasing department to stop purchasing raw materials and list some orders that can be outbound to free up inventory space.</w:t>
      </w:r>
    </w:p>
    <w:p w14:paraId="07598487" w14:textId="17D2396C" w:rsidR="6A20C691" w:rsidRPr="00F24057" w:rsidRDefault="6A20C691" w:rsidP="0F08C8DF">
      <w:pPr>
        <w:pStyle w:val="Heading3"/>
        <w:rPr>
          <w:rFonts w:cs="Times New Roman"/>
        </w:rPr>
      </w:pPr>
      <w:bookmarkStart w:id="158" w:name="_Toc1221928656"/>
      <w:bookmarkStart w:id="159" w:name="_Toc863595855"/>
      <w:bookmarkStart w:id="160" w:name="_Toc233377550"/>
      <w:bookmarkStart w:id="161" w:name="_Toc233378190"/>
      <w:r w:rsidRPr="00F24057">
        <w:rPr>
          <w:rFonts w:cs="Times New Roman"/>
        </w:rPr>
        <w:t>3.</w:t>
      </w:r>
      <w:r w:rsidR="399C4A3E" w:rsidRPr="00F24057">
        <w:rPr>
          <w:rFonts w:cs="Times New Roman"/>
        </w:rPr>
        <w:t>4</w:t>
      </w:r>
      <w:r w:rsidRPr="00F24057">
        <w:rPr>
          <w:rFonts w:cs="Times New Roman"/>
        </w:rPr>
        <w:t xml:space="preserve"> Logistics Management</w:t>
      </w:r>
      <w:bookmarkEnd w:id="158"/>
      <w:bookmarkEnd w:id="159"/>
      <w:bookmarkEnd w:id="160"/>
      <w:bookmarkEnd w:id="161"/>
    </w:p>
    <w:p w14:paraId="59DD65D9" w14:textId="36EB42E2" w:rsidR="5AD9A981" w:rsidRPr="00F24057" w:rsidRDefault="5AD9A981" w:rsidP="0F08C8DF">
      <w:pPr>
        <w:rPr>
          <w:rFonts w:cs="Times New Roman"/>
        </w:rPr>
      </w:pPr>
      <w:r w:rsidRPr="00F24057">
        <w:rPr>
          <w:rFonts w:eastAsia="Times New Roman" w:cs="Times New Roman"/>
        </w:rPr>
        <w:t xml:space="preserve">A delivery note is generated based on a production order. The delivery note displays the order number, customer name, customer phone number, and delivery </w:t>
      </w:r>
      <w:r w:rsidR="5D445DCF" w:rsidRPr="00F24057">
        <w:rPr>
          <w:rFonts w:eastAsia="Times New Roman" w:cs="Times New Roman"/>
        </w:rPr>
        <w:t xml:space="preserve">address. The logistics department </w:t>
      </w:r>
      <w:r w:rsidR="33B71C9F" w:rsidRPr="00F24057">
        <w:rPr>
          <w:rFonts w:eastAsia="Times New Roman" w:cs="Times New Roman"/>
        </w:rPr>
        <w:t xml:space="preserve">staff </w:t>
      </w:r>
      <w:r w:rsidR="5D445DCF" w:rsidRPr="00F24057">
        <w:rPr>
          <w:rFonts w:eastAsia="Times New Roman" w:cs="Times New Roman"/>
        </w:rPr>
        <w:t>will then enter the orders to be delivered that day into the system.</w:t>
      </w:r>
    </w:p>
    <w:p w14:paraId="091E7ABE" w14:textId="420EF3C1" w:rsidR="1277094B" w:rsidRPr="00F24057" w:rsidRDefault="1277094B" w:rsidP="0F08C8DF">
      <w:pPr>
        <w:rPr>
          <w:rFonts w:cs="Times New Roman"/>
        </w:rPr>
      </w:pPr>
      <w:r w:rsidRPr="00F24057">
        <w:rPr>
          <w:rFonts w:eastAsia="Times New Roman" w:cs="Times New Roman"/>
        </w:rPr>
        <w:t>The system generates planned transportation routes and delivery schedules for delivery personnel. Upon receiving the information, the delivery personnel follow the delivery route to deliver the goods. A mini tracking system is used to monitor shipments in real time.</w:t>
      </w:r>
      <w:r w:rsidR="24B7DDEC" w:rsidRPr="00F24057">
        <w:rPr>
          <w:rFonts w:eastAsia="Times New Roman" w:cs="Times New Roman"/>
        </w:rPr>
        <w:t xml:space="preserve"> </w:t>
      </w:r>
    </w:p>
    <w:p w14:paraId="3676173D" w14:textId="5F1AA4A9" w:rsidR="24B7DDEC" w:rsidRPr="00F24057" w:rsidRDefault="24B7DDEC" w:rsidP="0F08C8DF">
      <w:pPr>
        <w:rPr>
          <w:rFonts w:eastAsia="Times New Roman" w:cs="Times New Roman"/>
        </w:rPr>
      </w:pPr>
      <w:r w:rsidRPr="00F24057">
        <w:rPr>
          <w:rFonts w:eastAsia="Times New Roman" w:cs="Times New Roman"/>
        </w:rPr>
        <w:t xml:space="preserve">The delivery person delivers the goods to the customer's address. The customer </w:t>
      </w:r>
      <w:r w:rsidR="6D6A4545" w:rsidRPr="00F24057">
        <w:rPr>
          <w:rFonts w:eastAsia="Times New Roman" w:cs="Times New Roman"/>
        </w:rPr>
        <w:t>reply slip</w:t>
      </w:r>
      <w:r w:rsidRPr="00F24057">
        <w:rPr>
          <w:rFonts w:eastAsia="Times New Roman" w:cs="Times New Roman"/>
        </w:rPr>
        <w:t xml:space="preserve"> and signs the delivery order. The delivery person then uploads the order to the system, which automatically changes the Order Status to </w:t>
      </w:r>
      <w:r w:rsidR="61790493" w:rsidRPr="00F24057">
        <w:rPr>
          <w:rFonts w:eastAsia="Times New Roman" w:cs="Times New Roman"/>
        </w:rPr>
        <w:t>be delivered</w:t>
      </w:r>
      <w:r w:rsidRPr="00F24057">
        <w:rPr>
          <w:rFonts w:eastAsia="Times New Roman" w:cs="Times New Roman"/>
        </w:rPr>
        <w:t>.</w:t>
      </w:r>
    </w:p>
    <w:p w14:paraId="1B747040" w14:textId="5DD82F77" w:rsidR="0343FD4F" w:rsidRPr="00F24057" w:rsidRDefault="0343FD4F" w:rsidP="0F08C8DF">
      <w:pPr>
        <w:pStyle w:val="Heading3"/>
        <w:rPr>
          <w:rFonts w:cs="Times New Roman"/>
        </w:rPr>
      </w:pPr>
      <w:bookmarkStart w:id="162" w:name="_Toc1497892366"/>
      <w:bookmarkStart w:id="163" w:name="_Toc1361180592"/>
      <w:bookmarkStart w:id="164" w:name="_Toc233377551"/>
      <w:bookmarkStart w:id="165" w:name="_Toc233378191"/>
      <w:r w:rsidRPr="00F24057">
        <w:rPr>
          <w:rFonts w:cs="Times New Roman"/>
        </w:rPr>
        <w:t>3.</w:t>
      </w:r>
      <w:r w:rsidR="66EEFB2A" w:rsidRPr="00F24057">
        <w:rPr>
          <w:rFonts w:cs="Times New Roman"/>
        </w:rPr>
        <w:t>5</w:t>
      </w:r>
      <w:r w:rsidR="62363F8D" w:rsidRPr="00F24057">
        <w:rPr>
          <w:rFonts w:cs="Times New Roman"/>
        </w:rPr>
        <w:t xml:space="preserve"> Finance Management</w:t>
      </w:r>
      <w:bookmarkEnd w:id="162"/>
      <w:bookmarkEnd w:id="163"/>
      <w:bookmarkEnd w:id="164"/>
      <w:bookmarkEnd w:id="165"/>
    </w:p>
    <w:p w14:paraId="21C7913C" w14:textId="63EDFD30" w:rsidR="043A1F17" w:rsidRPr="00F24057" w:rsidRDefault="5A2E5CB3" w:rsidP="479597D9">
      <w:pPr>
        <w:pStyle w:val="Heading3"/>
        <w:rPr>
          <w:rFonts w:cs="Times New Roman"/>
          <w:u w:val="single"/>
        </w:rPr>
      </w:pPr>
      <w:bookmarkStart w:id="166" w:name="_Toc81508270"/>
      <w:bookmarkStart w:id="167" w:name="_Toc1203573402"/>
      <w:bookmarkStart w:id="168" w:name="_Toc233377552"/>
      <w:bookmarkStart w:id="169" w:name="_Toc233378192"/>
      <w:r w:rsidRPr="00F24057">
        <w:rPr>
          <w:rFonts w:cs="Times New Roman"/>
        </w:rPr>
        <w:t xml:space="preserve">3.5.1 </w:t>
      </w:r>
      <w:r w:rsidR="043A1F17" w:rsidRPr="00F24057">
        <w:rPr>
          <w:rFonts w:cs="Times New Roman"/>
        </w:rPr>
        <w:t>Invoice</w:t>
      </w:r>
      <w:bookmarkEnd w:id="166"/>
      <w:bookmarkEnd w:id="167"/>
      <w:bookmarkEnd w:id="168"/>
      <w:bookmarkEnd w:id="169"/>
    </w:p>
    <w:p w14:paraId="048479BA" w14:textId="5124593A" w:rsidR="3B71D509" w:rsidRPr="00F24057" w:rsidRDefault="3B71D509" w:rsidP="0F08C8DF">
      <w:pPr>
        <w:rPr>
          <w:rFonts w:eastAsia="Times New Roman" w:cs="Times New Roman"/>
        </w:rPr>
      </w:pPr>
      <w:r w:rsidRPr="00F24057">
        <w:rPr>
          <w:rFonts w:eastAsia="Times New Roman" w:cs="Times New Roman"/>
        </w:rPr>
        <w:t xml:space="preserve">When a salesperson creates a production order, the system sends the order to the finance department, which then generates an invoice. The invoice includes the product number, description, quantity, unit price, discount, price, total </w:t>
      </w:r>
      <w:r w:rsidR="0C200433" w:rsidRPr="00F24057">
        <w:rPr>
          <w:rFonts w:eastAsia="Times New Roman" w:cs="Times New Roman"/>
        </w:rPr>
        <w:t>price, and payment deadline.</w:t>
      </w:r>
    </w:p>
    <w:p w14:paraId="5BFFF0E8" w14:textId="4C7F63A4" w:rsidR="59C07DE7" w:rsidRPr="00F24057" w:rsidRDefault="59C07DE7" w:rsidP="0F08C8DF">
      <w:pPr>
        <w:rPr>
          <w:rFonts w:eastAsia="Times New Roman" w:cs="Times New Roman"/>
        </w:rPr>
      </w:pPr>
      <w:r w:rsidRPr="00F24057">
        <w:rPr>
          <w:rFonts w:eastAsia="Times New Roman" w:cs="Times New Roman"/>
        </w:rPr>
        <w:t>If the customer fails to pay three days before the payment date, the system will notify the customer that they have three days to make the payment. Otherwise, the system will automatically cancel the order three days after the due date.</w:t>
      </w:r>
    </w:p>
    <w:p w14:paraId="15E8C73C" w14:textId="7144D2DE" w:rsidR="63D90D7D" w:rsidRPr="00F24057" w:rsidRDefault="63D90D7D" w:rsidP="0F08C8DF">
      <w:pPr>
        <w:rPr>
          <w:rFonts w:eastAsia="Times New Roman" w:cs="Times New Roman"/>
        </w:rPr>
      </w:pPr>
      <w:r w:rsidRPr="00F24057">
        <w:rPr>
          <w:rFonts w:eastAsia="Times New Roman" w:cs="Times New Roman"/>
        </w:rPr>
        <w:t>The invoice will then be sent to the customer, who will receive a PDF file of the invoice. The order status will then change to pending payment. After the customer makes payment, the status will change to paid.</w:t>
      </w:r>
      <w:r w:rsidR="5364B517" w:rsidRPr="00F24057">
        <w:rPr>
          <w:rFonts w:eastAsia="Times New Roman" w:cs="Times New Roman"/>
        </w:rPr>
        <w:t xml:space="preserve"> After the customer makes payment, the system will notify the production department to begin production.</w:t>
      </w:r>
    </w:p>
    <w:p w14:paraId="0401071F" w14:textId="6E777366" w:rsidR="2DA0E0EC" w:rsidRPr="00F24057" w:rsidRDefault="6930CDC0" w:rsidP="479597D9">
      <w:pPr>
        <w:pStyle w:val="Heading3"/>
        <w:rPr>
          <w:rFonts w:cs="Times New Roman"/>
          <w:u w:val="single"/>
        </w:rPr>
      </w:pPr>
      <w:bookmarkStart w:id="170" w:name="_Toc2114771776"/>
      <w:bookmarkStart w:id="171" w:name="_Toc1486245110"/>
      <w:bookmarkStart w:id="172" w:name="_Toc233377553"/>
      <w:bookmarkStart w:id="173" w:name="_Toc233378193"/>
      <w:r w:rsidRPr="00F24057">
        <w:rPr>
          <w:rFonts w:cs="Times New Roman"/>
        </w:rPr>
        <w:t xml:space="preserve">3.5.2 </w:t>
      </w:r>
      <w:r w:rsidR="2DA0E0EC" w:rsidRPr="00F24057">
        <w:rPr>
          <w:rFonts w:cs="Times New Roman"/>
        </w:rPr>
        <w:t>Working capital management</w:t>
      </w:r>
      <w:bookmarkEnd w:id="170"/>
      <w:bookmarkEnd w:id="171"/>
      <w:bookmarkEnd w:id="172"/>
      <w:bookmarkEnd w:id="173"/>
    </w:p>
    <w:p w14:paraId="76A9A873" w14:textId="15544391" w:rsidR="199B5729" w:rsidRPr="00F24057" w:rsidRDefault="199B5729" w:rsidP="0F08C8DF">
      <w:pPr>
        <w:rPr>
          <w:rFonts w:eastAsia="Times New Roman" w:cs="Times New Roman"/>
        </w:rPr>
      </w:pPr>
      <w:r w:rsidRPr="00F24057">
        <w:rPr>
          <w:rFonts w:eastAsia="Times New Roman" w:cs="Times New Roman"/>
        </w:rPr>
        <w:t>Orders, raw material procurement, and daily working capital are all managed by the finance department. The system displays the company's cash, accounts receivable, and accounts payable status, and provides continuously updated charts showing cash balances and available funds. The system generates a cash flow forecast based on sales, procurement, inventory, and raw material payments</w:t>
      </w:r>
      <w:r w:rsidR="5223DBAA" w:rsidRPr="00F24057">
        <w:rPr>
          <w:rFonts w:eastAsia="Times New Roman" w:cs="Times New Roman"/>
        </w:rPr>
        <w:t>.</w:t>
      </w:r>
      <w:r w:rsidR="12BA0BBB" w:rsidRPr="00F24057">
        <w:rPr>
          <w:rFonts w:eastAsia="Times New Roman" w:cs="Times New Roman"/>
        </w:rPr>
        <w:t xml:space="preserve"> </w:t>
      </w:r>
      <w:r w:rsidR="238DDFC1" w:rsidRPr="00F24057">
        <w:rPr>
          <w:rFonts w:eastAsia="Times New Roman" w:cs="Times New Roman"/>
        </w:rPr>
        <w:t xml:space="preserve"> </w:t>
      </w:r>
    </w:p>
    <w:p w14:paraId="6DC3A63D" w14:textId="3979015D" w:rsidR="5223DBAA" w:rsidRPr="00F24057" w:rsidRDefault="5223DBAA" w:rsidP="0F08C8DF">
      <w:pPr>
        <w:rPr>
          <w:rFonts w:eastAsia="Times New Roman" w:cs="Times New Roman"/>
        </w:rPr>
      </w:pPr>
      <w:r w:rsidRPr="00F24057">
        <w:rPr>
          <w:rFonts w:eastAsia="Times New Roman" w:cs="Times New Roman"/>
        </w:rPr>
        <w:t>To ensure sufficient working capital, if available working capital falls below the required level, the purchasing department will be notified whether to suspend ordering. The purchasing department will decide whether to reduce or suspend raw material orders based on the order quantity and urgency.</w:t>
      </w:r>
    </w:p>
    <w:p w14:paraId="45B078F7" w14:textId="69660F33" w:rsidR="56E049D2" w:rsidRPr="00F24057" w:rsidRDefault="56E049D2" w:rsidP="0F08C8DF">
      <w:pPr>
        <w:pStyle w:val="Heading3"/>
        <w:rPr>
          <w:rFonts w:cs="Times New Roman"/>
        </w:rPr>
      </w:pPr>
      <w:bookmarkStart w:id="174" w:name="_Toc1562327929"/>
      <w:bookmarkStart w:id="175" w:name="_Toc708253200"/>
      <w:bookmarkStart w:id="176" w:name="_Toc233377554"/>
      <w:bookmarkStart w:id="177" w:name="_Toc233378194"/>
      <w:r w:rsidRPr="00F24057">
        <w:rPr>
          <w:rFonts w:cs="Times New Roman"/>
        </w:rPr>
        <w:t>3.</w:t>
      </w:r>
      <w:r w:rsidR="428A8520" w:rsidRPr="00F24057">
        <w:rPr>
          <w:rFonts w:cs="Times New Roman"/>
        </w:rPr>
        <w:t>6</w:t>
      </w:r>
      <w:r w:rsidRPr="00F24057">
        <w:rPr>
          <w:rFonts w:cs="Times New Roman"/>
        </w:rPr>
        <w:t xml:space="preserve"> Report an issue the order</w:t>
      </w:r>
      <w:bookmarkEnd w:id="174"/>
      <w:bookmarkEnd w:id="175"/>
      <w:bookmarkEnd w:id="176"/>
      <w:bookmarkEnd w:id="177"/>
      <w:r w:rsidRPr="00F24057">
        <w:rPr>
          <w:rFonts w:cs="Times New Roman"/>
        </w:rPr>
        <w:t xml:space="preserve"> </w:t>
      </w:r>
    </w:p>
    <w:p w14:paraId="75DAA7F6" w14:textId="059CBEA6" w:rsidR="56E049D2" w:rsidRPr="00F24057" w:rsidRDefault="56E049D2" w:rsidP="0F08C8DF">
      <w:pPr>
        <w:rPr>
          <w:rFonts w:cs="Times New Roman"/>
        </w:rPr>
      </w:pPr>
      <w:r w:rsidRPr="00F24057">
        <w:rPr>
          <w:rFonts w:eastAsia="Times New Roman" w:cs="Times New Roman"/>
        </w:rPr>
        <w:t>The customer wants to report an issue with the order, to insert the order#, customer name, customer phone number, and email report problem application form.</w:t>
      </w:r>
      <w:r w:rsidR="10B19259" w:rsidRPr="00F24057">
        <w:rPr>
          <w:rFonts w:eastAsia="Times New Roman" w:cs="Times New Roman"/>
        </w:rPr>
        <w:t xml:space="preserve"> After receiving the application, the system will notify the </w:t>
      </w:r>
      <w:r w:rsidR="30817735" w:rsidRPr="00F24057">
        <w:rPr>
          <w:rFonts w:eastAsia="Times New Roman" w:cs="Times New Roman"/>
        </w:rPr>
        <w:t>customer service</w:t>
      </w:r>
      <w:r w:rsidR="10B19259" w:rsidRPr="00F24057">
        <w:rPr>
          <w:rFonts w:eastAsia="Times New Roman" w:cs="Times New Roman"/>
        </w:rPr>
        <w:t xml:space="preserve"> staff to contact and answer the questions.</w:t>
      </w:r>
      <w:r w:rsidR="30817735" w:rsidRPr="00F24057">
        <w:rPr>
          <w:rFonts w:eastAsia="Times New Roman" w:cs="Times New Roman"/>
        </w:rPr>
        <w:t xml:space="preserve"> The customer service can check the to report problems list in system</w:t>
      </w:r>
    </w:p>
    <w:p w14:paraId="46867069" w14:textId="4306CCBE" w:rsidR="492E369F" w:rsidRPr="00F24057" w:rsidRDefault="492E369F" w:rsidP="0F08C8DF">
      <w:pPr>
        <w:rPr>
          <w:rFonts w:eastAsia="Times New Roman" w:cs="Times New Roman"/>
        </w:rPr>
      </w:pPr>
      <w:r w:rsidRPr="00F24057">
        <w:rPr>
          <w:rFonts w:eastAsia="Times New Roman" w:cs="Times New Roman"/>
        </w:rPr>
        <w:t>The system has a chart that stores customer questions for reference, enabling improvements to products and services.</w:t>
      </w:r>
    </w:p>
    <w:p w14:paraId="32210E93" w14:textId="2DAC72BF" w:rsidR="384E89F0" w:rsidRPr="00F24057" w:rsidRDefault="384E89F0" w:rsidP="0F08C8DF">
      <w:pPr>
        <w:pStyle w:val="Heading3"/>
        <w:rPr>
          <w:rFonts w:cs="Times New Roman"/>
        </w:rPr>
      </w:pPr>
      <w:bookmarkStart w:id="178" w:name="_Toc918310245"/>
      <w:bookmarkStart w:id="179" w:name="_Toc662048171"/>
      <w:bookmarkStart w:id="180" w:name="_Toc233377555"/>
      <w:bookmarkStart w:id="181" w:name="_Toc233378195"/>
      <w:r w:rsidRPr="00F24057">
        <w:rPr>
          <w:rFonts w:cs="Times New Roman"/>
        </w:rPr>
        <w:t>3.</w:t>
      </w:r>
      <w:r w:rsidR="45E6A341" w:rsidRPr="00F24057">
        <w:rPr>
          <w:rFonts w:cs="Times New Roman"/>
        </w:rPr>
        <w:t>7</w:t>
      </w:r>
      <w:r w:rsidRPr="00F24057">
        <w:rPr>
          <w:rFonts w:cs="Times New Roman"/>
        </w:rPr>
        <w:t xml:space="preserve"> Return Management</w:t>
      </w:r>
      <w:bookmarkEnd w:id="178"/>
      <w:bookmarkEnd w:id="179"/>
      <w:bookmarkEnd w:id="180"/>
      <w:bookmarkEnd w:id="181"/>
    </w:p>
    <w:p w14:paraId="001B668E" w14:textId="2F51658E" w:rsidR="122AE03B" w:rsidRPr="00F24057" w:rsidRDefault="122AE03B" w:rsidP="0F08C8DF">
      <w:pPr>
        <w:rPr>
          <w:rFonts w:eastAsia="Times New Roman" w:cs="Times New Roman"/>
        </w:rPr>
      </w:pPr>
      <w:r w:rsidRPr="00F24057">
        <w:rPr>
          <w:rFonts w:eastAsia="Times New Roman" w:cs="Times New Roman"/>
        </w:rPr>
        <w:t xml:space="preserve">If a customer wants to return an item, they can fill out a return application form in the system, specifying the item to be returned, the reason for the return, photos of the item, and their personal information for contact. </w:t>
      </w:r>
      <w:r w:rsidR="4D74D1F7" w:rsidRPr="00F24057">
        <w:rPr>
          <w:rFonts w:eastAsia="Times New Roman" w:cs="Times New Roman"/>
        </w:rPr>
        <w:t xml:space="preserve">The </w:t>
      </w:r>
      <w:r w:rsidR="31BC4191" w:rsidRPr="00F24057">
        <w:rPr>
          <w:rFonts w:eastAsia="Times New Roman" w:cs="Times New Roman"/>
        </w:rPr>
        <w:t>customer service staff</w:t>
      </w:r>
      <w:r w:rsidRPr="00F24057">
        <w:rPr>
          <w:rFonts w:eastAsia="Times New Roman" w:cs="Times New Roman"/>
        </w:rPr>
        <w:t xml:space="preserve"> review the return application and notify the customer regardless of whether it is successful or not. If successful, the system will notify the finance department to calculate the amount to be returned to the customer and will also notify the logistics department to pick up the returned product and have the customer sign to confirm the return. The return application form is stored in a chart in the system, allowing users to view the return rate and the distribution of return reasons to improve products and services.</w:t>
      </w:r>
    </w:p>
    <w:p w14:paraId="1E97B6CA" w14:textId="48A5387D" w:rsidR="53A4D385" w:rsidRPr="00F24057" w:rsidRDefault="53A4D385" w:rsidP="0F08C8DF">
      <w:pPr>
        <w:rPr>
          <w:rFonts w:eastAsia="Times New Roman" w:cs="Times New Roman"/>
        </w:rPr>
      </w:pPr>
      <w:r w:rsidRPr="00F24057">
        <w:rPr>
          <w:rFonts w:eastAsia="Times New Roman" w:cs="Times New Roman"/>
        </w:rPr>
        <w:t>Returned goods will be restocked and processed. Goods approved for restocking will be put back on the shelves for sale, and inventory availability will be updated. Defective or unsellable goods will be sent to a repair center, recycled, or disposed of according to company policy.</w:t>
      </w:r>
    </w:p>
    <w:p w14:paraId="6520DF47" w14:textId="0934AAEA" w:rsidR="32DA20C7" w:rsidRPr="00F24057" w:rsidRDefault="32DA20C7" w:rsidP="0F08C8DF">
      <w:pPr>
        <w:pStyle w:val="Heading3"/>
        <w:rPr>
          <w:rFonts w:cs="Times New Roman"/>
        </w:rPr>
      </w:pPr>
      <w:bookmarkStart w:id="182" w:name="_Toc1926018573"/>
      <w:bookmarkStart w:id="183" w:name="_Toc1309538293"/>
      <w:bookmarkStart w:id="184" w:name="_Toc233377556"/>
      <w:bookmarkStart w:id="185" w:name="_Toc233378196"/>
      <w:r w:rsidRPr="00F24057">
        <w:rPr>
          <w:rFonts w:cs="Times New Roman"/>
        </w:rPr>
        <w:t>3.8 Market Research</w:t>
      </w:r>
      <w:bookmarkEnd w:id="182"/>
      <w:bookmarkEnd w:id="183"/>
      <w:bookmarkEnd w:id="184"/>
      <w:bookmarkEnd w:id="185"/>
    </w:p>
    <w:p w14:paraId="5AEC0C32" w14:textId="618A32B3" w:rsidR="3E7CDFD9" w:rsidRPr="00F24057" w:rsidRDefault="3E7CDFD9" w:rsidP="0F08C8DF">
      <w:pPr>
        <w:rPr>
          <w:rFonts w:eastAsia="Times New Roman" w:cs="Times New Roman"/>
        </w:rPr>
      </w:pPr>
      <w:r w:rsidRPr="00F24057">
        <w:rPr>
          <w:rFonts w:eastAsia="Times New Roman" w:cs="Times New Roman"/>
        </w:rPr>
        <w:t>The system will periodically send surveys to customers to understand current trends and consumer needs. After completing the surveys, the system will send them electronic coupons.</w:t>
      </w:r>
      <w:r w:rsidR="33B3DD65" w:rsidRPr="00F24057">
        <w:rPr>
          <w:rFonts w:eastAsia="Times New Roman" w:cs="Times New Roman"/>
        </w:rPr>
        <w:t xml:space="preserve"> The system also provides feedback forms to customers to offer suggestions on how to improve the system.</w:t>
      </w:r>
      <w:r w:rsidR="04F89757" w:rsidRPr="00F24057">
        <w:rPr>
          <w:rFonts w:eastAsia="Times New Roman" w:cs="Times New Roman"/>
        </w:rPr>
        <w:t xml:space="preserve"> The system will integrate questionnaires and opinion forms to generate a </w:t>
      </w:r>
      <w:r w:rsidR="5F2E9B30" w:rsidRPr="00F24057">
        <w:rPr>
          <w:rFonts w:eastAsia="Times New Roman" w:cs="Times New Roman"/>
        </w:rPr>
        <w:t>chart</w:t>
      </w:r>
      <w:r w:rsidR="04F89757" w:rsidRPr="00F24057">
        <w:rPr>
          <w:rFonts w:eastAsia="Times New Roman" w:cs="Times New Roman"/>
        </w:rPr>
        <w:t xml:space="preserve"> of current market needs. </w:t>
      </w:r>
      <w:r w:rsidR="15734277" w:rsidRPr="00F24057">
        <w:rPr>
          <w:rFonts w:eastAsia="Times New Roman" w:cs="Times New Roman"/>
        </w:rPr>
        <w:t>Marketers can view survey results and charts in the system.</w:t>
      </w:r>
    </w:p>
    <w:p w14:paraId="4AFF4756" w14:textId="660F58B1" w:rsidR="53918F22" w:rsidRPr="00F24057" w:rsidRDefault="53918F22" w:rsidP="53918F22">
      <w:pPr>
        <w:rPr>
          <w:rFonts w:eastAsia="Times New Roman" w:cs="Times New Roman"/>
        </w:rPr>
      </w:pPr>
      <w:r w:rsidRPr="00F24057">
        <w:rPr>
          <w:rFonts w:eastAsia="Times New Roman" w:cs="Times New Roman"/>
        </w:rPr>
        <w:br w:type="page"/>
      </w:r>
    </w:p>
    <w:p w14:paraId="31D8AADF" w14:textId="548A3A76" w:rsidR="2D8A34C9" w:rsidRPr="00F24057" w:rsidRDefault="5F11EA68" w:rsidP="076571E6">
      <w:pPr>
        <w:pStyle w:val="Heading1"/>
        <w:rPr>
          <w:rFonts w:cs="Times New Roman"/>
        </w:rPr>
      </w:pPr>
      <w:bookmarkStart w:id="186" w:name="_Toc2101491867"/>
      <w:bookmarkStart w:id="187" w:name="_Toc123477539"/>
      <w:bookmarkStart w:id="188" w:name="_Toc233377557"/>
      <w:bookmarkStart w:id="189" w:name="_Toc233378197"/>
      <w:r w:rsidRPr="00F24057">
        <w:rPr>
          <w:rFonts w:cs="Times New Roman"/>
        </w:rPr>
        <w:t xml:space="preserve">4. </w:t>
      </w:r>
      <w:r w:rsidR="52257DF3" w:rsidRPr="00F24057">
        <w:rPr>
          <w:rFonts w:cs="Times New Roman"/>
        </w:rPr>
        <w:t>Non-Functional Requirements</w:t>
      </w:r>
      <w:bookmarkEnd w:id="186"/>
      <w:bookmarkEnd w:id="187"/>
      <w:bookmarkEnd w:id="188"/>
      <w:bookmarkEnd w:id="189"/>
    </w:p>
    <w:p w14:paraId="5D876215" w14:textId="06DA0B24" w:rsidR="636C46D1" w:rsidRPr="00F24057" w:rsidRDefault="636C46D1" w:rsidP="0F08C8DF">
      <w:pPr>
        <w:pStyle w:val="Heading3"/>
        <w:rPr>
          <w:rFonts w:cs="Times New Roman"/>
        </w:rPr>
      </w:pPr>
      <w:bookmarkStart w:id="190" w:name="_Toc1402971545"/>
      <w:bookmarkStart w:id="191" w:name="_Toc2056668306"/>
      <w:bookmarkStart w:id="192" w:name="_Toc233377558"/>
      <w:bookmarkStart w:id="193" w:name="_Toc233378198"/>
      <w:r w:rsidRPr="00F24057">
        <w:rPr>
          <w:rFonts w:cs="Times New Roman"/>
        </w:rPr>
        <w:t>4.1 Security</w:t>
      </w:r>
      <w:bookmarkEnd w:id="190"/>
      <w:bookmarkEnd w:id="191"/>
      <w:bookmarkEnd w:id="192"/>
      <w:bookmarkEnd w:id="193"/>
    </w:p>
    <w:p w14:paraId="40C54B4F" w14:textId="09F058B1" w:rsidR="0F99F8CD" w:rsidRPr="00F24057" w:rsidRDefault="54C68DD3" w:rsidP="479597D9">
      <w:pPr>
        <w:pStyle w:val="Heading3"/>
        <w:rPr>
          <w:rFonts w:cs="Times New Roman"/>
          <w:u w:val="single"/>
        </w:rPr>
      </w:pPr>
      <w:bookmarkStart w:id="194" w:name="_Toc2103750244"/>
      <w:bookmarkStart w:id="195" w:name="_Toc1113141809"/>
      <w:bookmarkStart w:id="196" w:name="_Toc233377559"/>
      <w:bookmarkStart w:id="197" w:name="_Toc233378199"/>
      <w:r w:rsidRPr="00F24057">
        <w:rPr>
          <w:rFonts w:cs="Times New Roman"/>
        </w:rPr>
        <w:t xml:space="preserve">4.1.1 </w:t>
      </w:r>
      <w:r w:rsidR="0F99F8CD" w:rsidRPr="00F24057">
        <w:rPr>
          <w:rFonts w:cs="Times New Roman"/>
        </w:rPr>
        <w:t>login mechanism</w:t>
      </w:r>
      <w:bookmarkEnd w:id="194"/>
      <w:bookmarkEnd w:id="195"/>
      <w:bookmarkEnd w:id="196"/>
      <w:bookmarkEnd w:id="197"/>
    </w:p>
    <w:p w14:paraId="4FC6D908" w14:textId="0A07A230" w:rsidR="40134191" w:rsidRPr="00F24057" w:rsidRDefault="40134191" w:rsidP="0F08C8DF">
      <w:pPr>
        <w:rPr>
          <w:rFonts w:eastAsia="Times New Roman" w:cs="Times New Roman"/>
        </w:rPr>
      </w:pPr>
      <w:r w:rsidRPr="00F24057">
        <w:rPr>
          <w:rFonts w:eastAsia="Times New Roman" w:cs="Times New Roman"/>
        </w:rPr>
        <w:t xml:space="preserve">There is a login mechanism before employees can access the system. They need to enter a unique employee ID and password to enter the system and perform any </w:t>
      </w:r>
      <w:r w:rsidR="0056C379" w:rsidRPr="00F24057">
        <w:rPr>
          <w:rFonts w:eastAsia="Times New Roman" w:cs="Times New Roman"/>
        </w:rPr>
        <w:t>activities. When an employee leaves the company, the system deletes the employee's ID and password to prevent departing employees from logging into the system.</w:t>
      </w:r>
    </w:p>
    <w:p w14:paraId="0545560F" w14:textId="3169E393" w:rsidR="24A27B50" w:rsidRPr="00F24057" w:rsidRDefault="24A27B50" w:rsidP="0F08C8DF">
      <w:pPr>
        <w:rPr>
          <w:rFonts w:cs="Times New Roman"/>
        </w:rPr>
      </w:pPr>
      <w:r w:rsidRPr="00F24057">
        <w:rPr>
          <w:rFonts w:eastAsia="Times New Roman" w:cs="Times New Roman"/>
        </w:rPr>
        <w:t xml:space="preserve">The system must be able to monitor abnormal behavior in real time, such as </w:t>
      </w:r>
      <w:proofErr w:type="gramStart"/>
      <w:r w:rsidRPr="00F24057">
        <w:rPr>
          <w:rFonts w:eastAsia="Times New Roman" w:cs="Times New Roman"/>
        </w:rPr>
        <w:t>a large number of</w:t>
      </w:r>
      <w:proofErr w:type="gramEnd"/>
      <w:r w:rsidRPr="00F24057">
        <w:rPr>
          <w:rFonts w:eastAsia="Times New Roman" w:cs="Times New Roman"/>
        </w:rPr>
        <w:t xml:space="preserve"> failed login attempts. When suspicious activity is detected, the system should automatically notify the administrator. The system will then immediately block the affected IP address, preventing further access.</w:t>
      </w:r>
    </w:p>
    <w:p w14:paraId="11F7141B" w14:textId="0FAE968B" w:rsidR="5EF1FA76" w:rsidRPr="00F24057" w:rsidRDefault="5EF1FA76" w:rsidP="0F08C8DF">
      <w:pPr>
        <w:rPr>
          <w:rFonts w:cs="Times New Roman"/>
        </w:rPr>
      </w:pPr>
      <w:r w:rsidRPr="00F24057">
        <w:rPr>
          <w:rFonts w:eastAsia="Times New Roman" w:cs="Times New Roman"/>
        </w:rPr>
        <w:t>Each department can only access relevant data. This is to prevent errors caused by modifications made by other departments.</w:t>
      </w:r>
    </w:p>
    <w:p w14:paraId="592BB895" w14:textId="1B76CBBE" w:rsidR="24BB71BE" w:rsidRPr="00F24057" w:rsidRDefault="68BB02D3" w:rsidP="479597D9">
      <w:pPr>
        <w:pStyle w:val="Heading3"/>
        <w:rPr>
          <w:rFonts w:cs="Times New Roman"/>
        </w:rPr>
      </w:pPr>
      <w:bookmarkStart w:id="198" w:name="_Toc2140030593"/>
      <w:bookmarkStart w:id="199" w:name="_Toc1696677115"/>
      <w:bookmarkStart w:id="200" w:name="_Toc233377560"/>
      <w:bookmarkStart w:id="201" w:name="_Toc233378200"/>
      <w:r w:rsidRPr="00F24057">
        <w:rPr>
          <w:rFonts w:cs="Times New Roman"/>
        </w:rPr>
        <w:t xml:space="preserve">4.1.2 </w:t>
      </w:r>
      <w:r w:rsidR="24BB71BE" w:rsidRPr="00F24057">
        <w:rPr>
          <w:rFonts w:cs="Times New Roman"/>
        </w:rPr>
        <w:t>Data Protection</w:t>
      </w:r>
      <w:bookmarkEnd w:id="198"/>
      <w:bookmarkEnd w:id="199"/>
      <w:bookmarkEnd w:id="200"/>
      <w:bookmarkEnd w:id="201"/>
    </w:p>
    <w:p w14:paraId="3EC8CEC3" w14:textId="0C1EAD89" w:rsidR="799CBA97" w:rsidRPr="00F24057" w:rsidRDefault="799CBA97" w:rsidP="0F08C8DF">
      <w:pPr>
        <w:rPr>
          <w:rFonts w:eastAsia="Times New Roman" w:cs="Times New Roman"/>
        </w:rPr>
      </w:pPr>
      <w:r w:rsidRPr="00F24057">
        <w:rPr>
          <w:rFonts w:eastAsia="Times New Roman" w:cs="Times New Roman"/>
        </w:rPr>
        <w:t>Customer information and financial data will be protected and encrypted. Sensitive data such as payment information and customer contact information will be hidden or have access restricted.</w:t>
      </w:r>
    </w:p>
    <w:p w14:paraId="23A4B4F4" w14:textId="2DB2B760" w:rsidR="0D169B6A" w:rsidRPr="00F24057" w:rsidRDefault="0D169B6A" w:rsidP="0F08C8DF">
      <w:pPr>
        <w:rPr>
          <w:rFonts w:cs="Times New Roman"/>
        </w:rPr>
      </w:pPr>
      <w:r w:rsidRPr="00F24057">
        <w:rPr>
          <w:rFonts w:eastAsia="Times New Roman" w:cs="Times New Roman"/>
        </w:rPr>
        <w:t>The system needs to employ multi-layered security protection to prevent hackers from intruding and stealing company data. When one layer of protection fails, the other layers should still be able to protect the system.</w:t>
      </w:r>
    </w:p>
    <w:p w14:paraId="2133BDE1" w14:textId="590164D1" w:rsidR="2BA7F06C" w:rsidRPr="00F24057" w:rsidRDefault="2BA7F06C" w:rsidP="0F08C8DF">
      <w:pPr>
        <w:rPr>
          <w:rFonts w:eastAsia="Times New Roman" w:cs="Times New Roman"/>
        </w:rPr>
      </w:pPr>
      <w:r w:rsidRPr="00F24057">
        <w:rPr>
          <w:rFonts w:eastAsia="Times New Roman" w:cs="Times New Roman"/>
        </w:rPr>
        <w:t>The system undergoes regular security testing, such as simulating hacker attacks to check for vulnerabilities, and regularly updates firewall settings to make the system more secure.</w:t>
      </w:r>
    </w:p>
    <w:p w14:paraId="6CB79254" w14:textId="339F0036" w:rsidR="5126A04E" w:rsidRPr="00F24057" w:rsidRDefault="5126A04E" w:rsidP="0F08C8DF">
      <w:pPr>
        <w:pStyle w:val="Heading3"/>
        <w:rPr>
          <w:rFonts w:cs="Times New Roman"/>
          <w:sz w:val="24"/>
          <w:szCs w:val="24"/>
        </w:rPr>
      </w:pPr>
      <w:bookmarkStart w:id="202" w:name="_Toc1264296701"/>
      <w:bookmarkStart w:id="203" w:name="_Toc1282579100"/>
      <w:bookmarkStart w:id="204" w:name="_Toc233377561"/>
      <w:bookmarkStart w:id="205" w:name="_Toc233378201"/>
      <w:r w:rsidRPr="00F24057">
        <w:rPr>
          <w:rFonts w:cs="Times New Roman"/>
        </w:rPr>
        <w:t xml:space="preserve">4.2 </w:t>
      </w:r>
      <w:r w:rsidR="750F983D" w:rsidRPr="00F24057">
        <w:rPr>
          <w:rFonts w:cs="Times New Roman"/>
        </w:rPr>
        <w:t>Usability</w:t>
      </w:r>
      <w:bookmarkEnd w:id="202"/>
      <w:bookmarkEnd w:id="203"/>
      <w:bookmarkEnd w:id="204"/>
      <w:bookmarkEnd w:id="205"/>
    </w:p>
    <w:p w14:paraId="0FF06470" w14:textId="605D5E9E" w:rsidR="5126A04E" w:rsidRPr="00F24057" w:rsidRDefault="5126A04E" w:rsidP="0F08C8DF">
      <w:pPr>
        <w:rPr>
          <w:rFonts w:cs="Times New Roman"/>
        </w:rPr>
      </w:pPr>
      <w:r w:rsidRPr="00F24057">
        <w:rPr>
          <w:rFonts w:eastAsia="Times New Roman" w:cs="Times New Roman"/>
        </w:rPr>
        <w:t>This system has a simple and user-friendly interface, making it very employee friendly. The system shortens processes that would otherwise require a lot of work, allowing employees to handle tasks more quickly and conveniently.</w:t>
      </w:r>
    </w:p>
    <w:p w14:paraId="22E50453" w14:textId="54C3FE44" w:rsidR="1A3D05A1" w:rsidRPr="00F24057" w:rsidRDefault="1A3D05A1" w:rsidP="0F08C8DF">
      <w:pPr>
        <w:pStyle w:val="Heading3"/>
        <w:rPr>
          <w:rFonts w:cs="Times New Roman"/>
        </w:rPr>
      </w:pPr>
      <w:bookmarkStart w:id="206" w:name="_Toc780488957"/>
      <w:bookmarkStart w:id="207" w:name="_Toc1430721937"/>
      <w:bookmarkStart w:id="208" w:name="_Toc233377562"/>
      <w:bookmarkStart w:id="209" w:name="_Toc233378202"/>
      <w:r w:rsidRPr="00F24057">
        <w:rPr>
          <w:rFonts w:cs="Times New Roman"/>
        </w:rPr>
        <w:t>4.3 Backup</w:t>
      </w:r>
      <w:bookmarkEnd w:id="206"/>
      <w:bookmarkEnd w:id="207"/>
      <w:bookmarkEnd w:id="208"/>
      <w:bookmarkEnd w:id="209"/>
    </w:p>
    <w:p w14:paraId="6A145C8B" w14:textId="5905FF7B" w:rsidR="6E49F5FC" w:rsidRPr="00F24057" w:rsidRDefault="6E49F5FC" w:rsidP="0F08C8DF">
      <w:pPr>
        <w:rPr>
          <w:rFonts w:eastAsia="Times New Roman" w:cs="Times New Roman"/>
        </w:rPr>
      </w:pPr>
      <w:r w:rsidRPr="00F24057">
        <w:rPr>
          <w:rFonts w:eastAsia="Times New Roman" w:cs="Times New Roman"/>
        </w:rPr>
        <w:t>The system performs regular backups, deciding whether to back up daily, weekly, or immediately based on the importance of the backups needed. For example, orders and financial data require immediate backup. Backup data is stored on multiple devices to prevent loss of backup devices. The system periodically tests the backup and restores processes to ensure they are still operational.</w:t>
      </w:r>
    </w:p>
    <w:p w14:paraId="12D7EAFE" w14:textId="4E964B12" w:rsidR="026512CD" w:rsidRPr="00F24057" w:rsidRDefault="026512CD" w:rsidP="0F08C8DF">
      <w:pPr>
        <w:pStyle w:val="Heading3"/>
        <w:rPr>
          <w:rFonts w:cs="Times New Roman"/>
        </w:rPr>
      </w:pPr>
      <w:bookmarkStart w:id="210" w:name="_Toc1279379259"/>
      <w:bookmarkStart w:id="211" w:name="_Toc2109563218"/>
      <w:bookmarkStart w:id="212" w:name="_Toc233377563"/>
      <w:bookmarkStart w:id="213" w:name="_Toc233378203"/>
      <w:r w:rsidRPr="00F24057">
        <w:rPr>
          <w:rFonts w:cs="Times New Roman"/>
        </w:rPr>
        <w:t>4.4 Maintenance</w:t>
      </w:r>
      <w:bookmarkEnd w:id="210"/>
      <w:bookmarkEnd w:id="211"/>
      <w:bookmarkEnd w:id="212"/>
      <w:bookmarkEnd w:id="213"/>
    </w:p>
    <w:p w14:paraId="24D85D03" w14:textId="58A74114" w:rsidR="08DD7B35" w:rsidRPr="00F24057" w:rsidRDefault="08DD7B35" w:rsidP="0F08C8DF">
      <w:pPr>
        <w:rPr>
          <w:rFonts w:eastAsia="Times New Roman" w:cs="Times New Roman"/>
        </w:rPr>
      </w:pPr>
      <w:r w:rsidRPr="00F24057">
        <w:rPr>
          <w:rFonts w:eastAsia="Times New Roman" w:cs="Times New Roman"/>
        </w:rPr>
        <w:t>The system will be regularly updated and upgraded, using more advanced equipment and undergoing various tests to ensure that all system functions are working properly. Except for major maintenance that may cause service interruptions such as a complete system upgrade and equipment replacement. The minor maintenance such as updating only a small part of the system will not interrupt service.</w:t>
      </w:r>
    </w:p>
    <w:p w14:paraId="78418180" w14:textId="7D2ADEDE" w:rsidR="197958B7" w:rsidRPr="00F24057" w:rsidRDefault="197958B7" w:rsidP="0F08C8DF">
      <w:pPr>
        <w:rPr>
          <w:rFonts w:eastAsia="Times New Roman" w:cs="Times New Roman"/>
        </w:rPr>
      </w:pPr>
      <w:r w:rsidRPr="00F24057">
        <w:rPr>
          <w:rFonts w:eastAsia="Times New Roman" w:cs="Times New Roman"/>
        </w:rPr>
        <w:t>The system includes real-time monitoring tools to check the CPU, memory, and other components for proper functioning. If any anomalies are detected, staff will be notified to check if the equipment needs replacement.</w:t>
      </w:r>
    </w:p>
    <w:p w14:paraId="1151B548" w14:textId="0920779F" w:rsidR="75C22470" w:rsidRPr="00F24057" w:rsidRDefault="75C22470" w:rsidP="0F08C8DF">
      <w:pPr>
        <w:pStyle w:val="Heading3"/>
        <w:rPr>
          <w:rFonts w:cs="Times New Roman"/>
        </w:rPr>
      </w:pPr>
      <w:bookmarkStart w:id="214" w:name="_Toc1086211476"/>
      <w:bookmarkStart w:id="215" w:name="_Toc1285294261"/>
      <w:bookmarkStart w:id="216" w:name="_Toc233377564"/>
      <w:bookmarkStart w:id="217" w:name="_Toc233378204"/>
      <w:r w:rsidRPr="00F24057">
        <w:rPr>
          <w:rFonts w:cs="Times New Roman"/>
        </w:rPr>
        <w:t>4.</w:t>
      </w:r>
      <w:r w:rsidR="6698203E" w:rsidRPr="00F24057">
        <w:rPr>
          <w:rFonts w:cs="Times New Roman"/>
        </w:rPr>
        <w:t>5</w:t>
      </w:r>
      <w:r w:rsidRPr="00F24057">
        <w:rPr>
          <w:rFonts w:cs="Times New Roman"/>
        </w:rPr>
        <w:t xml:space="preserve"> Performance</w:t>
      </w:r>
      <w:bookmarkEnd w:id="214"/>
      <w:bookmarkEnd w:id="215"/>
      <w:bookmarkEnd w:id="216"/>
      <w:bookmarkEnd w:id="217"/>
    </w:p>
    <w:p w14:paraId="7E743760" w14:textId="541F79DB" w:rsidR="75C22470" w:rsidRPr="00F24057" w:rsidRDefault="49A208BD" w:rsidP="479597D9">
      <w:pPr>
        <w:pStyle w:val="Heading3"/>
        <w:rPr>
          <w:rFonts w:cs="Times New Roman"/>
        </w:rPr>
      </w:pPr>
      <w:bookmarkStart w:id="218" w:name="_Toc562096513"/>
      <w:bookmarkStart w:id="219" w:name="_Toc584039814"/>
      <w:bookmarkStart w:id="220" w:name="_Toc233377565"/>
      <w:bookmarkStart w:id="221" w:name="_Toc233378205"/>
      <w:r w:rsidRPr="00F24057">
        <w:rPr>
          <w:rFonts w:cs="Times New Roman"/>
        </w:rPr>
        <w:t xml:space="preserve">4.5.1 </w:t>
      </w:r>
      <w:r w:rsidR="75C22470" w:rsidRPr="00F24057">
        <w:rPr>
          <w:rFonts w:cs="Times New Roman"/>
        </w:rPr>
        <w:t>Speed time</w:t>
      </w:r>
      <w:bookmarkEnd w:id="218"/>
      <w:bookmarkEnd w:id="219"/>
      <w:bookmarkEnd w:id="220"/>
      <w:bookmarkEnd w:id="221"/>
    </w:p>
    <w:p w14:paraId="16BE5E71" w14:textId="554AD2B8" w:rsidR="0AE8285B" w:rsidRPr="00F24057" w:rsidRDefault="0AE8285B" w:rsidP="0F08C8DF">
      <w:pPr>
        <w:rPr>
          <w:rFonts w:eastAsia="Times New Roman" w:cs="Times New Roman"/>
        </w:rPr>
      </w:pPr>
      <w:r w:rsidRPr="00F24057">
        <w:rPr>
          <w:rFonts w:eastAsia="Times New Roman" w:cs="Times New Roman"/>
        </w:rPr>
        <w:t>Simpler operations, such as viewing orders and order status, can be completed within 2 seconds.</w:t>
      </w:r>
      <w:r w:rsidR="1DCE1315" w:rsidRPr="00F24057">
        <w:rPr>
          <w:rFonts w:eastAsia="Times New Roman" w:cs="Times New Roman"/>
        </w:rPr>
        <w:t xml:space="preserve"> Some more complex procedures, such as viewing reports and historical data modification, require 10 seconds to complete.</w:t>
      </w:r>
      <w:r w:rsidR="54CAF054" w:rsidRPr="00F24057">
        <w:rPr>
          <w:rFonts w:eastAsia="Times New Roman" w:cs="Times New Roman"/>
        </w:rPr>
        <w:t xml:space="preserve"> The system also provides real-time notifications to different departments and customers and sends data to different departments within 5 seconds.</w:t>
      </w:r>
    </w:p>
    <w:p w14:paraId="699C20F6" w14:textId="693C85A8" w:rsidR="27087824" w:rsidRPr="00F24057" w:rsidRDefault="3D66437E" w:rsidP="479597D9">
      <w:pPr>
        <w:pStyle w:val="Heading3"/>
        <w:rPr>
          <w:rFonts w:cs="Times New Roman"/>
        </w:rPr>
      </w:pPr>
      <w:bookmarkStart w:id="222" w:name="_Toc653013550"/>
      <w:bookmarkStart w:id="223" w:name="_Toc604362466"/>
      <w:bookmarkStart w:id="224" w:name="_Toc233377566"/>
      <w:bookmarkStart w:id="225" w:name="_Toc233378206"/>
      <w:r w:rsidRPr="00F24057">
        <w:rPr>
          <w:rFonts w:cs="Times New Roman"/>
        </w:rPr>
        <w:t xml:space="preserve">4.5.2 </w:t>
      </w:r>
      <w:r w:rsidR="27087824" w:rsidRPr="00F24057">
        <w:rPr>
          <w:rFonts w:cs="Times New Roman"/>
        </w:rPr>
        <w:t>Capacity</w:t>
      </w:r>
      <w:bookmarkEnd w:id="222"/>
      <w:bookmarkEnd w:id="223"/>
      <w:bookmarkEnd w:id="224"/>
      <w:bookmarkEnd w:id="225"/>
    </w:p>
    <w:p w14:paraId="5578D431" w14:textId="3B92B135" w:rsidR="27087824" w:rsidRPr="00F24057" w:rsidRDefault="27087824" w:rsidP="0F08C8DF">
      <w:pPr>
        <w:rPr>
          <w:rFonts w:eastAsia="Times New Roman" w:cs="Times New Roman"/>
        </w:rPr>
      </w:pPr>
      <w:r w:rsidRPr="00F24057">
        <w:rPr>
          <w:rFonts w:eastAsia="Times New Roman" w:cs="Times New Roman"/>
        </w:rPr>
        <w:t>The system can support simultaneous use by 300 users from different departments and can process 1000 transaction orders per minute during peak periods, including creation, modification, and querying. The system needs to store millions of orders, requiring a total system capacity of 10TB.</w:t>
      </w:r>
    </w:p>
    <w:p w14:paraId="2FA9C7AE" w14:textId="2DF2A6A8" w:rsidR="6238F95F" w:rsidRPr="00F24057" w:rsidRDefault="310F13CE" w:rsidP="479597D9">
      <w:pPr>
        <w:pStyle w:val="Heading3"/>
        <w:rPr>
          <w:rFonts w:cs="Times New Roman"/>
        </w:rPr>
      </w:pPr>
      <w:bookmarkStart w:id="226" w:name="_Toc1573298271"/>
      <w:bookmarkStart w:id="227" w:name="_Toc1454017158"/>
      <w:bookmarkStart w:id="228" w:name="_Toc233377567"/>
      <w:bookmarkStart w:id="229" w:name="_Toc233378207"/>
      <w:r w:rsidRPr="00F24057">
        <w:rPr>
          <w:rFonts w:cs="Times New Roman"/>
        </w:rPr>
        <w:t xml:space="preserve">4.5.3 </w:t>
      </w:r>
      <w:r w:rsidR="6238F95F" w:rsidRPr="00F24057">
        <w:rPr>
          <w:rFonts w:cs="Times New Roman"/>
        </w:rPr>
        <w:t>Reliability</w:t>
      </w:r>
      <w:bookmarkEnd w:id="226"/>
      <w:bookmarkEnd w:id="227"/>
      <w:bookmarkEnd w:id="228"/>
      <w:bookmarkEnd w:id="229"/>
    </w:p>
    <w:p w14:paraId="71E76569" w14:textId="4E347C7E" w:rsidR="0C43213B" w:rsidRPr="00F24057" w:rsidRDefault="0C43213B" w:rsidP="0F08C8DF">
      <w:pPr>
        <w:rPr>
          <w:rFonts w:eastAsia="Times New Roman" w:cs="Times New Roman"/>
        </w:rPr>
      </w:pPr>
      <w:r w:rsidRPr="00F24057">
        <w:rPr>
          <w:rFonts w:eastAsia="Times New Roman" w:cs="Times New Roman"/>
        </w:rPr>
        <w:t>Except during</w:t>
      </w:r>
      <w:r w:rsidR="389661B8" w:rsidRPr="00F24057">
        <w:rPr>
          <w:rFonts w:eastAsia="Times New Roman" w:cs="Times New Roman"/>
        </w:rPr>
        <w:t xml:space="preserve"> major</w:t>
      </w:r>
      <w:r w:rsidRPr="00F24057">
        <w:rPr>
          <w:rFonts w:eastAsia="Times New Roman" w:cs="Times New Roman"/>
        </w:rPr>
        <w:t xml:space="preserve"> maintenance periods, the system needs to operate 24/7. It will remain stable even during peak periods when </w:t>
      </w:r>
      <w:proofErr w:type="gramStart"/>
      <w:r w:rsidRPr="00F24057">
        <w:rPr>
          <w:rFonts w:eastAsia="Times New Roman" w:cs="Times New Roman"/>
        </w:rPr>
        <w:t>a large number of</w:t>
      </w:r>
      <w:proofErr w:type="gramEnd"/>
      <w:r w:rsidRPr="00F24057">
        <w:rPr>
          <w:rFonts w:eastAsia="Times New Roman" w:cs="Times New Roman"/>
        </w:rPr>
        <w:t xml:space="preserve"> orders are created or modified simultaneously. The system wants to have 99% uptime performance.</w:t>
      </w:r>
    </w:p>
    <w:p w14:paraId="1461F79F" w14:textId="501E638D" w:rsidR="15350767" w:rsidRPr="00F24057" w:rsidRDefault="15350767" w:rsidP="0F08C8DF">
      <w:pPr>
        <w:pStyle w:val="Heading3"/>
        <w:rPr>
          <w:rFonts w:cs="Times New Roman"/>
        </w:rPr>
      </w:pPr>
      <w:bookmarkStart w:id="230" w:name="_Toc28184949"/>
      <w:bookmarkStart w:id="231" w:name="_Toc1574133584"/>
      <w:bookmarkStart w:id="232" w:name="_Toc233377568"/>
      <w:bookmarkStart w:id="233" w:name="_Toc233378208"/>
      <w:r w:rsidRPr="00F24057">
        <w:rPr>
          <w:rFonts w:cs="Times New Roman"/>
        </w:rPr>
        <w:t xml:space="preserve">4.6 </w:t>
      </w:r>
      <w:r w:rsidR="29F6BF2E" w:rsidRPr="00F24057">
        <w:rPr>
          <w:rFonts w:cs="Times New Roman"/>
        </w:rPr>
        <w:t>Scalability</w:t>
      </w:r>
      <w:bookmarkEnd w:id="230"/>
      <w:bookmarkEnd w:id="231"/>
      <w:bookmarkEnd w:id="232"/>
      <w:bookmarkEnd w:id="233"/>
    </w:p>
    <w:p w14:paraId="3241EC46" w14:textId="7BE68AC1" w:rsidR="7F11E8CE" w:rsidRPr="00F24057" w:rsidRDefault="7F11E8CE" w:rsidP="0F08C8DF">
      <w:pPr>
        <w:rPr>
          <w:rFonts w:eastAsia="Times New Roman" w:cs="Times New Roman"/>
        </w:rPr>
      </w:pPr>
      <w:r w:rsidRPr="00F24057">
        <w:rPr>
          <w:rFonts w:eastAsia="Times New Roman" w:cs="Times New Roman"/>
        </w:rPr>
        <w:t>Because the system stores millions of order records, a large-capacity database is needed to hold this data. Furthermore, the system needs to scale rapidly to provide faster, more automated services, such as AI-powered customer service.</w:t>
      </w:r>
    </w:p>
    <w:p w14:paraId="3269EA87" w14:textId="20902587" w:rsidR="6DD69731" w:rsidRPr="00F24057" w:rsidRDefault="6DD69731" w:rsidP="0F08C8DF">
      <w:pPr>
        <w:pStyle w:val="Heading3"/>
        <w:rPr>
          <w:rFonts w:cs="Times New Roman"/>
        </w:rPr>
      </w:pPr>
      <w:bookmarkStart w:id="234" w:name="_Toc1898972256"/>
      <w:bookmarkStart w:id="235" w:name="_Toc1307812048"/>
      <w:bookmarkStart w:id="236" w:name="_Toc233377569"/>
      <w:bookmarkStart w:id="237" w:name="_Toc233378209"/>
      <w:r w:rsidRPr="00F24057">
        <w:rPr>
          <w:rFonts w:cs="Times New Roman"/>
        </w:rPr>
        <w:t>4.7 Compatibility</w:t>
      </w:r>
      <w:bookmarkEnd w:id="234"/>
      <w:bookmarkEnd w:id="235"/>
      <w:bookmarkEnd w:id="236"/>
      <w:bookmarkEnd w:id="237"/>
    </w:p>
    <w:p w14:paraId="523591FC" w14:textId="6D8B7543" w:rsidR="74E7E194" w:rsidRPr="00F24057" w:rsidRDefault="74E7E194" w:rsidP="0F08C8DF">
      <w:pPr>
        <w:rPr>
          <w:rFonts w:eastAsia="Times New Roman" w:cs="Times New Roman"/>
        </w:rPr>
      </w:pPr>
      <w:r w:rsidRPr="00F24057">
        <w:rPr>
          <w:rFonts w:eastAsia="Times New Roman" w:cs="Times New Roman"/>
        </w:rPr>
        <w:t>This system supports use on desktop computers, laptops, tablets, and mobile phones. It is compatible with Windows, macOS, and Linux. The system can connect to printers, scanners, and barcode printers for interoperability.</w:t>
      </w:r>
    </w:p>
    <w:p w14:paraId="5B965274" w14:textId="459A27B3" w:rsidR="0A5CD29B" w:rsidRPr="00F24057" w:rsidRDefault="0A5CD29B" w:rsidP="0F08C8DF">
      <w:pPr>
        <w:pStyle w:val="Heading3"/>
        <w:spacing w:before="240" w:after="240"/>
        <w:rPr>
          <w:rFonts w:cs="Times New Roman"/>
        </w:rPr>
      </w:pPr>
      <w:bookmarkStart w:id="238" w:name="_Toc1186759257"/>
      <w:bookmarkStart w:id="239" w:name="_Toc480942939"/>
      <w:bookmarkStart w:id="240" w:name="_Toc233377570"/>
      <w:bookmarkStart w:id="241" w:name="_Toc233378210"/>
      <w:r w:rsidRPr="00F24057">
        <w:rPr>
          <w:rFonts w:cs="Times New Roman"/>
        </w:rPr>
        <w:t>4.8 Cultural and Political Requirements</w:t>
      </w:r>
      <w:bookmarkEnd w:id="238"/>
      <w:bookmarkEnd w:id="239"/>
      <w:bookmarkEnd w:id="240"/>
      <w:bookmarkEnd w:id="241"/>
    </w:p>
    <w:p w14:paraId="1A13C06C" w14:textId="4E4B1F30" w:rsidR="7460C4CC" w:rsidRPr="00F24057" w:rsidRDefault="64A633A2" w:rsidP="7460C4CC">
      <w:pPr>
        <w:rPr>
          <w:rFonts w:eastAsia="Times New Roman" w:cs="Times New Roman"/>
        </w:rPr>
      </w:pPr>
      <w:r w:rsidRPr="00F24057">
        <w:rPr>
          <w:rFonts w:eastAsia="Times New Roman" w:cs="Times New Roman"/>
        </w:rPr>
        <w:t>The system will provide Chinese and English interfaces, and customers can use different payment methods such as HKD, USD, and RMB. All dates in the system use DD/MM/YYYY. The system must comply with local laws and will avoid using sensitive words, numbers, or symbols.</w:t>
      </w:r>
    </w:p>
    <w:p w14:paraId="24C5ED7B" w14:textId="35ED9B48" w:rsidR="1178448D" w:rsidRPr="00F24057" w:rsidRDefault="1178448D">
      <w:pPr>
        <w:rPr>
          <w:rFonts w:cs="Times New Roman"/>
        </w:rPr>
      </w:pPr>
      <w:r w:rsidRPr="00F24057">
        <w:rPr>
          <w:rFonts w:cs="Times New Roman"/>
        </w:rPr>
        <w:br w:type="page"/>
      </w:r>
    </w:p>
    <w:p w14:paraId="73BB6A41" w14:textId="569EF826" w:rsidR="1178448D" w:rsidRPr="00F24057" w:rsidRDefault="652CDB30" w:rsidP="2E026ABA">
      <w:pPr>
        <w:pStyle w:val="Heading1"/>
        <w:rPr>
          <w:rFonts w:cs="Times New Roman"/>
        </w:rPr>
      </w:pPr>
      <w:bookmarkStart w:id="242" w:name="_Toc663779610"/>
      <w:bookmarkStart w:id="243" w:name="_Toc1509496012"/>
      <w:bookmarkStart w:id="244" w:name="_Toc233377571"/>
      <w:bookmarkStart w:id="245" w:name="_Toc233378211"/>
      <w:r w:rsidRPr="00F24057">
        <w:rPr>
          <w:rFonts w:cs="Times New Roman"/>
        </w:rPr>
        <w:t>5. System Architecture</w:t>
      </w:r>
      <w:bookmarkEnd w:id="242"/>
      <w:bookmarkEnd w:id="243"/>
      <w:bookmarkEnd w:id="244"/>
      <w:bookmarkEnd w:id="245"/>
    </w:p>
    <w:p w14:paraId="41ED6873" w14:textId="5337420F" w:rsidR="00AD2D08" w:rsidRPr="00F24057" w:rsidRDefault="5AA24B74" w:rsidP="63C66D9D">
      <w:pPr>
        <w:pStyle w:val="Heading2"/>
        <w:rPr>
          <w:rFonts w:cs="Times New Roman"/>
        </w:rPr>
      </w:pPr>
      <w:bookmarkStart w:id="246" w:name="_Toc2097669922"/>
      <w:bookmarkStart w:id="247" w:name="_Toc899713629"/>
      <w:bookmarkStart w:id="248" w:name="_Toc233377572"/>
      <w:bookmarkStart w:id="249" w:name="_Toc233378212"/>
      <w:r w:rsidRPr="6924F269">
        <w:rPr>
          <w:rFonts w:cs="Times New Roman"/>
        </w:rPr>
        <w:t>5.1 Hardware</w:t>
      </w:r>
      <w:bookmarkEnd w:id="246"/>
      <w:bookmarkEnd w:id="247"/>
      <w:bookmarkEnd w:id="248"/>
      <w:bookmarkEnd w:id="249"/>
    </w:p>
    <w:p w14:paraId="599885EB" w14:textId="2F6E217E" w:rsidR="00AD2D08" w:rsidRPr="00F24057" w:rsidRDefault="652CDB30" w:rsidP="374892FB">
      <w:pPr>
        <w:rPr>
          <w:rFonts w:eastAsiaTheme="minorEastAsia" w:cs="Times New Roman"/>
        </w:rPr>
      </w:pPr>
      <w:r>
        <w:br/>
      </w:r>
      <w:r w:rsidR="00E624E4">
        <w:t>Dell PowerEdge R640 Server</w:t>
      </w:r>
    </w:p>
    <w:p w14:paraId="24B4E19E" w14:textId="75E809B4" w:rsidR="00AD2D08" w:rsidRPr="00F24057" w:rsidRDefault="5AA24B74" w:rsidP="6825D82A">
      <w:pPr>
        <w:rPr>
          <w:rStyle w:val="Hyperlink"/>
          <w:rFonts w:eastAsiaTheme="minorEastAsia" w:cs="Times New Roman"/>
          <w:color w:val="auto"/>
          <w:u w:val="none"/>
          <w:lang w:eastAsia="zh-TW"/>
        </w:rPr>
      </w:pPr>
      <w:r>
        <w:br/>
      </w:r>
      <w:r w:rsidR="10BD06C6">
        <w:rPr>
          <w:noProof/>
        </w:rPr>
        <w:drawing>
          <wp:inline distT="0" distB="0" distL="0" distR="0" wp14:anchorId="010DAC92" wp14:editId="2074A89B">
            <wp:extent cx="4882772" cy="981845"/>
            <wp:effectExtent l="0" t="0" r="0" b="8890"/>
            <wp:docPr id="5183646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7324" name="圖片 1"/>
                    <pic:cNvPicPr>
                      <a:picLocks noChangeAspect="1" noChangeArrowheads="1"/>
                    </pic:cNvPicPr>
                  </pic:nvPicPr>
                  <pic:blipFill rotWithShape="1">
                    <a:blip r:embed="rId11">
                      <a:extLst>
                        <a:ext uri="{28A0092B-C50C-407E-A947-70E740481C1C}">
                          <a14:useLocalDpi xmlns:a14="http://schemas.microsoft.com/office/drawing/2010/main" val="0"/>
                        </a:ext>
                      </a:extLst>
                    </a:blip>
                    <a:srcRect l="1792" t="-9962" r="-1792" b="19384"/>
                    <a:stretch>
                      <a:fillRect/>
                    </a:stretch>
                  </pic:blipFill>
                  <pic:spPr bwMode="auto">
                    <a:xfrm>
                      <a:off x="0" y="0"/>
                      <a:ext cx="4882772" cy="981845"/>
                    </a:xfrm>
                    <a:prstGeom prst="rect">
                      <a:avLst/>
                    </a:prstGeom>
                    <a:noFill/>
                    <a:ln>
                      <a:noFill/>
                    </a:ln>
                    <a:extLst>
                      <a:ext uri="{53640926-AAD7-44D8-BBD7-CCE9431645EC}">
                        <a14:shadowObscured xmlns:a14="http://schemas.microsoft.com/office/drawing/2010/main"/>
                      </a:ext>
                    </a:extLst>
                  </pic:spPr>
                </pic:pic>
              </a:graphicData>
            </a:graphic>
          </wp:inline>
        </w:drawing>
      </w:r>
      <w:r w:rsidR="652CDB30" w:rsidRPr="00F24057">
        <w:rPr>
          <w:rFonts w:cs="Times New Roman"/>
        </w:rPr>
        <w:fldChar w:fldCharType="begin"/>
      </w:r>
      <w:r w:rsidR="652CDB30" w:rsidRPr="00F24057">
        <w:rPr>
          <w:rFonts w:cs="Times New Roman"/>
        </w:rPr>
        <w:instrText xml:space="preserve"> INCLUDEPICTURE "https://i.dell.com/is/image/DellContent/content/dam/ss2/product-images/dell-enterprise-products/enterprise-systems/poweredge/r760/media-gallery/server-poweredge-r760-black-gallery-1.psd?fmt=png-alpha&amp;pscan=auto&amp;scl=1&amp;hei=320&amp;wid=995&amp;qlt=100,1&amp;resMode=sharp2&amp;size=995,320&amp;chrss=full" \* MERGEFORMATINET </w:instrText>
      </w:r>
      <w:r w:rsidR="652CDB30" w:rsidRPr="00F24057">
        <w:rPr>
          <w:rFonts w:cs="Times New Roman"/>
        </w:rPr>
        <w:fldChar w:fldCharType="separate"/>
      </w:r>
    </w:p>
    <w:p w14:paraId="6249936C" w14:textId="331494BB" w:rsidR="34144B01" w:rsidRPr="00F24057" w:rsidRDefault="652CDB30" w:rsidP="63C66D9D">
      <w:pPr>
        <w:pStyle w:val="Heading2"/>
      </w:pPr>
      <w:r w:rsidRPr="00F24057">
        <w:rPr>
          <w:rFonts w:cs="Times New Roman"/>
        </w:rPr>
        <w:fldChar w:fldCharType="end"/>
      </w:r>
    </w:p>
    <w:tbl>
      <w:tblPr>
        <w:tblStyle w:val="TableGridLight"/>
        <w:tblW w:w="9350" w:type="dxa"/>
        <w:tblLook w:val="04A0" w:firstRow="1" w:lastRow="0" w:firstColumn="1" w:lastColumn="0" w:noHBand="0" w:noVBand="1"/>
      </w:tblPr>
      <w:tblGrid>
        <w:gridCol w:w="1830"/>
        <w:gridCol w:w="7520"/>
      </w:tblGrid>
      <w:tr w:rsidR="007D253C" w:rsidRPr="00F24057" w14:paraId="120E2C01" w14:textId="77777777" w:rsidTr="6825D82A">
        <w:trPr>
          <w:trHeight w:val="300"/>
        </w:trPr>
        <w:tc>
          <w:tcPr>
            <w:tcW w:w="1830" w:type="dxa"/>
          </w:tcPr>
          <w:p w14:paraId="7CAF3C95" w14:textId="17177444" w:rsidR="00503AC0" w:rsidRPr="00F24057" w:rsidRDefault="00CB0E16" w:rsidP="00CB0E16">
            <w:pPr>
              <w:tabs>
                <w:tab w:val="left" w:pos="1211"/>
              </w:tabs>
              <w:rPr>
                <w:rFonts w:cs="Times New Roman"/>
                <w:lang w:val="en-GB" w:eastAsia="zh-TW"/>
              </w:rPr>
            </w:pPr>
            <w:bookmarkStart w:id="250" w:name="_Toc1808074112"/>
            <w:r w:rsidRPr="00F24057">
              <w:rPr>
                <w:rFonts w:cs="Times New Roman"/>
                <w:lang w:val="en-GB" w:eastAsia="zh-TW"/>
              </w:rPr>
              <w:t>CPU</w:t>
            </w:r>
            <w:bookmarkEnd w:id="250"/>
          </w:p>
        </w:tc>
        <w:tc>
          <w:tcPr>
            <w:tcW w:w="7520" w:type="dxa"/>
          </w:tcPr>
          <w:p w14:paraId="34C5469B" w14:textId="11639EF8" w:rsidR="00503AC0" w:rsidRPr="00F24057" w:rsidRDefault="004C4203" w:rsidP="00503AC0">
            <w:pPr>
              <w:rPr>
                <w:rFonts w:cs="Times New Roman"/>
                <w:lang w:eastAsia="zh-TW"/>
              </w:rPr>
            </w:pPr>
            <w:bookmarkStart w:id="251" w:name="_Toc646647550"/>
            <w:r w:rsidRPr="00F24057">
              <w:rPr>
                <w:rFonts w:cs="Times New Roman"/>
                <w:lang w:eastAsia="zh-TW"/>
              </w:rPr>
              <w:t>Intel Xeon Silver 4114 2.2G</w:t>
            </w:r>
            <w:bookmarkEnd w:id="251"/>
          </w:p>
        </w:tc>
      </w:tr>
      <w:tr w:rsidR="007D253C" w:rsidRPr="00F24057" w14:paraId="647409DD" w14:textId="77777777" w:rsidTr="6825D82A">
        <w:trPr>
          <w:trHeight w:val="300"/>
        </w:trPr>
        <w:tc>
          <w:tcPr>
            <w:tcW w:w="1830" w:type="dxa"/>
          </w:tcPr>
          <w:p w14:paraId="040BFB84" w14:textId="49EA144E" w:rsidR="00503AC0" w:rsidRPr="00F24057" w:rsidRDefault="00AF3A3A" w:rsidP="00503AC0">
            <w:pPr>
              <w:rPr>
                <w:rFonts w:cs="Times New Roman"/>
                <w:lang w:val="en-GB" w:eastAsia="zh-TW"/>
              </w:rPr>
            </w:pPr>
            <w:bookmarkStart w:id="252" w:name="_Toc305880577"/>
            <w:r w:rsidRPr="00F24057">
              <w:rPr>
                <w:rFonts w:cs="Times New Roman"/>
                <w:lang w:val="en-GB" w:eastAsia="zh-TW"/>
              </w:rPr>
              <w:t>RAM</w:t>
            </w:r>
            <w:bookmarkEnd w:id="252"/>
          </w:p>
        </w:tc>
        <w:tc>
          <w:tcPr>
            <w:tcW w:w="7520" w:type="dxa"/>
          </w:tcPr>
          <w:p w14:paraId="47148697" w14:textId="28F842B9" w:rsidR="00503AC0" w:rsidRPr="00F24057" w:rsidRDefault="00A31E5E" w:rsidP="00503AC0">
            <w:pPr>
              <w:rPr>
                <w:rFonts w:cs="Times New Roman"/>
                <w:lang w:eastAsia="zh-TW"/>
              </w:rPr>
            </w:pPr>
            <w:bookmarkStart w:id="253" w:name="_Toc1503539738"/>
            <w:r w:rsidRPr="00F24057">
              <w:rPr>
                <w:rFonts w:cs="Times New Roman"/>
                <w:lang w:eastAsia="zh-TW"/>
              </w:rPr>
              <w:t xml:space="preserve">32GB RDIMM, </w:t>
            </w:r>
            <w:r w:rsidR="004C4203" w:rsidRPr="00F24057">
              <w:rPr>
                <w:rFonts w:cs="Times New Roman"/>
                <w:lang w:eastAsia="zh-TW"/>
              </w:rPr>
              <w:t>2</w:t>
            </w:r>
            <w:r w:rsidRPr="00F24057">
              <w:rPr>
                <w:rFonts w:cs="Times New Roman"/>
                <w:lang w:eastAsia="zh-TW"/>
              </w:rPr>
              <w:t>400MT/s, Dual Rank</w:t>
            </w:r>
            <w:bookmarkEnd w:id="253"/>
            <w:r w:rsidRPr="00F24057">
              <w:rPr>
                <w:rFonts w:cs="Times New Roman"/>
                <w:lang w:eastAsia="zh-TW"/>
              </w:rPr>
              <w:t> </w:t>
            </w:r>
          </w:p>
        </w:tc>
      </w:tr>
      <w:tr w:rsidR="007D253C" w:rsidRPr="00F24057" w14:paraId="58DD75EB" w14:textId="77777777" w:rsidTr="6825D82A">
        <w:trPr>
          <w:trHeight w:val="300"/>
        </w:trPr>
        <w:tc>
          <w:tcPr>
            <w:tcW w:w="1830" w:type="dxa"/>
          </w:tcPr>
          <w:p w14:paraId="413304E9" w14:textId="797C5571" w:rsidR="00503AC0" w:rsidRPr="00F24057" w:rsidRDefault="00DB30A9" w:rsidP="00503AC0">
            <w:pPr>
              <w:rPr>
                <w:rFonts w:cs="Times New Roman"/>
                <w:lang w:eastAsia="zh-TW"/>
              </w:rPr>
            </w:pPr>
            <w:bookmarkStart w:id="254" w:name="_Toc1915450290"/>
            <w:r w:rsidRPr="00F24057">
              <w:rPr>
                <w:rFonts w:cs="Times New Roman"/>
                <w:lang w:eastAsia="zh-TW"/>
              </w:rPr>
              <w:t>Storage</w:t>
            </w:r>
            <w:bookmarkEnd w:id="254"/>
          </w:p>
        </w:tc>
        <w:tc>
          <w:tcPr>
            <w:tcW w:w="7520" w:type="dxa"/>
          </w:tcPr>
          <w:p w14:paraId="1EEEFD9A" w14:textId="6D25FE72" w:rsidR="00503AC0" w:rsidRPr="00F24057" w:rsidRDefault="008C4B5B" w:rsidP="00503AC0">
            <w:pPr>
              <w:rPr>
                <w:rFonts w:cs="Times New Roman"/>
                <w:lang w:eastAsia="zh-TW"/>
              </w:rPr>
            </w:pPr>
            <w:bookmarkStart w:id="255" w:name="_Toc27516405"/>
            <w:r w:rsidRPr="00F24057">
              <w:rPr>
                <w:rFonts w:cs="Times New Roman"/>
                <w:lang w:eastAsia="zh-TW"/>
              </w:rPr>
              <w:t>1000 + 1000GB</w:t>
            </w:r>
            <w:bookmarkEnd w:id="255"/>
          </w:p>
        </w:tc>
      </w:tr>
      <w:tr w:rsidR="007D253C" w:rsidRPr="00F24057" w14:paraId="6B6EFA40" w14:textId="77777777" w:rsidTr="6825D82A">
        <w:trPr>
          <w:trHeight w:val="300"/>
        </w:trPr>
        <w:tc>
          <w:tcPr>
            <w:tcW w:w="1830" w:type="dxa"/>
          </w:tcPr>
          <w:p w14:paraId="0ECFBC1D" w14:textId="20D8F8FD" w:rsidR="00503AC0" w:rsidRPr="00F24057" w:rsidRDefault="00DB30A9" w:rsidP="00503AC0">
            <w:pPr>
              <w:rPr>
                <w:rFonts w:cs="Times New Roman"/>
                <w:lang w:eastAsia="zh-TW"/>
              </w:rPr>
            </w:pPr>
            <w:bookmarkStart w:id="256" w:name="_Toc1404784085"/>
            <w:r w:rsidRPr="00F24057">
              <w:rPr>
                <w:rFonts w:cs="Times New Roman"/>
                <w:lang w:eastAsia="zh-TW"/>
              </w:rPr>
              <w:t>Management</w:t>
            </w:r>
            <w:bookmarkEnd w:id="256"/>
          </w:p>
        </w:tc>
        <w:tc>
          <w:tcPr>
            <w:tcW w:w="7520" w:type="dxa"/>
          </w:tcPr>
          <w:p w14:paraId="32E7861D" w14:textId="3881AC64" w:rsidR="00C66D3A" w:rsidRPr="00F24057" w:rsidRDefault="00C66D3A" w:rsidP="00C66D3A">
            <w:pPr>
              <w:rPr>
                <w:rFonts w:cs="Times New Roman"/>
                <w:lang w:eastAsia="zh-TW"/>
              </w:rPr>
            </w:pPr>
            <w:bookmarkStart w:id="257" w:name="_Toc1013784084"/>
            <w:r w:rsidRPr="00F24057">
              <w:rPr>
                <w:rFonts w:cs="Times New Roman"/>
                <w:lang w:eastAsia="zh-TW"/>
              </w:rPr>
              <w:t>iDRAC9, Enterprise 16G</w:t>
            </w:r>
            <w:bookmarkEnd w:id="257"/>
            <w:r w:rsidRPr="00F24057">
              <w:rPr>
                <w:rFonts w:cs="Times New Roman"/>
                <w:lang w:eastAsia="zh-TW"/>
              </w:rPr>
              <w:t> </w:t>
            </w:r>
          </w:p>
          <w:p w14:paraId="16304235" w14:textId="37F014B3" w:rsidR="00C66D3A" w:rsidRPr="00F24057" w:rsidRDefault="00C66D3A" w:rsidP="00C66D3A">
            <w:pPr>
              <w:rPr>
                <w:rFonts w:cs="Times New Roman"/>
                <w:lang w:eastAsia="zh-TW"/>
              </w:rPr>
            </w:pPr>
            <w:bookmarkStart w:id="258" w:name="_Toc999649738"/>
            <w:proofErr w:type="spellStart"/>
            <w:r w:rsidRPr="00F24057">
              <w:rPr>
                <w:rFonts w:cs="Times New Roman"/>
                <w:lang w:eastAsia="zh-TW"/>
              </w:rPr>
              <w:t>OpenManage</w:t>
            </w:r>
            <w:proofErr w:type="spellEnd"/>
            <w:r w:rsidRPr="00F24057">
              <w:rPr>
                <w:rFonts w:cs="Times New Roman"/>
                <w:lang w:eastAsia="zh-TW"/>
              </w:rPr>
              <w:t xml:space="preserve"> Enterprise Advanced</w:t>
            </w:r>
            <w:bookmarkEnd w:id="258"/>
            <w:r w:rsidRPr="00F24057">
              <w:rPr>
                <w:rFonts w:cs="Times New Roman"/>
                <w:lang w:eastAsia="zh-TW"/>
              </w:rPr>
              <w:t> </w:t>
            </w:r>
          </w:p>
          <w:p w14:paraId="2AE6E278" w14:textId="7CB015CB" w:rsidR="00503AC0" w:rsidRPr="00F24057" w:rsidRDefault="00F46091" w:rsidP="00503AC0">
            <w:pPr>
              <w:rPr>
                <w:rFonts w:cs="Times New Roman"/>
                <w:lang w:eastAsia="zh-TW"/>
              </w:rPr>
            </w:pPr>
            <w:bookmarkStart w:id="259" w:name="_Toc2073238276"/>
            <w:r w:rsidRPr="00F24057">
              <w:rPr>
                <w:rFonts w:cs="Times New Roman"/>
                <w:lang w:eastAsia="zh-TW"/>
              </w:rPr>
              <w:t>Dell Connectivity Client - Enabled</w:t>
            </w:r>
            <w:bookmarkEnd w:id="259"/>
          </w:p>
        </w:tc>
      </w:tr>
      <w:tr w:rsidR="007D253C" w:rsidRPr="00F24057" w14:paraId="52BCA6BF" w14:textId="77777777" w:rsidTr="6825D82A">
        <w:trPr>
          <w:trHeight w:val="300"/>
        </w:trPr>
        <w:tc>
          <w:tcPr>
            <w:tcW w:w="1830" w:type="dxa"/>
          </w:tcPr>
          <w:p w14:paraId="377BDD68" w14:textId="7A14B265" w:rsidR="00503AC0" w:rsidRPr="00F24057" w:rsidRDefault="00EE3C3A" w:rsidP="00503AC0">
            <w:pPr>
              <w:rPr>
                <w:rFonts w:cs="Times New Roman"/>
                <w:lang w:eastAsia="zh-TW"/>
              </w:rPr>
            </w:pPr>
            <w:bookmarkStart w:id="260" w:name="_Toc909363926"/>
            <w:r w:rsidRPr="00F24057">
              <w:rPr>
                <w:rFonts w:cs="Times New Roman"/>
                <w:lang w:eastAsia="zh-TW"/>
              </w:rPr>
              <w:t>Network</w:t>
            </w:r>
            <w:bookmarkEnd w:id="260"/>
          </w:p>
        </w:tc>
        <w:tc>
          <w:tcPr>
            <w:tcW w:w="7520" w:type="dxa"/>
          </w:tcPr>
          <w:p w14:paraId="7C2214B4" w14:textId="5623A596" w:rsidR="00503AC0" w:rsidRPr="00F24057" w:rsidRDefault="00365974" w:rsidP="00503AC0">
            <w:pPr>
              <w:rPr>
                <w:rFonts w:cs="Times New Roman"/>
                <w:lang w:eastAsia="zh-TW"/>
              </w:rPr>
            </w:pPr>
            <w:bookmarkStart w:id="261" w:name="_Toc1925251895"/>
            <w:r w:rsidRPr="00F24057">
              <w:rPr>
                <w:rFonts w:cs="Times New Roman"/>
                <w:lang w:eastAsia="zh-TW"/>
              </w:rPr>
              <w:t>Broadcom 57414 Dual Port 10/25GbE SFP28 Adapter, V2</w:t>
            </w:r>
            <w:bookmarkEnd w:id="261"/>
          </w:p>
        </w:tc>
      </w:tr>
      <w:tr w:rsidR="007D253C" w:rsidRPr="00F24057" w14:paraId="21B2C2C0" w14:textId="77777777" w:rsidTr="6825D82A">
        <w:trPr>
          <w:trHeight w:val="300"/>
        </w:trPr>
        <w:tc>
          <w:tcPr>
            <w:tcW w:w="1830" w:type="dxa"/>
          </w:tcPr>
          <w:p w14:paraId="5738D164" w14:textId="333C8923" w:rsidR="00503AC0" w:rsidRPr="00F24057" w:rsidRDefault="00451677" w:rsidP="00503AC0">
            <w:pPr>
              <w:rPr>
                <w:rFonts w:cs="Times New Roman"/>
                <w:lang w:eastAsia="zh-TW"/>
              </w:rPr>
            </w:pPr>
            <w:bookmarkStart w:id="262" w:name="_Toc760892462"/>
            <w:r w:rsidRPr="00F24057">
              <w:rPr>
                <w:rFonts w:cs="Times New Roman"/>
                <w:lang w:eastAsia="zh-TW"/>
              </w:rPr>
              <w:t>Security</w:t>
            </w:r>
            <w:bookmarkEnd w:id="262"/>
          </w:p>
        </w:tc>
        <w:tc>
          <w:tcPr>
            <w:tcW w:w="7520" w:type="dxa"/>
          </w:tcPr>
          <w:p w14:paraId="1C1BD882" w14:textId="31A5DF2D" w:rsidR="0056445E" w:rsidRPr="00F24057" w:rsidRDefault="0056445E" w:rsidP="0056445E">
            <w:pPr>
              <w:rPr>
                <w:rFonts w:cs="Times New Roman"/>
                <w:lang w:eastAsia="zh-TW"/>
              </w:rPr>
            </w:pPr>
            <w:bookmarkStart w:id="263" w:name="_Toc104905961"/>
            <w:r w:rsidRPr="00F24057">
              <w:rPr>
                <w:rFonts w:cs="Times New Roman"/>
                <w:lang w:eastAsia="zh-TW"/>
              </w:rPr>
              <w:t>iDRAC9, Enterprise 16G</w:t>
            </w:r>
            <w:bookmarkEnd w:id="263"/>
          </w:p>
          <w:p w14:paraId="6E15E06F" w14:textId="615AB17F" w:rsidR="00503AC0" w:rsidRPr="00F24057" w:rsidRDefault="0056445E" w:rsidP="00937EB6">
            <w:pPr>
              <w:rPr>
                <w:rFonts w:cs="Times New Roman"/>
                <w:lang w:eastAsia="zh-TW"/>
              </w:rPr>
            </w:pPr>
            <w:bookmarkStart w:id="264" w:name="_Toc932014805"/>
            <w:proofErr w:type="spellStart"/>
            <w:r w:rsidRPr="00F24057">
              <w:rPr>
                <w:rFonts w:cs="Times New Roman"/>
                <w:lang w:eastAsia="zh-TW"/>
              </w:rPr>
              <w:t>OpenManage</w:t>
            </w:r>
            <w:proofErr w:type="spellEnd"/>
            <w:r w:rsidRPr="00F24057">
              <w:rPr>
                <w:rFonts w:cs="Times New Roman"/>
                <w:lang w:eastAsia="zh-TW"/>
              </w:rPr>
              <w:t xml:space="preserve"> Enterprise Advanced</w:t>
            </w:r>
            <w:bookmarkEnd w:id="264"/>
          </w:p>
        </w:tc>
      </w:tr>
      <w:tr w:rsidR="007D253C" w:rsidRPr="00F24057" w14:paraId="19C8EF61" w14:textId="77777777" w:rsidTr="6825D82A">
        <w:trPr>
          <w:trHeight w:val="300"/>
        </w:trPr>
        <w:tc>
          <w:tcPr>
            <w:tcW w:w="1830" w:type="dxa"/>
          </w:tcPr>
          <w:p w14:paraId="2C35FEDB" w14:textId="4DE9D1A4" w:rsidR="001C4EF5" w:rsidRPr="00F24057" w:rsidRDefault="001C4EF5" w:rsidP="00503AC0">
            <w:pPr>
              <w:rPr>
                <w:rFonts w:cs="Times New Roman"/>
                <w:lang w:val="en-GB" w:eastAsia="zh-TW"/>
              </w:rPr>
            </w:pPr>
            <w:bookmarkStart w:id="265" w:name="_Toc1773853681"/>
            <w:r w:rsidRPr="00F24057">
              <w:rPr>
                <w:rFonts w:cs="Times New Roman"/>
                <w:lang w:val="en-GB" w:eastAsia="zh-TW"/>
              </w:rPr>
              <w:t>Price</w:t>
            </w:r>
            <w:bookmarkEnd w:id="265"/>
          </w:p>
        </w:tc>
        <w:tc>
          <w:tcPr>
            <w:tcW w:w="7520" w:type="dxa"/>
          </w:tcPr>
          <w:p w14:paraId="1D1231DD" w14:textId="4FCFB2DA" w:rsidR="001C4EF5" w:rsidRPr="00F24057" w:rsidRDefault="00150C1D" w:rsidP="00503AC0">
            <w:pPr>
              <w:rPr>
                <w:rFonts w:cs="Times New Roman"/>
                <w:lang w:eastAsia="zh-TW"/>
              </w:rPr>
            </w:pPr>
            <w:bookmarkStart w:id="266" w:name="_Toc1818625775"/>
            <w:r w:rsidRPr="00F24057">
              <w:rPr>
                <w:rFonts w:cs="Times New Roman"/>
                <w:lang w:eastAsia="zh-TW"/>
              </w:rPr>
              <w:t>38,300</w:t>
            </w:r>
            <w:bookmarkEnd w:id="266"/>
          </w:p>
        </w:tc>
      </w:tr>
      <w:tr w:rsidR="007D253C" w:rsidRPr="00F24057" w14:paraId="6E37595B" w14:textId="77777777" w:rsidTr="6825D82A">
        <w:trPr>
          <w:trHeight w:val="159"/>
        </w:trPr>
        <w:tc>
          <w:tcPr>
            <w:tcW w:w="1830" w:type="dxa"/>
          </w:tcPr>
          <w:p w14:paraId="443FEBB7" w14:textId="521767DA" w:rsidR="003B01A6" w:rsidRPr="00F24057" w:rsidRDefault="003A72B3" w:rsidP="00503AC0">
            <w:pPr>
              <w:rPr>
                <w:rFonts w:cs="Times New Roman"/>
                <w:lang w:eastAsia="zh-TW"/>
              </w:rPr>
            </w:pPr>
            <w:bookmarkStart w:id="267" w:name="_Toc1670591308"/>
            <w:r w:rsidRPr="00F24057">
              <w:rPr>
                <w:rFonts w:cs="Times New Roman"/>
                <w:lang w:eastAsia="zh-TW"/>
              </w:rPr>
              <w:t>Quantity</w:t>
            </w:r>
            <w:bookmarkEnd w:id="267"/>
          </w:p>
        </w:tc>
        <w:tc>
          <w:tcPr>
            <w:tcW w:w="7520" w:type="dxa"/>
          </w:tcPr>
          <w:p w14:paraId="0D385B72" w14:textId="49221EC7" w:rsidR="003B01A6" w:rsidRPr="00F24057" w:rsidRDefault="00930776" w:rsidP="00503AC0">
            <w:pPr>
              <w:rPr>
                <w:rFonts w:cs="Times New Roman"/>
                <w:lang w:val="en-GB" w:eastAsia="zh-TW"/>
              </w:rPr>
            </w:pPr>
            <w:r w:rsidRPr="00F24057">
              <w:rPr>
                <w:rFonts w:cs="Times New Roman"/>
                <w:lang w:val="en-GB" w:eastAsia="zh-TW"/>
              </w:rPr>
              <w:t>5</w:t>
            </w:r>
          </w:p>
        </w:tc>
      </w:tr>
    </w:tbl>
    <w:p w14:paraId="0E68EC49" w14:textId="77777777" w:rsidR="00B7349F" w:rsidRPr="00F24057" w:rsidRDefault="00B7349F" w:rsidP="00150C1D">
      <w:pPr>
        <w:rPr>
          <w:rFonts w:cs="Times New Roman"/>
          <w:lang w:eastAsia="zh-TW"/>
        </w:rPr>
      </w:pPr>
    </w:p>
    <w:p w14:paraId="4675EAD6" w14:textId="0AF4DC8D" w:rsidR="00FC2CCF" w:rsidRPr="00F24057" w:rsidRDefault="00930776" w:rsidP="00150C1D">
      <w:pPr>
        <w:rPr>
          <w:rFonts w:cs="Times New Roman"/>
          <w:lang w:eastAsia="zh-TW"/>
        </w:rPr>
      </w:pPr>
      <w:r w:rsidRPr="00F24057">
        <w:rPr>
          <w:rFonts w:cs="Times New Roman"/>
          <w:lang w:eastAsia="zh-TW"/>
        </w:rPr>
        <w:t>3 for h</w:t>
      </w:r>
      <w:r w:rsidR="00503AC0" w:rsidRPr="00F24057">
        <w:rPr>
          <w:rFonts w:cs="Times New Roman"/>
          <w:lang w:eastAsia="zh-TW"/>
        </w:rPr>
        <w:t>igh‑performance enterprise servers hosting ERP, CRM, and SQL workloads. Acts as the core computing engine, ensuring scalability and reliability for business applications.</w:t>
      </w:r>
      <w:r w:rsidR="00B4459D">
        <w:br/>
      </w:r>
      <w:r w:rsidRPr="00F24057">
        <w:rPr>
          <w:rFonts w:cs="Times New Roman"/>
          <w:lang w:val="en-GB" w:eastAsia="zh-TW"/>
        </w:rPr>
        <w:t xml:space="preserve">2 for </w:t>
      </w:r>
      <w:r w:rsidR="00EB35EA" w:rsidRPr="00F24057">
        <w:rPr>
          <w:rFonts w:cs="Times New Roman"/>
          <w:lang w:val="en-GB" w:eastAsia="zh-TW"/>
        </w:rPr>
        <w:t>Redundant servers used for disaster recovery and high availability. Provides continuity and failover capacity, keeping operations running during outages.</w:t>
      </w:r>
      <w:r w:rsidR="00596DB0" w:rsidRPr="00F24057">
        <w:rPr>
          <w:rFonts w:cs="Times New Roman"/>
          <w:lang w:val="en-GB" w:eastAsia="zh-TW"/>
        </w:rPr>
        <w:t xml:space="preserve"> Also provide</w:t>
      </w:r>
      <w:r w:rsidR="00814D86" w:rsidRPr="00F24057">
        <w:rPr>
          <w:rFonts w:cs="Times New Roman"/>
          <w:lang w:val="en-GB" w:eastAsia="zh-TW"/>
        </w:rPr>
        <w:t xml:space="preserve"> data management</w:t>
      </w:r>
      <w:r w:rsidR="00EA42D4" w:rsidRPr="00F24057">
        <w:rPr>
          <w:rFonts w:cs="Times New Roman"/>
          <w:lang w:val="en-GB" w:eastAsia="zh-TW"/>
        </w:rPr>
        <w:t xml:space="preserve"> </w:t>
      </w:r>
      <w:proofErr w:type="spellStart"/>
      <w:r w:rsidR="00EA42D4" w:rsidRPr="00F24057">
        <w:rPr>
          <w:rFonts w:cs="Times New Roman"/>
          <w:lang w:val="en-GB" w:eastAsia="zh-TW"/>
        </w:rPr>
        <w:t>servies</w:t>
      </w:r>
      <w:proofErr w:type="spellEnd"/>
      <w:r w:rsidR="00EA42D4" w:rsidRPr="00F24057">
        <w:rPr>
          <w:rFonts w:cs="Times New Roman"/>
          <w:lang w:val="en-GB" w:eastAsia="zh-TW"/>
        </w:rPr>
        <w:t>.</w:t>
      </w:r>
      <w:r w:rsidR="00FC2CCF" w:rsidRPr="00F24057">
        <w:rPr>
          <w:rFonts w:cs="Times New Roman"/>
          <w:lang w:eastAsia="zh-TW"/>
        </w:rPr>
        <w:br w:type="page"/>
      </w:r>
    </w:p>
    <w:p w14:paraId="5304FD08" w14:textId="474A23AC" w:rsidR="00950C58" w:rsidRPr="00F24057" w:rsidRDefault="00605838" w:rsidP="00605838">
      <w:pPr>
        <w:rPr>
          <w:rFonts w:cs="Times New Roman"/>
          <w:noProof/>
        </w:rPr>
      </w:pPr>
      <w:r w:rsidRPr="00F24057">
        <w:rPr>
          <w:rFonts w:cs="Times New Roman"/>
          <w:lang w:eastAsia="zh-TW"/>
        </w:rPr>
        <w:t>Synology RS3621RPxs SR-R3621RX</w:t>
      </w:r>
      <w:r w:rsidR="00620ECF">
        <w:br/>
      </w:r>
      <w:r w:rsidR="001522A6" w:rsidRPr="00F24057">
        <w:rPr>
          <w:rFonts w:cs="Times New Roman"/>
        </w:rPr>
        <w:fldChar w:fldCharType="begin"/>
      </w:r>
      <w:r w:rsidR="001522A6" w:rsidRPr="00F24057">
        <w:rPr>
          <w:rFonts w:cs="Times New Roman"/>
        </w:rPr>
        <w:instrText xml:space="preserve"> INCLUDEPICTURE "https://www.synology.com/img/products/detail/SA6400/heading_mobile.png" \* MERGEFORMATINET </w:instrText>
      </w:r>
      <w:r w:rsidR="001522A6" w:rsidRPr="00F24057">
        <w:rPr>
          <w:rFonts w:cs="Times New Roman"/>
        </w:rPr>
        <w:fldChar w:fldCharType="separate"/>
      </w:r>
    </w:p>
    <w:p w14:paraId="76736291" w14:textId="2025539A" w:rsidR="00DD6C68" w:rsidRPr="00F24057" w:rsidRDefault="001522A6" w:rsidP="00EB7C3C">
      <w:pPr>
        <w:rPr>
          <w:rFonts w:cs="Times New Roman"/>
        </w:rPr>
      </w:pPr>
      <w:r>
        <w:drawing>
          <wp:inline distT="0" distB="0" distL="0" distR="0" wp14:anchorId="00C2F3A3" wp14:editId="207093B5">
            <wp:extent cx="4738956" cy="899567"/>
            <wp:effectExtent l="0" t="0" r="0" b="0"/>
            <wp:docPr id="10894464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4643" name="圖片 2"/>
                    <pic:cNvPicPr>
                      <a:picLocks noChangeAspect="1" noChangeArrowheads="1"/>
                    </pic:cNvPicPr>
                  </pic:nvPicPr>
                  <pic:blipFill>
                    <a:blip r:embed="rId12" cstate="print">
                      <a:extLst>
                        <a:ext uri="{28A0092B-C50C-407E-A947-70E740481C1C}">
                          <a14:useLocalDpi xmlns:a14="http://schemas.microsoft.com/office/drawing/2010/main" val="0"/>
                        </a:ext>
                      </a:extLst>
                    </a:blip>
                    <a:srcRect t="11695" b="11695"/>
                    <a:stretch>
                      <a:fillRect/>
                    </a:stretch>
                  </pic:blipFill>
                  <pic:spPr bwMode="auto">
                    <a:xfrm>
                      <a:off x="0" y="0"/>
                      <a:ext cx="4738956" cy="899567"/>
                    </a:xfrm>
                    <a:prstGeom prst="rect">
                      <a:avLst/>
                    </a:prstGeom>
                    <a:noFill/>
                    <a:ln>
                      <a:noFill/>
                    </a:ln>
                    <a:extLst>
                      <a:ext uri="{53640926-AAD7-44D8-BBD7-CCE9431645EC}">
                        <a14:shadowObscured xmlns:a14="http://schemas.microsoft.com/office/drawing/2010/main"/>
                      </a:ext>
                    </a:extLst>
                  </pic:spPr>
                </pic:pic>
              </a:graphicData>
            </a:graphic>
          </wp:inline>
        </w:drawing>
      </w:r>
      <w:r w:rsidRPr="00F24057">
        <w:rPr>
          <w:rFonts w:cs="Times New Roman"/>
        </w:rPr>
        <w:fldChar w:fldCharType="end"/>
      </w:r>
      <w:r>
        <w:br/>
      </w:r>
      <w:hyperlink r:id="rId13">
        <w:r w:rsidR="00A266A3" w:rsidRPr="599D6034">
          <w:rPr>
            <w:rStyle w:val="Hyperlink"/>
            <w:rFonts w:cs="Times New Roman"/>
            <w:lang w:eastAsia="zh-TW"/>
          </w:rPr>
          <w:t>https://www.synology.com/zh-hk/products/SA6400</w:t>
        </w:r>
      </w:hyperlink>
    </w:p>
    <w:tbl>
      <w:tblPr>
        <w:tblStyle w:val="TableGridLight"/>
        <w:tblW w:w="0" w:type="auto"/>
        <w:tblLook w:val="04A0" w:firstRow="1" w:lastRow="0" w:firstColumn="1" w:lastColumn="0" w:noHBand="0" w:noVBand="1"/>
      </w:tblPr>
      <w:tblGrid>
        <w:gridCol w:w="1696"/>
        <w:gridCol w:w="7654"/>
      </w:tblGrid>
      <w:tr w:rsidR="00396399" w:rsidRPr="00F24057" w14:paraId="334932C7" w14:textId="77777777" w:rsidTr="6825D82A">
        <w:tc>
          <w:tcPr>
            <w:tcW w:w="1696" w:type="dxa"/>
          </w:tcPr>
          <w:p w14:paraId="20DE33C7" w14:textId="4863638A" w:rsidR="00503AC0" w:rsidRPr="00F24057" w:rsidRDefault="00EA6E2B">
            <w:pPr>
              <w:rPr>
                <w:rFonts w:cs="Times New Roman"/>
                <w:lang w:eastAsia="zh-TW"/>
              </w:rPr>
            </w:pPr>
            <w:bookmarkStart w:id="268" w:name="_Toc783066988"/>
            <w:r w:rsidRPr="00F24057">
              <w:rPr>
                <w:rFonts w:cs="Times New Roman"/>
              </w:rPr>
              <w:t>Storage</w:t>
            </w:r>
            <w:bookmarkEnd w:id="268"/>
          </w:p>
        </w:tc>
        <w:tc>
          <w:tcPr>
            <w:tcW w:w="7654" w:type="dxa"/>
          </w:tcPr>
          <w:p w14:paraId="07751F94" w14:textId="6A1ADEF8" w:rsidR="00503AC0" w:rsidRPr="00F24057" w:rsidRDefault="00EA6E2B">
            <w:pPr>
              <w:rPr>
                <w:rFonts w:cs="Times New Roman"/>
                <w:lang w:eastAsia="zh-TW"/>
              </w:rPr>
            </w:pPr>
            <w:bookmarkStart w:id="269" w:name="_Toc108449635"/>
            <w:r w:rsidRPr="00F24057">
              <w:rPr>
                <w:rFonts w:cs="Times New Roman"/>
                <w:lang w:eastAsia="zh-TW"/>
              </w:rPr>
              <w:t>12 Drive Bays</w:t>
            </w:r>
            <w:bookmarkEnd w:id="269"/>
          </w:p>
        </w:tc>
      </w:tr>
      <w:tr w:rsidR="003037A9" w:rsidRPr="00F24057" w14:paraId="53A7EA83" w14:textId="77777777" w:rsidTr="6825D82A">
        <w:tc>
          <w:tcPr>
            <w:tcW w:w="1696" w:type="dxa"/>
          </w:tcPr>
          <w:p w14:paraId="5D7F1BCC" w14:textId="77777777" w:rsidR="00EA6E2B" w:rsidRPr="00F24057" w:rsidRDefault="00EA6E2B" w:rsidP="00451677">
            <w:pPr>
              <w:rPr>
                <w:rFonts w:cs="Times New Roman"/>
              </w:rPr>
            </w:pPr>
          </w:p>
        </w:tc>
        <w:tc>
          <w:tcPr>
            <w:tcW w:w="7654" w:type="dxa"/>
          </w:tcPr>
          <w:p w14:paraId="705A4F7A" w14:textId="7F5AF6D4" w:rsidR="00EA6E2B" w:rsidRPr="00F24057" w:rsidRDefault="008D63AB" w:rsidP="00451677">
            <w:pPr>
              <w:rPr>
                <w:rFonts w:cs="Times New Roman"/>
                <w:lang w:eastAsia="zh-TW"/>
              </w:rPr>
            </w:pPr>
            <w:bookmarkStart w:id="270" w:name="_Toc1012558972"/>
            <w:r w:rsidRPr="00F24057">
              <w:rPr>
                <w:rFonts w:cs="Times New Roman"/>
                <w:lang w:eastAsia="zh-TW"/>
              </w:rPr>
              <w:t>RAID Support</w:t>
            </w:r>
            <w:bookmarkEnd w:id="270"/>
          </w:p>
        </w:tc>
      </w:tr>
      <w:tr w:rsidR="00396399" w:rsidRPr="00F24057" w14:paraId="41DA2826" w14:textId="77777777" w:rsidTr="6825D82A">
        <w:tc>
          <w:tcPr>
            <w:tcW w:w="1696" w:type="dxa"/>
          </w:tcPr>
          <w:p w14:paraId="1A2DD71C" w14:textId="2B2C19D5" w:rsidR="00503AC0" w:rsidRPr="00F24057" w:rsidRDefault="00451677">
            <w:pPr>
              <w:rPr>
                <w:rFonts w:cs="Times New Roman"/>
                <w:lang w:eastAsia="zh-TW"/>
              </w:rPr>
            </w:pPr>
            <w:bookmarkStart w:id="271" w:name="_Toc1094153973"/>
            <w:r w:rsidRPr="00F24057">
              <w:rPr>
                <w:rFonts w:cs="Times New Roman"/>
              </w:rPr>
              <w:t>Management</w:t>
            </w:r>
            <w:bookmarkEnd w:id="271"/>
          </w:p>
        </w:tc>
        <w:tc>
          <w:tcPr>
            <w:tcW w:w="7654" w:type="dxa"/>
          </w:tcPr>
          <w:p w14:paraId="6BA20657" w14:textId="13F460F9" w:rsidR="00503AC0" w:rsidRPr="00F24057" w:rsidRDefault="00503CF3">
            <w:pPr>
              <w:rPr>
                <w:rFonts w:cs="Times New Roman"/>
                <w:lang w:eastAsia="zh-TW"/>
              </w:rPr>
            </w:pPr>
            <w:bookmarkStart w:id="272" w:name="_Toc1796579834"/>
            <w:r w:rsidRPr="00F24057">
              <w:rPr>
                <w:rFonts w:cs="Times New Roman"/>
                <w:lang w:eastAsia="zh-TW"/>
              </w:rPr>
              <w:t>Synology DSM Management System</w:t>
            </w:r>
            <w:bookmarkEnd w:id="272"/>
          </w:p>
        </w:tc>
      </w:tr>
      <w:tr w:rsidR="007D253C" w:rsidRPr="00F24057" w14:paraId="79E6640B" w14:textId="77777777" w:rsidTr="6825D82A">
        <w:tc>
          <w:tcPr>
            <w:tcW w:w="1696" w:type="dxa"/>
          </w:tcPr>
          <w:p w14:paraId="69430D0C" w14:textId="2AB63EEC" w:rsidR="00503AC0" w:rsidRPr="00F24057" w:rsidRDefault="00451677">
            <w:pPr>
              <w:rPr>
                <w:rFonts w:cs="Times New Roman"/>
                <w:lang w:eastAsia="zh-TW"/>
              </w:rPr>
            </w:pPr>
            <w:bookmarkStart w:id="273" w:name="_Toc733355991"/>
            <w:r w:rsidRPr="00F24057">
              <w:rPr>
                <w:rFonts w:cs="Times New Roman"/>
              </w:rPr>
              <w:t>Network</w:t>
            </w:r>
            <w:bookmarkEnd w:id="273"/>
          </w:p>
        </w:tc>
        <w:tc>
          <w:tcPr>
            <w:tcW w:w="7654" w:type="dxa"/>
          </w:tcPr>
          <w:p w14:paraId="4C587DFE" w14:textId="1499BE81" w:rsidR="00503AC0" w:rsidRPr="00F24057" w:rsidRDefault="00BA510C">
            <w:pPr>
              <w:rPr>
                <w:rFonts w:cs="Times New Roman"/>
                <w:lang w:eastAsia="zh-TW"/>
              </w:rPr>
            </w:pPr>
            <w:bookmarkStart w:id="274" w:name="_Toc114333000"/>
            <w:r w:rsidRPr="00F24057">
              <w:rPr>
                <w:rFonts w:cs="Times New Roman"/>
                <w:lang w:eastAsia="zh-TW"/>
              </w:rPr>
              <w:t>25</w:t>
            </w:r>
            <w:r w:rsidR="004566D8" w:rsidRPr="00F24057">
              <w:rPr>
                <w:rFonts w:cs="Times New Roman"/>
                <w:lang w:eastAsia="zh-TW"/>
              </w:rPr>
              <w:t>GbE Network Interface</w:t>
            </w:r>
            <w:r w:rsidR="00BC705B" w:rsidRPr="00F24057">
              <w:rPr>
                <w:rFonts w:cs="Times New Roman"/>
                <w:lang w:eastAsia="zh-TW"/>
              </w:rPr>
              <w:t xml:space="preserve"> </w:t>
            </w:r>
            <w:proofErr w:type="gramStart"/>
            <w:r w:rsidR="00BC705B" w:rsidRPr="00F24057">
              <w:rPr>
                <w:rFonts w:cs="Times New Roman"/>
                <w:lang w:eastAsia="zh-TW"/>
              </w:rPr>
              <w:t>( Synology</w:t>
            </w:r>
            <w:proofErr w:type="gramEnd"/>
            <w:r w:rsidR="00BC705B" w:rsidRPr="00F24057">
              <w:rPr>
                <w:rFonts w:cs="Times New Roman"/>
                <w:lang w:eastAsia="zh-TW"/>
              </w:rPr>
              <w:t xml:space="preserve"> E25G21-F</w:t>
            </w:r>
            <w:proofErr w:type="gramStart"/>
            <w:r w:rsidR="00BC705B" w:rsidRPr="00F24057">
              <w:rPr>
                <w:rFonts w:cs="Times New Roman"/>
                <w:lang w:eastAsia="zh-TW"/>
              </w:rPr>
              <w:t>2 )</w:t>
            </w:r>
            <w:bookmarkEnd w:id="274"/>
            <w:proofErr w:type="gramEnd"/>
          </w:p>
        </w:tc>
      </w:tr>
      <w:tr w:rsidR="007D253C" w:rsidRPr="00F24057" w14:paraId="6EE150FD" w14:textId="77777777" w:rsidTr="6825D82A">
        <w:tc>
          <w:tcPr>
            <w:tcW w:w="1696" w:type="dxa"/>
          </w:tcPr>
          <w:p w14:paraId="1698F3FB" w14:textId="518FD68D" w:rsidR="00503AC0" w:rsidRPr="00F24057" w:rsidRDefault="00451677">
            <w:pPr>
              <w:rPr>
                <w:rFonts w:cs="Times New Roman"/>
                <w:lang w:eastAsia="zh-TW"/>
              </w:rPr>
            </w:pPr>
            <w:bookmarkStart w:id="275" w:name="_Toc817220492"/>
            <w:r w:rsidRPr="00F24057">
              <w:rPr>
                <w:rFonts w:cs="Times New Roman"/>
              </w:rPr>
              <w:t>Security</w:t>
            </w:r>
            <w:bookmarkEnd w:id="275"/>
          </w:p>
        </w:tc>
        <w:tc>
          <w:tcPr>
            <w:tcW w:w="7654" w:type="dxa"/>
          </w:tcPr>
          <w:p w14:paraId="04D4B2F0" w14:textId="42DDD0C2" w:rsidR="00503AC0" w:rsidRPr="00F24057" w:rsidRDefault="00574F5C">
            <w:pPr>
              <w:rPr>
                <w:rFonts w:cs="Times New Roman"/>
                <w:lang w:eastAsia="zh-TW"/>
              </w:rPr>
            </w:pPr>
            <w:bookmarkStart w:id="276" w:name="_Toc1098110472"/>
            <w:r w:rsidRPr="00F24057">
              <w:rPr>
                <w:rFonts w:cs="Times New Roman"/>
                <w:lang w:eastAsia="zh-TW"/>
              </w:rPr>
              <w:t xml:space="preserve">Supports Secure Boot and </w:t>
            </w:r>
            <w:r w:rsidR="00EB110A" w:rsidRPr="00F24057">
              <w:rPr>
                <w:rFonts w:cs="Times New Roman"/>
                <w:lang w:eastAsia="zh-TW"/>
              </w:rPr>
              <w:t>Volume Encryption</w:t>
            </w:r>
            <w:bookmarkEnd w:id="276"/>
          </w:p>
        </w:tc>
      </w:tr>
      <w:tr w:rsidR="007D253C" w:rsidRPr="00F24057" w14:paraId="79821802" w14:textId="77777777" w:rsidTr="6825D82A">
        <w:tc>
          <w:tcPr>
            <w:tcW w:w="1696" w:type="dxa"/>
          </w:tcPr>
          <w:p w14:paraId="43589335" w14:textId="7EE4A53E" w:rsidR="00C350CA" w:rsidRPr="00F24057" w:rsidRDefault="00B432BB" w:rsidP="00451677">
            <w:pPr>
              <w:rPr>
                <w:rFonts w:cs="Times New Roman"/>
              </w:rPr>
            </w:pPr>
            <w:bookmarkStart w:id="277" w:name="_Toc29978905"/>
            <w:r w:rsidRPr="00F24057">
              <w:rPr>
                <w:rFonts w:cs="Times New Roman"/>
              </w:rPr>
              <w:t>Backup</w:t>
            </w:r>
            <w:bookmarkEnd w:id="277"/>
          </w:p>
        </w:tc>
        <w:tc>
          <w:tcPr>
            <w:tcW w:w="7654" w:type="dxa"/>
          </w:tcPr>
          <w:p w14:paraId="38142FFF" w14:textId="3FE7A319" w:rsidR="00C350CA" w:rsidRPr="00F24057" w:rsidRDefault="00EB110A" w:rsidP="00451677">
            <w:pPr>
              <w:rPr>
                <w:rFonts w:cs="Times New Roman"/>
                <w:lang w:eastAsia="zh-TW"/>
              </w:rPr>
            </w:pPr>
            <w:bookmarkStart w:id="278" w:name="_Toc678329360"/>
            <w:r w:rsidRPr="00F24057">
              <w:rPr>
                <w:rFonts w:cs="Times New Roman"/>
                <w:lang w:eastAsia="zh-TW"/>
              </w:rPr>
              <w:t>Snapshot Replication</w:t>
            </w:r>
            <w:bookmarkEnd w:id="278"/>
          </w:p>
        </w:tc>
      </w:tr>
      <w:tr w:rsidR="007D253C" w:rsidRPr="00F24057" w14:paraId="41F7609F" w14:textId="77777777" w:rsidTr="6825D82A">
        <w:tc>
          <w:tcPr>
            <w:tcW w:w="1696" w:type="dxa"/>
          </w:tcPr>
          <w:p w14:paraId="7D3B525D" w14:textId="3B27E9B1" w:rsidR="00C350CA" w:rsidRPr="00F24057" w:rsidRDefault="00B432BB" w:rsidP="00451677">
            <w:pPr>
              <w:rPr>
                <w:rFonts w:cs="Times New Roman"/>
              </w:rPr>
            </w:pPr>
            <w:bookmarkStart w:id="279" w:name="_Toc1411618376"/>
            <w:r w:rsidRPr="00F24057">
              <w:rPr>
                <w:rFonts w:cs="Times New Roman"/>
              </w:rPr>
              <w:t>Cluster</w:t>
            </w:r>
            <w:bookmarkEnd w:id="279"/>
          </w:p>
        </w:tc>
        <w:tc>
          <w:tcPr>
            <w:tcW w:w="7654" w:type="dxa"/>
          </w:tcPr>
          <w:p w14:paraId="67D3C347" w14:textId="778FD396" w:rsidR="00C350CA" w:rsidRPr="00F24057" w:rsidRDefault="000756EB" w:rsidP="00451677">
            <w:pPr>
              <w:rPr>
                <w:rFonts w:cs="Times New Roman"/>
                <w:lang w:eastAsia="zh-TW"/>
              </w:rPr>
            </w:pPr>
            <w:bookmarkStart w:id="280" w:name="_Toc437442747"/>
            <w:r w:rsidRPr="00F24057">
              <w:rPr>
                <w:rFonts w:cs="Times New Roman"/>
                <w:lang w:eastAsia="zh-TW"/>
              </w:rPr>
              <w:t>Synology High Availability</w:t>
            </w:r>
            <w:bookmarkEnd w:id="280"/>
          </w:p>
        </w:tc>
      </w:tr>
      <w:tr w:rsidR="007D253C" w:rsidRPr="00F24057" w14:paraId="12AC2F1A" w14:textId="77777777" w:rsidTr="6825D82A">
        <w:tc>
          <w:tcPr>
            <w:tcW w:w="1696" w:type="dxa"/>
          </w:tcPr>
          <w:p w14:paraId="71A527B0" w14:textId="26168657" w:rsidR="00221695" w:rsidRPr="00F24057" w:rsidRDefault="00221695" w:rsidP="00221695">
            <w:pPr>
              <w:rPr>
                <w:rFonts w:cs="Times New Roman"/>
              </w:rPr>
            </w:pPr>
            <w:bookmarkStart w:id="281" w:name="_Toc471664436"/>
            <w:r w:rsidRPr="00F24057">
              <w:rPr>
                <w:rFonts w:cs="Times New Roman"/>
                <w:lang w:val="en-GB" w:eastAsia="zh-TW"/>
              </w:rPr>
              <w:t>Price</w:t>
            </w:r>
            <w:bookmarkEnd w:id="281"/>
          </w:p>
        </w:tc>
        <w:tc>
          <w:tcPr>
            <w:tcW w:w="7654" w:type="dxa"/>
          </w:tcPr>
          <w:p w14:paraId="67F08F09" w14:textId="32ADE8C1" w:rsidR="00221695" w:rsidRPr="00F24057" w:rsidRDefault="00605838" w:rsidP="00221695">
            <w:pPr>
              <w:rPr>
                <w:rFonts w:cs="Times New Roman"/>
                <w:lang w:eastAsia="zh-TW"/>
              </w:rPr>
            </w:pPr>
            <w:bookmarkStart w:id="282" w:name="_Toc1886602398"/>
            <w:r w:rsidRPr="00F24057">
              <w:rPr>
                <w:rFonts w:cs="Times New Roman"/>
                <w:lang w:eastAsia="zh-TW"/>
              </w:rPr>
              <w:t>33,800</w:t>
            </w:r>
            <w:r w:rsidR="007232E4" w:rsidRPr="00F24057">
              <w:rPr>
                <w:rFonts w:cs="Times New Roman"/>
                <w:lang w:eastAsia="zh-TW"/>
              </w:rPr>
              <w:t xml:space="preserve"> + 3422</w:t>
            </w:r>
            <w:bookmarkEnd w:id="282"/>
          </w:p>
        </w:tc>
      </w:tr>
      <w:tr w:rsidR="007D253C" w:rsidRPr="00F24057" w14:paraId="213A1F60" w14:textId="77777777" w:rsidTr="6825D82A">
        <w:tc>
          <w:tcPr>
            <w:tcW w:w="1696" w:type="dxa"/>
          </w:tcPr>
          <w:p w14:paraId="4AE5DA8C" w14:textId="264B4215" w:rsidR="00221695" w:rsidRPr="00F24057" w:rsidRDefault="00221695" w:rsidP="00221695">
            <w:pPr>
              <w:rPr>
                <w:rFonts w:cs="Times New Roman"/>
                <w:lang w:eastAsia="zh-TW"/>
              </w:rPr>
            </w:pPr>
            <w:bookmarkStart w:id="283" w:name="_Toc226199742"/>
            <w:r w:rsidRPr="00F24057">
              <w:rPr>
                <w:rFonts w:cs="Times New Roman"/>
                <w:lang w:eastAsia="zh-TW"/>
              </w:rPr>
              <w:t>Quantity</w:t>
            </w:r>
            <w:bookmarkEnd w:id="283"/>
          </w:p>
        </w:tc>
        <w:tc>
          <w:tcPr>
            <w:tcW w:w="7654" w:type="dxa"/>
          </w:tcPr>
          <w:p w14:paraId="6EFDFF5A" w14:textId="0C149CA3" w:rsidR="00221695" w:rsidRPr="00F24057" w:rsidRDefault="00221695" w:rsidP="00221695">
            <w:pPr>
              <w:rPr>
                <w:rFonts w:cs="Times New Roman"/>
                <w:lang w:val="en-GB" w:eastAsia="zh-TW"/>
              </w:rPr>
            </w:pPr>
            <w:bookmarkStart w:id="284" w:name="_Toc1483227656"/>
            <w:r w:rsidRPr="00F24057">
              <w:rPr>
                <w:rFonts w:cs="Times New Roman"/>
                <w:lang w:val="en-GB" w:eastAsia="zh-TW"/>
              </w:rPr>
              <w:t>2</w:t>
            </w:r>
            <w:bookmarkEnd w:id="284"/>
          </w:p>
        </w:tc>
      </w:tr>
    </w:tbl>
    <w:p w14:paraId="4B61D916" w14:textId="77777777" w:rsidR="00503AC0" w:rsidRPr="00F24057" w:rsidRDefault="00503AC0" w:rsidP="00EB7C3C">
      <w:pPr>
        <w:rPr>
          <w:rFonts w:cs="Times New Roman"/>
          <w:lang w:val="en-GB" w:eastAsia="zh-TW"/>
        </w:rPr>
      </w:pPr>
    </w:p>
    <w:p w14:paraId="2D9048D5" w14:textId="225EA424" w:rsidR="00A23D9C" w:rsidRPr="00F24057" w:rsidRDefault="00A23D9C" w:rsidP="00EB7C3C">
      <w:pPr>
        <w:rPr>
          <w:rFonts w:cs="Times New Roman"/>
          <w:lang w:val="en-GB" w:eastAsia="zh-TW"/>
        </w:rPr>
      </w:pPr>
      <w:r w:rsidRPr="00F24057">
        <w:rPr>
          <w:rFonts w:cs="Times New Roman"/>
          <w:lang w:val="en-GB" w:eastAsia="zh-TW"/>
        </w:rPr>
        <w:t>Enterprise NAS with RAID6 protection and large storage capacity. Serves as the central storage hub, safeguarding documents and shared data against disk failures.</w:t>
      </w:r>
      <w:r w:rsidR="00B4459D">
        <w:br/>
      </w:r>
    </w:p>
    <w:p w14:paraId="40ED77A8" w14:textId="249E8EF2" w:rsidR="00A266A3" w:rsidRPr="00F24057" w:rsidRDefault="00776B72" w:rsidP="00EB7C3C">
      <w:pPr>
        <w:rPr>
          <w:rFonts w:cs="Times New Roman"/>
          <w:lang w:eastAsia="zh-TW"/>
        </w:rPr>
      </w:pPr>
      <w:r w:rsidRPr="00F24057">
        <w:rPr>
          <w:rFonts w:cs="Times New Roman"/>
          <w:lang w:eastAsia="zh-TW"/>
        </w:rPr>
        <w:t>S</w:t>
      </w:r>
      <w:r w:rsidR="00C460A1" w:rsidRPr="00F24057">
        <w:rPr>
          <w:rFonts w:cs="Times New Roman"/>
          <w:lang w:eastAsia="zh-TW"/>
        </w:rPr>
        <w:t>ynology HAT5300 24TB</w:t>
      </w:r>
      <w:r w:rsidR="00EE3802">
        <w:br/>
      </w:r>
      <w:r w:rsidR="009739B8" w:rsidRPr="00F24057">
        <w:rPr>
          <w:rFonts w:cs="Times New Roman"/>
        </w:rPr>
        <w:fldChar w:fldCharType="begin"/>
      </w:r>
      <w:r w:rsidR="009739B8" w:rsidRPr="00F24057">
        <w:rPr>
          <w:rFonts w:cs="Times New Roman"/>
        </w:rPr>
        <w:instrText xml:space="preserve"> INCLUDEPICTURE "https://www.synology.com/img/products/detail/enterprise_hat/heading@2x.png" \* MERGEFORMATINET </w:instrText>
      </w:r>
      <w:r w:rsidR="009739B8" w:rsidRPr="00F24057">
        <w:rPr>
          <w:rFonts w:cs="Times New Roman"/>
        </w:rPr>
        <w:fldChar w:fldCharType="separate"/>
      </w:r>
      <w:r w:rsidR="009739B8">
        <w:drawing>
          <wp:inline distT="0" distB="0" distL="0" distR="0" wp14:anchorId="73B72FB1" wp14:editId="41BF8756">
            <wp:extent cx="947979" cy="1301750"/>
            <wp:effectExtent l="0" t="0" r="0" b="0"/>
            <wp:docPr id="111336591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87853" cy="1356504"/>
                    </a:xfrm>
                    <a:prstGeom prst="rect">
                      <a:avLst/>
                    </a:prstGeom>
                    <a:noFill/>
                    <a:ln>
                      <a:noFill/>
                    </a:ln>
                  </pic:spPr>
                </pic:pic>
              </a:graphicData>
            </a:graphic>
          </wp:inline>
        </w:drawing>
      </w:r>
      <w:r w:rsidR="009739B8" w:rsidRPr="00F24057">
        <w:rPr>
          <w:rFonts w:cs="Times New Roman"/>
        </w:rPr>
        <w:fldChar w:fldCharType="end"/>
      </w:r>
      <w:r w:rsidR="00C460A1">
        <w:br/>
      </w:r>
      <w:hyperlink r:id="rId15">
        <w:r w:rsidR="0094447F" w:rsidRPr="599D6034">
          <w:rPr>
            <w:rStyle w:val="Hyperlink"/>
            <w:rFonts w:cs="Times New Roman"/>
            <w:lang w:eastAsia="zh-TW"/>
          </w:rPr>
          <w:t>https://www.synology.com/zh-tw/products/drives/hdd/enterprise-hat?lang=zh-hk</w:t>
        </w:r>
      </w:hyperlink>
    </w:p>
    <w:tbl>
      <w:tblPr>
        <w:tblStyle w:val="TableGridLight"/>
        <w:tblW w:w="0" w:type="auto"/>
        <w:tblLook w:val="04A0" w:firstRow="1" w:lastRow="0" w:firstColumn="1" w:lastColumn="0" w:noHBand="0" w:noVBand="1"/>
      </w:tblPr>
      <w:tblGrid>
        <w:gridCol w:w="1443"/>
        <w:gridCol w:w="7907"/>
      </w:tblGrid>
      <w:tr w:rsidR="007D253C" w:rsidRPr="00F24057" w14:paraId="26721C8E" w14:textId="77777777" w:rsidTr="6825D82A">
        <w:tc>
          <w:tcPr>
            <w:tcW w:w="1443" w:type="dxa"/>
          </w:tcPr>
          <w:p w14:paraId="45EF01D1" w14:textId="3B0A751C" w:rsidR="00503AC0" w:rsidRPr="00F24057" w:rsidRDefault="00812422">
            <w:pPr>
              <w:rPr>
                <w:rFonts w:cs="Times New Roman"/>
                <w:lang w:eastAsia="zh-TW"/>
              </w:rPr>
            </w:pPr>
            <w:bookmarkStart w:id="285" w:name="_Toc219547231"/>
            <w:r w:rsidRPr="00F24057">
              <w:rPr>
                <w:rFonts w:cs="Times New Roman"/>
                <w:lang w:eastAsia="zh-TW"/>
              </w:rPr>
              <w:t>Capacity</w:t>
            </w:r>
            <w:bookmarkEnd w:id="285"/>
          </w:p>
        </w:tc>
        <w:tc>
          <w:tcPr>
            <w:tcW w:w="7907" w:type="dxa"/>
          </w:tcPr>
          <w:p w14:paraId="7D25992C" w14:textId="3B4F109D" w:rsidR="00503AC0" w:rsidRPr="00F24057" w:rsidRDefault="00C43844">
            <w:pPr>
              <w:rPr>
                <w:rFonts w:cs="Times New Roman"/>
                <w:lang w:eastAsia="zh-TW"/>
              </w:rPr>
            </w:pPr>
            <w:bookmarkStart w:id="286" w:name="_Toc648093090"/>
            <w:r w:rsidRPr="00F24057">
              <w:rPr>
                <w:rFonts w:cs="Times New Roman"/>
                <w:lang w:eastAsia="zh-TW"/>
              </w:rPr>
              <w:t>24TB</w:t>
            </w:r>
            <w:bookmarkEnd w:id="286"/>
          </w:p>
        </w:tc>
      </w:tr>
      <w:tr w:rsidR="007D253C" w:rsidRPr="00F24057" w14:paraId="5A5E7A6A" w14:textId="77777777" w:rsidTr="6825D82A">
        <w:tc>
          <w:tcPr>
            <w:tcW w:w="1443" w:type="dxa"/>
          </w:tcPr>
          <w:p w14:paraId="02BE38E6" w14:textId="4016905E" w:rsidR="00503AC0" w:rsidRPr="00F24057" w:rsidRDefault="00812422">
            <w:pPr>
              <w:rPr>
                <w:rFonts w:cs="Times New Roman"/>
                <w:lang w:eastAsia="zh-TW"/>
              </w:rPr>
            </w:pPr>
            <w:bookmarkStart w:id="287" w:name="_Toc1800315983"/>
            <w:r w:rsidRPr="00F24057">
              <w:rPr>
                <w:rFonts w:cs="Times New Roman"/>
                <w:lang w:eastAsia="zh-TW"/>
              </w:rPr>
              <w:t>Reliability</w:t>
            </w:r>
            <w:bookmarkEnd w:id="287"/>
          </w:p>
        </w:tc>
        <w:tc>
          <w:tcPr>
            <w:tcW w:w="7907" w:type="dxa"/>
          </w:tcPr>
          <w:p w14:paraId="569983B4" w14:textId="4A6B51DE" w:rsidR="00503AC0" w:rsidRPr="00F24057" w:rsidRDefault="00306CB2">
            <w:pPr>
              <w:rPr>
                <w:rFonts w:cs="Times New Roman"/>
                <w:lang w:eastAsia="zh-TW"/>
              </w:rPr>
            </w:pPr>
            <w:bookmarkStart w:id="288" w:name="_Toc2145750473"/>
            <w:r w:rsidRPr="00F24057">
              <w:rPr>
                <w:rFonts w:cs="Times New Roman"/>
                <w:lang w:eastAsia="zh-TW"/>
              </w:rPr>
              <w:t>MTBF 2.5 million hours</w:t>
            </w:r>
            <w:bookmarkEnd w:id="288"/>
          </w:p>
        </w:tc>
      </w:tr>
      <w:tr w:rsidR="00123B7D" w:rsidRPr="00F24057" w14:paraId="36790EFC" w14:textId="77777777" w:rsidTr="6825D82A">
        <w:tc>
          <w:tcPr>
            <w:tcW w:w="1443" w:type="dxa"/>
            <w:vMerge w:val="restart"/>
          </w:tcPr>
          <w:p w14:paraId="758B262C" w14:textId="2BB2D0E4" w:rsidR="00503AC0" w:rsidRPr="00F24057" w:rsidRDefault="001E43FB">
            <w:pPr>
              <w:rPr>
                <w:rFonts w:cs="Times New Roman"/>
                <w:lang w:eastAsia="zh-TW"/>
              </w:rPr>
            </w:pPr>
            <w:bookmarkStart w:id="289" w:name="_Toc1965860015"/>
            <w:r w:rsidRPr="00F24057">
              <w:rPr>
                <w:rFonts w:cs="Times New Roman"/>
                <w:lang w:eastAsia="zh-TW"/>
              </w:rPr>
              <w:t>Performance</w:t>
            </w:r>
            <w:bookmarkEnd w:id="289"/>
          </w:p>
        </w:tc>
        <w:tc>
          <w:tcPr>
            <w:tcW w:w="7907" w:type="dxa"/>
          </w:tcPr>
          <w:p w14:paraId="764454E0" w14:textId="285FF3B0" w:rsidR="00503AC0" w:rsidRPr="00F24057" w:rsidRDefault="00973CC7">
            <w:pPr>
              <w:rPr>
                <w:rFonts w:cs="Times New Roman"/>
                <w:lang w:eastAsia="zh-TW"/>
              </w:rPr>
            </w:pPr>
            <w:bookmarkStart w:id="290" w:name="_Toc1117051370"/>
            <w:r w:rsidRPr="00F24057">
              <w:rPr>
                <w:rFonts w:cs="Times New Roman"/>
                <w:lang w:eastAsia="zh-TW"/>
              </w:rPr>
              <w:t>7200 RPM</w:t>
            </w:r>
            <w:bookmarkEnd w:id="290"/>
          </w:p>
        </w:tc>
      </w:tr>
      <w:tr w:rsidR="00123B7D" w:rsidRPr="00F24057" w14:paraId="046D1F8B" w14:textId="77777777" w:rsidTr="6825D82A">
        <w:tc>
          <w:tcPr>
            <w:tcW w:w="1443" w:type="dxa"/>
            <w:vMerge/>
          </w:tcPr>
          <w:p w14:paraId="5D40ABE4" w14:textId="77777777" w:rsidR="00503AC0" w:rsidRPr="00F24057" w:rsidRDefault="00503AC0">
            <w:pPr>
              <w:rPr>
                <w:rFonts w:cs="Times New Roman"/>
                <w:lang w:eastAsia="zh-TW"/>
              </w:rPr>
            </w:pPr>
          </w:p>
        </w:tc>
        <w:tc>
          <w:tcPr>
            <w:tcW w:w="7907" w:type="dxa"/>
          </w:tcPr>
          <w:p w14:paraId="150F3B92" w14:textId="2C6BC740" w:rsidR="00503AC0" w:rsidRPr="00F24057" w:rsidRDefault="00D522D1">
            <w:pPr>
              <w:rPr>
                <w:rFonts w:cs="Times New Roman"/>
                <w:lang w:eastAsia="zh-TW"/>
              </w:rPr>
            </w:pPr>
            <w:bookmarkStart w:id="291" w:name="_Toc2026573162"/>
            <w:r w:rsidRPr="00F24057">
              <w:rPr>
                <w:rFonts w:cs="Times New Roman"/>
                <w:lang w:eastAsia="zh-TW"/>
              </w:rPr>
              <w:t>309 MB/s</w:t>
            </w:r>
            <w:bookmarkEnd w:id="291"/>
          </w:p>
        </w:tc>
      </w:tr>
      <w:tr w:rsidR="007D253C" w:rsidRPr="00F24057" w14:paraId="7E569902" w14:textId="77777777" w:rsidTr="6825D82A">
        <w:tc>
          <w:tcPr>
            <w:tcW w:w="1443" w:type="dxa"/>
          </w:tcPr>
          <w:p w14:paraId="695FC041" w14:textId="635272C9" w:rsidR="00503AC0" w:rsidRPr="00F24057" w:rsidRDefault="00EC0B77">
            <w:pPr>
              <w:rPr>
                <w:rFonts w:cs="Times New Roman"/>
                <w:lang w:eastAsia="zh-TW"/>
              </w:rPr>
            </w:pPr>
            <w:bookmarkStart w:id="292" w:name="_Toc2007596324"/>
            <w:r w:rsidRPr="00F24057">
              <w:rPr>
                <w:rFonts w:cs="Times New Roman"/>
                <w:lang w:eastAsia="zh-TW"/>
              </w:rPr>
              <w:t>Warranty</w:t>
            </w:r>
            <w:bookmarkEnd w:id="292"/>
          </w:p>
        </w:tc>
        <w:tc>
          <w:tcPr>
            <w:tcW w:w="7907" w:type="dxa"/>
          </w:tcPr>
          <w:p w14:paraId="195F76A0" w14:textId="6082CACB" w:rsidR="00503AC0" w:rsidRPr="00F24057" w:rsidRDefault="00D53723">
            <w:pPr>
              <w:rPr>
                <w:rFonts w:cs="Times New Roman"/>
                <w:lang w:eastAsia="zh-TW"/>
              </w:rPr>
            </w:pPr>
            <w:bookmarkStart w:id="293" w:name="_Toc910280257"/>
            <w:r w:rsidRPr="00F24057">
              <w:rPr>
                <w:rFonts w:cs="Times New Roman"/>
                <w:lang w:eastAsia="zh-TW"/>
              </w:rPr>
              <w:t>5-Year Warranty</w:t>
            </w:r>
            <w:bookmarkEnd w:id="293"/>
          </w:p>
        </w:tc>
      </w:tr>
      <w:tr w:rsidR="007D253C" w:rsidRPr="00F24057" w14:paraId="05D986D8" w14:textId="77777777" w:rsidTr="6825D82A">
        <w:tc>
          <w:tcPr>
            <w:tcW w:w="1443" w:type="dxa"/>
          </w:tcPr>
          <w:p w14:paraId="476D424C" w14:textId="2ABF0C1B" w:rsidR="00221695" w:rsidRPr="00F24057" w:rsidRDefault="00221695" w:rsidP="00221695">
            <w:pPr>
              <w:rPr>
                <w:rFonts w:cs="Times New Roman"/>
                <w:lang w:eastAsia="zh-TW"/>
              </w:rPr>
            </w:pPr>
            <w:bookmarkStart w:id="294" w:name="_Toc1556706324"/>
            <w:r w:rsidRPr="00F24057">
              <w:rPr>
                <w:rFonts w:cs="Times New Roman"/>
                <w:lang w:val="en-GB" w:eastAsia="zh-TW"/>
              </w:rPr>
              <w:t>Price</w:t>
            </w:r>
            <w:bookmarkEnd w:id="294"/>
          </w:p>
        </w:tc>
        <w:tc>
          <w:tcPr>
            <w:tcW w:w="7907" w:type="dxa"/>
          </w:tcPr>
          <w:p w14:paraId="459525D7" w14:textId="7B9CC7F9" w:rsidR="00221695" w:rsidRPr="00F24057" w:rsidRDefault="007C0F61" w:rsidP="007C0F61">
            <w:pPr>
              <w:rPr>
                <w:rFonts w:cs="Times New Roman"/>
                <w:lang w:eastAsia="zh-TW"/>
              </w:rPr>
            </w:pPr>
            <w:bookmarkStart w:id="295" w:name="_Toc1998281953"/>
            <w:r w:rsidRPr="00F24057">
              <w:rPr>
                <w:rFonts w:cs="Times New Roman"/>
                <w:lang w:eastAsia="zh-TW"/>
              </w:rPr>
              <w:t>9149</w:t>
            </w:r>
            <w:bookmarkEnd w:id="295"/>
          </w:p>
        </w:tc>
      </w:tr>
      <w:tr w:rsidR="007D253C" w:rsidRPr="00F24057" w14:paraId="47813893" w14:textId="77777777" w:rsidTr="6825D82A">
        <w:tc>
          <w:tcPr>
            <w:tcW w:w="1443" w:type="dxa"/>
          </w:tcPr>
          <w:p w14:paraId="7F690132" w14:textId="4B43A778" w:rsidR="00221695" w:rsidRPr="00F24057" w:rsidRDefault="00221695" w:rsidP="00221695">
            <w:pPr>
              <w:rPr>
                <w:rFonts w:cs="Times New Roman"/>
                <w:lang w:eastAsia="zh-TW"/>
              </w:rPr>
            </w:pPr>
            <w:bookmarkStart w:id="296" w:name="_Toc1922434853"/>
            <w:r w:rsidRPr="00F24057">
              <w:rPr>
                <w:rFonts w:cs="Times New Roman"/>
                <w:lang w:eastAsia="zh-TW"/>
              </w:rPr>
              <w:t>Quantity</w:t>
            </w:r>
            <w:bookmarkEnd w:id="296"/>
          </w:p>
        </w:tc>
        <w:tc>
          <w:tcPr>
            <w:tcW w:w="7907" w:type="dxa"/>
          </w:tcPr>
          <w:p w14:paraId="7A5FC7CF" w14:textId="59ADF3BF" w:rsidR="00221695" w:rsidRPr="00F24057" w:rsidRDefault="00221695" w:rsidP="00221695">
            <w:pPr>
              <w:rPr>
                <w:rFonts w:cs="Times New Roman"/>
                <w:lang w:val="en-GB" w:eastAsia="zh-TW"/>
              </w:rPr>
            </w:pPr>
            <w:bookmarkStart w:id="297" w:name="_Toc848162497"/>
            <w:r w:rsidRPr="00F24057">
              <w:rPr>
                <w:rFonts w:cs="Times New Roman"/>
                <w:lang w:val="en-GB" w:eastAsia="zh-TW"/>
              </w:rPr>
              <w:t>2</w:t>
            </w:r>
            <w:r w:rsidR="00E513A8" w:rsidRPr="00F24057">
              <w:rPr>
                <w:rFonts w:cs="Times New Roman"/>
                <w:lang w:val="en-GB" w:eastAsia="zh-TW"/>
              </w:rPr>
              <w:t>4</w:t>
            </w:r>
            <w:bookmarkEnd w:id="297"/>
          </w:p>
        </w:tc>
      </w:tr>
    </w:tbl>
    <w:p w14:paraId="0569C674" w14:textId="77777777" w:rsidR="00503AC0" w:rsidRPr="00F24057" w:rsidRDefault="00503AC0" w:rsidP="00EB7C3C">
      <w:pPr>
        <w:rPr>
          <w:rFonts w:cs="Times New Roman"/>
          <w:lang w:val="en-GB" w:eastAsia="zh-TW"/>
        </w:rPr>
      </w:pPr>
    </w:p>
    <w:p w14:paraId="47EFA856" w14:textId="7595108D" w:rsidR="00A23D9C" w:rsidRPr="00F24057" w:rsidRDefault="00A23D9C" w:rsidP="00EB7C3C">
      <w:pPr>
        <w:rPr>
          <w:rFonts w:cs="Times New Roman"/>
          <w:lang w:val="en-GB" w:eastAsia="zh-TW"/>
        </w:rPr>
      </w:pPr>
      <w:r w:rsidRPr="00F24057">
        <w:rPr>
          <w:rFonts w:cs="Times New Roman"/>
          <w:lang w:val="en-GB" w:eastAsia="zh-TW"/>
        </w:rPr>
        <w:t>Provide large storage capacity</w:t>
      </w:r>
      <w:r w:rsidR="0047239D" w:rsidRPr="00F24057">
        <w:rPr>
          <w:rFonts w:cs="Times New Roman"/>
          <w:lang w:val="en-GB" w:eastAsia="zh-TW"/>
        </w:rPr>
        <w:t>.</w:t>
      </w:r>
    </w:p>
    <w:p w14:paraId="08D7DAF1" w14:textId="77777777" w:rsidR="00FC2CCF" w:rsidRPr="00F24057" w:rsidRDefault="00FC2CCF">
      <w:pPr>
        <w:rPr>
          <w:rFonts w:cs="Times New Roman"/>
          <w:lang w:eastAsia="zh-TW"/>
        </w:rPr>
      </w:pPr>
      <w:r w:rsidRPr="00F24057">
        <w:rPr>
          <w:rFonts w:cs="Times New Roman"/>
          <w:lang w:eastAsia="zh-TW"/>
        </w:rPr>
        <w:br w:type="page"/>
      </w:r>
    </w:p>
    <w:p w14:paraId="211ECDED" w14:textId="1A0931D2" w:rsidR="0094447F" w:rsidRPr="00F24057" w:rsidRDefault="003B09B8" w:rsidP="00EB7C3C">
      <w:pPr>
        <w:rPr>
          <w:rFonts w:cs="Times New Roman"/>
        </w:rPr>
      </w:pPr>
      <w:r w:rsidRPr="00F24057">
        <w:rPr>
          <w:rFonts w:cs="Times New Roman"/>
          <w:lang w:eastAsia="zh-TW"/>
        </w:rPr>
        <w:t xml:space="preserve">EC24250 Dell 24 </w:t>
      </w:r>
      <w:r w:rsidRPr="00F24057">
        <w:rPr>
          <w:rFonts w:cs="Times New Roman"/>
          <w:lang w:eastAsia="zh-TW"/>
        </w:rPr>
        <w:t>多合一電腦</w:t>
      </w:r>
      <w:r w:rsidR="007710F2">
        <w:br/>
      </w:r>
      <w:r w:rsidR="007710F2">
        <w:drawing>
          <wp:inline distT="0" distB="0" distL="0" distR="0" wp14:anchorId="68C25287" wp14:editId="32B9ABCD">
            <wp:extent cx="5456398" cy="4010685"/>
            <wp:effectExtent l="0" t="0" r="0" b="8890"/>
            <wp:docPr id="2108566967" name="圖片 1" descr="View  Dell 24 多合一機種正面偏右的照片，其中的顯示器呈現長條圖，螢幕下方另有鍵盤與鼠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ew  Dell 24 多合一機種正面偏右的照片，其中的顯示器呈現長條圖，螢幕下方另有鍵盤與鼠標。"/>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74747" cy="4024172"/>
                    </a:xfrm>
                    <a:prstGeom prst="rect">
                      <a:avLst/>
                    </a:prstGeom>
                    <a:noFill/>
                    <a:ln>
                      <a:noFill/>
                    </a:ln>
                  </pic:spPr>
                </pic:pic>
              </a:graphicData>
            </a:graphic>
          </wp:inline>
        </w:drawing>
      </w:r>
      <w:r>
        <w:br/>
      </w:r>
      <w:hyperlink r:id="rId17">
        <w:r w:rsidR="001065E0" w:rsidRPr="599D6034">
          <w:rPr>
            <w:rStyle w:val="Hyperlink"/>
            <w:rFonts w:cs="Times New Roman"/>
            <w:lang w:eastAsia="zh-TW"/>
          </w:rPr>
          <w:t>https://www.dell.com/zh-hk/shop/%E6%A1%8C%E4%B8%8A%E5%9E%8B%E9%9B%BB%E8%85%A6/dell-24-%E5%A4%9A%E5%90%88%E4%B8%80%E9%9B%BB%E8%85%A6/spd/dell-ec24250-aio/c24250-f5650</w:t>
        </w:r>
      </w:hyperlink>
    </w:p>
    <w:tbl>
      <w:tblPr>
        <w:tblStyle w:val="TableGridLight"/>
        <w:tblW w:w="0" w:type="auto"/>
        <w:tblLook w:val="04A0" w:firstRow="1" w:lastRow="0" w:firstColumn="1" w:lastColumn="0" w:noHBand="0" w:noVBand="1"/>
      </w:tblPr>
      <w:tblGrid>
        <w:gridCol w:w="2405"/>
        <w:gridCol w:w="6945"/>
      </w:tblGrid>
      <w:tr w:rsidR="007D253C" w:rsidRPr="00F24057" w14:paraId="1BFEA34F" w14:textId="77777777" w:rsidTr="6825D82A">
        <w:tc>
          <w:tcPr>
            <w:tcW w:w="2405" w:type="dxa"/>
          </w:tcPr>
          <w:p w14:paraId="25755351" w14:textId="762A4976" w:rsidR="00503AC0" w:rsidRPr="00F24057" w:rsidRDefault="00827767">
            <w:pPr>
              <w:rPr>
                <w:rFonts w:cs="Times New Roman"/>
                <w:lang w:eastAsia="zh-TW"/>
              </w:rPr>
            </w:pPr>
            <w:bookmarkStart w:id="298" w:name="_Toc1839027821"/>
            <w:r w:rsidRPr="00F24057">
              <w:rPr>
                <w:rFonts w:cs="Times New Roman"/>
                <w:lang w:eastAsia="zh-TW"/>
              </w:rPr>
              <w:t>CPU</w:t>
            </w:r>
            <w:bookmarkEnd w:id="298"/>
          </w:p>
        </w:tc>
        <w:tc>
          <w:tcPr>
            <w:tcW w:w="6945" w:type="dxa"/>
          </w:tcPr>
          <w:p w14:paraId="210A1CC6" w14:textId="6E36B3C4" w:rsidR="00503AC0" w:rsidRPr="00F24057" w:rsidRDefault="00827767">
            <w:pPr>
              <w:rPr>
                <w:rFonts w:cs="Times New Roman"/>
                <w:lang w:eastAsia="zh-TW"/>
              </w:rPr>
            </w:pPr>
            <w:bookmarkStart w:id="299" w:name="_Toc710134761"/>
            <w:r w:rsidRPr="00F24057">
              <w:rPr>
                <w:rFonts w:cs="Times New Roman"/>
                <w:lang w:eastAsia="zh-TW"/>
              </w:rPr>
              <w:t>13th Generation Intel® Core™ i5-1334U</w:t>
            </w:r>
            <w:bookmarkEnd w:id="299"/>
          </w:p>
        </w:tc>
      </w:tr>
      <w:tr w:rsidR="007D253C" w:rsidRPr="00F24057" w14:paraId="21DF2551" w14:textId="77777777" w:rsidTr="6825D82A">
        <w:tc>
          <w:tcPr>
            <w:tcW w:w="2405" w:type="dxa"/>
          </w:tcPr>
          <w:p w14:paraId="12CBDD34" w14:textId="62BC724A" w:rsidR="00503AC0" w:rsidRPr="00F24057" w:rsidRDefault="004F16B3">
            <w:pPr>
              <w:rPr>
                <w:rFonts w:cs="Times New Roman"/>
                <w:lang w:eastAsia="zh-TW"/>
              </w:rPr>
            </w:pPr>
            <w:bookmarkStart w:id="300" w:name="_Toc1477447731"/>
            <w:r w:rsidRPr="00F24057">
              <w:rPr>
                <w:rFonts w:cs="Times New Roman"/>
                <w:lang w:eastAsia="zh-TW"/>
              </w:rPr>
              <w:t>RAM</w:t>
            </w:r>
            <w:bookmarkEnd w:id="300"/>
          </w:p>
        </w:tc>
        <w:tc>
          <w:tcPr>
            <w:tcW w:w="6945" w:type="dxa"/>
          </w:tcPr>
          <w:p w14:paraId="31F1BCA7" w14:textId="54CA3135" w:rsidR="00503AC0" w:rsidRPr="00F24057" w:rsidRDefault="00F049DE">
            <w:pPr>
              <w:rPr>
                <w:rFonts w:cs="Times New Roman"/>
                <w:lang w:eastAsia="zh-TW"/>
              </w:rPr>
            </w:pPr>
            <w:bookmarkStart w:id="301" w:name="_Toc1765321395"/>
            <w:r w:rsidRPr="00F24057">
              <w:rPr>
                <w:rFonts w:cs="Times New Roman"/>
                <w:lang w:eastAsia="zh-TW"/>
              </w:rPr>
              <w:t>16 GB: 1 x 16 GB, DDR5, 5200 MT/s</w:t>
            </w:r>
            <w:bookmarkEnd w:id="301"/>
          </w:p>
        </w:tc>
      </w:tr>
      <w:tr w:rsidR="007D253C" w:rsidRPr="00F24057" w14:paraId="64D696AC" w14:textId="77777777" w:rsidTr="6825D82A">
        <w:tc>
          <w:tcPr>
            <w:tcW w:w="2405" w:type="dxa"/>
          </w:tcPr>
          <w:p w14:paraId="08A75551" w14:textId="24041A44" w:rsidR="00503AC0" w:rsidRPr="00F24057" w:rsidRDefault="00A07643">
            <w:pPr>
              <w:rPr>
                <w:rFonts w:cs="Times New Roman"/>
                <w:lang w:eastAsia="zh-TW"/>
              </w:rPr>
            </w:pPr>
            <w:bookmarkStart w:id="302" w:name="_Toc1220194491"/>
            <w:r w:rsidRPr="00F24057">
              <w:rPr>
                <w:rFonts w:cs="Times New Roman"/>
                <w:lang w:eastAsia="zh-TW"/>
              </w:rPr>
              <w:t>Storage</w:t>
            </w:r>
            <w:bookmarkEnd w:id="302"/>
          </w:p>
        </w:tc>
        <w:tc>
          <w:tcPr>
            <w:tcW w:w="6945" w:type="dxa"/>
          </w:tcPr>
          <w:p w14:paraId="1680C371" w14:textId="18EFF6F6" w:rsidR="00503AC0" w:rsidRPr="00F24057" w:rsidRDefault="00F049DE">
            <w:pPr>
              <w:rPr>
                <w:rFonts w:cs="Times New Roman"/>
                <w:lang w:eastAsia="zh-TW"/>
              </w:rPr>
            </w:pPr>
            <w:bookmarkStart w:id="303" w:name="_Toc900527421"/>
            <w:r w:rsidRPr="00F24057">
              <w:rPr>
                <w:rFonts w:cs="Times New Roman"/>
                <w:lang w:eastAsia="zh-TW"/>
              </w:rPr>
              <w:t xml:space="preserve">512 GB, M.2, PCIe </w:t>
            </w:r>
            <w:proofErr w:type="spellStart"/>
            <w:r w:rsidRPr="00F24057">
              <w:rPr>
                <w:rFonts w:cs="Times New Roman"/>
                <w:lang w:eastAsia="zh-TW"/>
              </w:rPr>
              <w:t>NVMe</w:t>
            </w:r>
            <w:proofErr w:type="spellEnd"/>
            <w:r w:rsidRPr="00F24057">
              <w:rPr>
                <w:rFonts w:cs="Times New Roman"/>
                <w:lang w:eastAsia="zh-TW"/>
              </w:rPr>
              <w:t>, SSD</w:t>
            </w:r>
            <w:bookmarkEnd w:id="303"/>
          </w:p>
        </w:tc>
      </w:tr>
      <w:tr w:rsidR="007D253C" w:rsidRPr="00F24057" w14:paraId="5E89F21D" w14:textId="77777777" w:rsidTr="6825D82A">
        <w:tc>
          <w:tcPr>
            <w:tcW w:w="2405" w:type="dxa"/>
          </w:tcPr>
          <w:p w14:paraId="175F2F69" w14:textId="54657258" w:rsidR="00503AC0" w:rsidRPr="00F24057" w:rsidRDefault="008E12B9">
            <w:pPr>
              <w:rPr>
                <w:rFonts w:cs="Times New Roman"/>
                <w:lang w:eastAsia="zh-TW"/>
              </w:rPr>
            </w:pPr>
            <w:bookmarkStart w:id="304" w:name="_Toc788773992"/>
            <w:r w:rsidRPr="00F24057">
              <w:rPr>
                <w:rFonts w:cs="Times New Roman"/>
                <w:lang w:eastAsia="zh-TW"/>
              </w:rPr>
              <w:t>Monitor</w:t>
            </w:r>
            <w:bookmarkEnd w:id="304"/>
          </w:p>
        </w:tc>
        <w:tc>
          <w:tcPr>
            <w:tcW w:w="6945" w:type="dxa"/>
          </w:tcPr>
          <w:p w14:paraId="39AA8A57" w14:textId="512EFD6C" w:rsidR="00503AC0" w:rsidRPr="00F24057" w:rsidRDefault="008E12B9">
            <w:pPr>
              <w:rPr>
                <w:rFonts w:cs="Times New Roman"/>
                <w:lang w:eastAsia="zh-TW"/>
              </w:rPr>
            </w:pPr>
            <w:bookmarkStart w:id="305" w:name="_Toc92386961"/>
            <w:r w:rsidRPr="00F24057">
              <w:rPr>
                <w:rFonts w:cs="Times New Roman"/>
                <w:lang w:eastAsia="zh-TW"/>
              </w:rPr>
              <w:t>23.8", Non-Touch, FHD, Anti-Glare</w:t>
            </w:r>
            <w:bookmarkEnd w:id="305"/>
          </w:p>
        </w:tc>
      </w:tr>
      <w:tr w:rsidR="007D253C" w:rsidRPr="00F24057" w14:paraId="052D9298" w14:textId="77777777" w:rsidTr="6825D82A">
        <w:tc>
          <w:tcPr>
            <w:tcW w:w="2405" w:type="dxa"/>
          </w:tcPr>
          <w:p w14:paraId="6D1A1973" w14:textId="6E1F7183" w:rsidR="00503AC0" w:rsidRPr="00F24057" w:rsidRDefault="00EA2FE0">
            <w:pPr>
              <w:rPr>
                <w:rFonts w:cs="Times New Roman"/>
                <w:lang w:eastAsia="zh-TW"/>
              </w:rPr>
            </w:pPr>
            <w:bookmarkStart w:id="306" w:name="_Toc972222965"/>
            <w:r w:rsidRPr="00F24057">
              <w:rPr>
                <w:rFonts w:cs="Times New Roman"/>
                <w:lang w:eastAsia="zh-TW"/>
              </w:rPr>
              <w:t>Keyboard and Mouse</w:t>
            </w:r>
            <w:bookmarkEnd w:id="306"/>
          </w:p>
        </w:tc>
        <w:tc>
          <w:tcPr>
            <w:tcW w:w="6945" w:type="dxa"/>
          </w:tcPr>
          <w:p w14:paraId="1D4F4598" w14:textId="732BAACF" w:rsidR="00503AC0" w:rsidRPr="00F24057" w:rsidRDefault="00EA2FE0">
            <w:pPr>
              <w:rPr>
                <w:rFonts w:cs="Times New Roman"/>
                <w:lang w:eastAsia="zh-TW"/>
              </w:rPr>
            </w:pPr>
            <w:bookmarkStart w:id="307" w:name="_Toc1386390290"/>
            <w:r w:rsidRPr="00F24057">
              <w:rPr>
                <w:rFonts w:cs="Times New Roman"/>
                <w:lang w:eastAsia="zh-TW"/>
              </w:rPr>
              <w:t>K</w:t>
            </w:r>
            <w:r w:rsidR="00EA5E72" w:rsidRPr="00F24057">
              <w:rPr>
                <w:rFonts w:cs="Times New Roman"/>
                <w:lang w:eastAsia="zh-TW"/>
              </w:rPr>
              <w:t>M5221W - US English - Black</w:t>
            </w:r>
            <w:bookmarkEnd w:id="307"/>
          </w:p>
        </w:tc>
      </w:tr>
      <w:tr w:rsidR="007D253C" w:rsidRPr="00F24057" w14:paraId="2F89320B" w14:textId="77777777" w:rsidTr="6825D82A">
        <w:tc>
          <w:tcPr>
            <w:tcW w:w="2405" w:type="dxa"/>
          </w:tcPr>
          <w:p w14:paraId="263D4C54" w14:textId="1DE0A70E" w:rsidR="00221695" w:rsidRPr="00F24057" w:rsidRDefault="00221695" w:rsidP="00221695">
            <w:pPr>
              <w:rPr>
                <w:rFonts w:cs="Times New Roman"/>
                <w:lang w:eastAsia="zh-TW"/>
              </w:rPr>
            </w:pPr>
            <w:bookmarkStart w:id="308" w:name="_Toc2085377328"/>
            <w:r w:rsidRPr="00F24057">
              <w:rPr>
                <w:rFonts w:cs="Times New Roman"/>
                <w:lang w:val="en-GB" w:eastAsia="zh-TW"/>
              </w:rPr>
              <w:t>Price</w:t>
            </w:r>
            <w:bookmarkEnd w:id="308"/>
          </w:p>
        </w:tc>
        <w:tc>
          <w:tcPr>
            <w:tcW w:w="6945" w:type="dxa"/>
          </w:tcPr>
          <w:p w14:paraId="18A5E685" w14:textId="17C9D75B" w:rsidR="00221695" w:rsidRPr="00F24057" w:rsidRDefault="00D34FBF" w:rsidP="00221695">
            <w:pPr>
              <w:rPr>
                <w:rFonts w:cs="Times New Roman"/>
                <w:lang w:eastAsia="zh-TW"/>
              </w:rPr>
            </w:pPr>
            <w:bookmarkStart w:id="309" w:name="_Toc677782305"/>
            <w:r w:rsidRPr="00F24057">
              <w:rPr>
                <w:rFonts w:cs="Times New Roman"/>
                <w:lang w:eastAsia="zh-TW"/>
              </w:rPr>
              <w:t>5,999.00</w:t>
            </w:r>
            <w:bookmarkEnd w:id="309"/>
          </w:p>
        </w:tc>
      </w:tr>
      <w:tr w:rsidR="007D253C" w:rsidRPr="00F24057" w14:paraId="73AEB79D" w14:textId="77777777" w:rsidTr="6825D82A">
        <w:tc>
          <w:tcPr>
            <w:tcW w:w="2405" w:type="dxa"/>
          </w:tcPr>
          <w:p w14:paraId="0C51F934" w14:textId="10486D01" w:rsidR="00221695" w:rsidRPr="00F24057" w:rsidRDefault="00221695" w:rsidP="00221695">
            <w:pPr>
              <w:rPr>
                <w:rFonts w:cs="Times New Roman"/>
                <w:lang w:eastAsia="zh-TW"/>
              </w:rPr>
            </w:pPr>
            <w:bookmarkStart w:id="310" w:name="_Toc1513296536"/>
            <w:r w:rsidRPr="00F24057">
              <w:rPr>
                <w:rFonts w:cs="Times New Roman"/>
                <w:lang w:eastAsia="zh-TW"/>
              </w:rPr>
              <w:t>Quantity</w:t>
            </w:r>
            <w:bookmarkEnd w:id="310"/>
          </w:p>
        </w:tc>
        <w:tc>
          <w:tcPr>
            <w:tcW w:w="6945" w:type="dxa"/>
          </w:tcPr>
          <w:p w14:paraId="3FD1EE46" w14:textId="1DACBB39" w:rsidR="00221695" w:rsidRPr="00F24057" w:rsidRDefault="00C16A9B" w:rsidP="00221695">
            <w:pPr>
              <w:rPr>
                <w:rFonts w:cs="Times New Roman"/>
                <w:lang w:eastAsia="zh-TW"/>
              </w:rPr>
            </w:pPr>
            <w:bookmarkStart w:id="311" w:name="_Toc301564952"/>
            <w:r w:rsidRPr="00F24057">
              <w:rPr>
                <w:rFonts w:cs="Times New Roman"/>
                <w:lang w:eastAsia="zh-TW"/>
              </w:rPr>
              <w:t>12</w:t>
            </w:r>
            <w:bookmarkEnd w:id="311"/>
          </w:p>
        </w:tc>
      </w:tr>
    </w:tbl>
    <w:p w14:paraId="358E0C29" w14:textId="77777777" w:rsidR="00503AC0" w:rsidRPr="00F24057" w:rsidRDefault="00503AC0" w:rsidP="00EB7C3C">
      <w:pPr>
        <w:rPr>
          <w:rFonts w:cs="Times New Roman"/>
          <w:lang w:val="en-GB" w:eastAsia="zh-TW"/>
        </w:rPr>
      </w:pPr>
    </w:p>
    <w:p w14:paraId="6D8C8871" w14:textId="2B2E778C" w:rsidR="00A23D9C" w:rsidRPr="00F24057" w:rsidRDefault="00A23D9C" w:rsidP="00EB7C3C">
      <w:pPr>
        <w:rPr>
          <w:rFonts w:cs="Times New Roman"/>
          <w:lang w:val="en-GB" w:eastAsia="zh-TW"/>
        </w:rPr>
      </w:pPr>
      <w:r w:rsidRPr="00F24057">
        <w:rPr>
          <w:rFonts w:cs="Times New Roman"/>
          <w:lang w:val="en-GB" w:eastAsia="zh-TW"/>
        </w:rPr>
        <w:t>Integrated desktop workstations with built‑in display. Provides fixed workstation access, simplifying cabling and saving office space.</w:t>
      </w:r>
    </w:p>
    <w:p w14:paraId="30191FBF" w14:textId="77777777" w:rsidR="00FC2CCF" w:rsidRPr="00F24057" w:rsidRDefault="00FC2CCF">
      <w:pPr>
        <w:rPr>
          <w:rFonts w:cs="Times New Roman"/>
          <w:lang w:eastAsia="zh-TW"/>
        </w:rPr>
      </w:pPr>
      <w:r w:rsidRPr="00F24057">
        <w:rPr>
          <w:rFonts w:cs="Times New Roman"/>
          <w:lang w:eastAsia="zh-TW"/>
        </w:rPr>
        <w:br w:type="page"/>
      </w:r>
    </w:p>
    <w:p w14:paraId="7F997F85" w14:textId="77D833CE" w:rsidR="001065E0" w:rsidRPr="00F24057" w:rsidRDefault="000D37C3" w:rsidP="00EB7C3C">
      <w:pPr>
        <w:rPr>
          <w:rFonts w:cs="Times New Roman"/>
        </w:rPr>
      </w:pPr>
      <w:r w:rsidRPr="00F24057">
        <w:rPr>
          <w:rFonts w:cs="Times New Roman"/>
          <w:lang w:eastAsia="zh-TW"/>
        </w:rPr>
        <w:t>Latitude 3420 Laptop</w:t>
      </w:r>
      <w:r w:rsidR="00FF00B8">
        <w:drawing>
          <wp:inline distT="0" distB="0" distL="0" distR="0" wp14:anchorId="4A794948" wp14:editId="78800F9A">
            <wp:extent cx="5005070" cy="3268273"/>
            <wp:effectExtent l="0" t="0" r="5080" b="8890"/>
            <wp:docPr id="111268139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81395" name="圖片 2"/>
                    <pic:cNvPicPr>
                      <a:picLocks noChangeAspect="1" noChangeArrowheads="1"/>
                    </pic:cNvPicPr>
                  </pic:nvPicPr>
                  <pic:blipFill rotWithShape="1">
                    <a:blip r:embed="rId18">
                      <a:extLst>
                        <a:ext uri="{28A0092B-C50C-407E-A947-70E740481C1C}">
                          <a14:useLocalDpi xmlns:a14="http://schemas.microsoft.com/office/drawing/2010/main" val="0"/>
                        </a:ext>
                      </a:extLst>
                    </a:blip>
                    <a:srcRect t="82" b="6662"/>
                    <a:stretch>
                      <a:fillRect/>
                    </a:stretch>
                  </pic:blipFill>
                  <pic:spPr bwMode="auto">
                    <a:xfrm>
                      <a:off x="0" y="0"/>
                      <a:ext cx="5005429" cy="3268507"/>
                    </a:xfrm>
                    <a:prstGeom prst="rect">
                      <a:avLst/>
                    </a:prstGeom>
                    <a:noFill/>
                    <a:ln>
                      <a:noFill/>
                    </a:ln>
                    <a:extLst>
                      <a:ext uri="{53640926-AAD7-44D8-BBD7-CCE9431645EC}">
                        <a14:shadowObscured xmlns:a14="http://schemas.microsoft.com/office/drawing/2010/main"/>
                      </a:ext>
                    </a:extLst>
                  </pic:spPr>
                </pic:pic>
              </a:graphicData>
            </a:graphic>
          </wp:inline>
        </w:drawing>
      </w:r>
      <w:r w:rsidR="00E61625">
        <w:br/>
      </w:r>
    </w:p>
    <w:tbl>
      <w:tblPr>
        <w:tblStyle w:val="TableGridLight"/>
        <w:tblW w:w="0" w:type="auto"/>
        <w:tblLook w:val="04A0" w:firstRow="1" w:lastRow="0" w:firstColumn="1" w:lastColumn="0" w:noHBand="0" w:noVBand="1"/>
      </w:tblPr>
      <w:tblGrid>
        <w:gridCol w:w="2122"/>
        <w:gridCol w:w="7228"/>
      </w:tblGrid>
      <w:tr w:rsidR="007D253C" w:rsidRPr="00F24057" w14:paraId="154BF8BA" w14:textId="77777777" w:rsidTr="6825D82A">
        <w:tc>
          <w:tcPr>
            <w:tcW w:w="2122" w:type="dxa"/>
          </w:tcPr>
          <w:p w14:paraId="773D6F13" w14:textId="180EB24E" w:rsidR="00503AC0" w:rsidRPr="00F24057" w:rsidRDefault="00625A83">
            <w:pPr>
              <w:rPr>
                <w:rFonts w:cs="Times New Roman"/>
                <w:lang w:eastAsia="zh-TW"/>
              </w:rPr>
            </w:pPr>
            <w:bookmarkStart w:id="312" w:name="_Toc1029965479"/>
            <w:r w:rsidRPr="00F24057">
              <w:rPr>
                <w:rFonts w:cs="Times New Roman"/>
                <w:lang w:eastAsia="zh-TW"/>
              </w:rPr>
              <w:t>CPU</w:t>
            </w:r>
            <w:bookmarkEnd w:id="312"/>
          </w:p>
        </w:tc>
        <w:tc>
          <w:tcPr>
            <w:tcW w:w="7228" w:type="dxa"/>
          </w:tcPr>
          <w:p w14:paraId="0ADB2CA2" w14:textId="6BD8FAF9" w:rsidR="00503AC0" w:rsidRPr="00F24057" w:rsidRDefault="00124796">
            <w:pPr>
              <w:rPr>
                <w:rFonts w:cs="Times New Roman"/>
                <w:lang w:eastAsia="zh-TW"/>
              </w:rPr>
            </w:pPr>
            <w:bookmarkStart w:id="313" w:name="_Toc1046542432"/>
            <w:r w:rsidRPr="00F24057">
              <w:rPr>
                <w:rFonts w:cs="Times New Roman"/>
                <w:lang w:eastAsia="zh-TW"/>
              </w:rPr>
              <w:t>Intel i5-1135G7</w:t>
            </w:r>
            <w:bookmarkEnd w:id="313"/>
          </w:p>
        </w:tc>
      </w:tr>
      <w:tr w:rsidR="007D253C" w:rsidRPr="00F24057" w14:paraId="79E0B1BA" w14:textId="77777777" w:rsidTr="6825D82A">
        <w:tc>
          <w:tcPr>
            <w:tcW w:w="2122" w:type="dxa"/>
          </w:tcPr>
          <w:p w14:paraId="1E91C20D" w14:textId="28ED5B58" w:rsidR="00503AC0" w:rsidRPr="00F24057" w:rsidRDefault="00A51580">
            <w:pPr>
              <w:rPr>
                <w:rFonts w:cs="Times New Roman"/>
                <w:lang w:eastAsia="zh-TW"/>
              </w:rPr>
            </w:pPr>
            <w:bookmarkStart w:id="314" w:name="_Toc2078669253"/>
            <w:r w:rsidRPr="00F24057">
              <w:rPr>
                <w:rFonts w:cs="Times New Roman"/>
                <w:lang w:eastAsia="zh-TW"/>
              </w:rPr>
              <w:t>Operating System</w:t>
            </w:r>
            <w:bookmarkEnd w:id="314"/>
          </w:p>
        </w:tc>
        <w:tc>
          <w:tcPr>
            <w:tcW w:w="7228" w:type="dxa"/>
          </w:tcPr>
          <w:p w14:paraId="58CE3554" w14:textId="5B60A9A7" w:rsidR="00503AC0" w:rsidRPr="00F24057" w:rsidRDefault="00E734CC">
            <w:pPr>
              <w:rPr>
                <w:rFonts w:cs="Times New Roman"/>
                <w:lang w:eastAsia="zh-TW"/>
              </w:rPr>
            </w:pPr>
            <w:bookmarkStart w:id="315" w:name="_Toc647406099"/>
            <w:r w:rsidRPr="00F24057">
              <w:rPr>
                <w:rFonts w:cs="Times New Roman"/>
                <w:lang w:eastAsia="zh-TW"/>
              </w:rPr>
              <w:t>Windows 11 Pro</w:t>
            </w:r>
            <w:bookmarkEnd w:id="315"/>
          </w:p>
        </w:tc>
      </w:tr>
      <w:tr w:rsidR="007D253C" w:rsidRPr="00F24057" w14:paraId="44A13B43" w14:textId="77777777" w:rsidTr="6825D82A">
        <w:tc>
          <w:tcPr>
            <w:tcW w:w="2122" w:type="dxa"/>
          </w:tcPr>
          <w:p w14:paraId="3C0F2116" w14:textId="374A6AD0" w:rsidR="00503AC0" w:rsidRPr="00F24057" w:rsidRDefault="00A51580">
            <w:pPr>
              <w:rPr>
                <w:rFonts w:cs="Times New Roman"/>
                <w:lang w:eastAsia="zh-TW"/>
              </w:rPr>
            </w:pPr>
            <w:bookmarkStart w:id="316" w:name="_Toc468301382"/>
            <w:r w:rsidRPr="00F24057">
              <w:rPr>
                <w:rFonts w:cs="Times New Roman"/>
                <w:lang w:eastAsia="zh-TW"/>
              </w:rPr>
              <w:t>Monitor</w:t>
            </w:r>
            <w:bookmarkEnd w:id="316"/>
          </w:p>
        </w:tc>
        <w:tc>
          <w:tcPr>
            <w:tcW w:w="7228" w:type="dxa"/>
          </w:tcPr>
          <w:p w14:paraId="2B750DDA" w14:textId="2C41FD03" w:rsidR="00503AC0" w:rsidRPr="00F24057" w:rsidRDefault="00A51580">
            <w:pPr>
              <w:rPr>
                <w:rFonts w:cs="Times New Roman"/>
                <w:lang w:eastAsia="zh-TW"/>
              </w:rPr>
            </w:pPr>
            <w:bookmarkStart w:id="317" w:name="_Toc2064415354"/>
            <w:r w:rsidRPr="00F24057">
              <w:rPr>
                <w:rFonts w:cs="Times New Roman"/>
                <w:lang w:eastAsia="zh-TW"/>
              </w:rPr>
              <w:t>14", Non-Touch, FHD, IPS, FHD Cam</w:t>
            </w:r>
            <w:bookmarkEnd w:id="317"/>
          </w:p>
        </w:tc>
      </w:tr>
      <w:tr w:rsidR="007D253C" w:rsidRPr="00F24057" w14:paraId="392DE246" w14:textId="77777777" w:rsidTr="6825D82A">
        <w:tc>
          <w:tcPr>
            <w:tcW w:w="2122" w:type="dxa"/>
          </w:tcPr>
          <w:p w14:paraId="786B55B9" w14:textId="14237497" w:rsidR="00503AC0" w:rsidRPr="00F24057" w:rsidRDefault="00E734CC">
            <w:pPr>
              <w:rPr>
                <w:rFonts w:cs="Times New Roman"/>
                <w:lang w:eastAsia="zh-TW"/>
              </w:rPr>
            </w:pPr>
            <w:bookmarkStart w:id="318" w:name="_Toc1804035155"/>
            <w:r w:rsidRPr="00F24057">
              <w:rPr>
                <w:rFonts w:cs="Times New Roman"/>
                <w:lang w:eastAsia="zh-TW"/>
              </w:rPr>
              <w:t>RAM</w:t>
            </w:r>
            <w:bookmarkEnd w:id="318"/>
          </w:p>
        </w:tc>
        <w:tc>
          <w:tcPr>
            <w:tcW w:w="7228" w:type="dxa"/>
          </w:tcPr>
          <w:p w14:paraId="48C498FC" w14:textId="729C5498" w:rsidR="00503AC0" w:rsidRPr="00F24057" w:rsidRDefault="001C7E87">
            <w:pPr>
              <w:rPr>
                <w:rFonts w:cs="Times New Roman"/>
                <w:lang w:eastAsia="zh-TW"/>
              </w:rPr>
            </w:pPr>
            <w:bookmarkStart w:id="319" w:name="_Toc1191740271"/>
            <w:r w:rsidRPr="00F24057">
              <w:rPr>
                <w:rFonts w:cs="Times New Roman"/>
                <w:lang w:eastAsia="zh-TW"/>
              </w:rPr>
              <w:t>16 GB</w:t>
            </w:r>
            <w:bookmarkEnd w:id="319"/>
          </w:p>
        </w:tc>
      </w:tr>
      <w:tr w:rsidR="007D253C" w:rsidRPr="00F24057" w14:paraId="7EA6A168" w14:textId="77777777" w:rsidTr="6825D82A">
        <w:tc>
          <w:tcPr>
            <w:tcW w:w="2122" w:type="dxa"/>
          </w:tcPr>
          <w:p w14:paraId="304E7265" w14:textId="116E3816" w:rsidR="00503AC0" w:rsidRPr="00F24057" w:rsidRDefault="00A07643">
            <w:pPr>
              <w:rPr>
                <w:rFonts w:cs="Times New Roman"/>
                <w:lang w:eastAsia="zh-TW"/>
              </w:rPr>
            </w:pPr>
            <w:bookmarkStart w:id="320" w:name="_Toc231381288"/>
            <w:r w:rsidRPr="00F24057">
              <w:rPr>
                <w:rFonts w:cs="Times New Roman"/>
                <w:lang w:eastAsia="zh-TW"/>
              </w:rPr>
              <w:t>Storage</w:t>
            </w:r>
            <w:bookmarkEnd w:id="320"/>
          </w:p>
        </w:tc>
        <w:tc>
          <w:tcPr>
            <w:tcW w:w="7228" w:type="dxa"/>
          </w:tcPr>
          <w:p w14:paraId="4C8753CC" w14:textId="6EDFF0FA" w:rsidR="00503AC0" w:rsidRPr="00F24057" w:rsidRDefault="00ED2797">
            <w:pPr>
              <w:rPr>
                <w:rFonts w:cs="Times New Roman"/>
                <w:lang w:eastAsia="zh-TW"/>
              </w:rPr>
            </w:pPr>
            <w:bookmarkStart w:id="321" w:name="_Toc2022800098"/>
            <w:r w:rsidRPr="00F24057">
              <w:rPr>
                <w:rFonts w:cs="Times New Roman"/>
                <w:lang w:eastAsia="zh-TW"/>
              </w:rPr>
              <w:t>512 GB, SSD</w:t>
            </w:r>
            <w:bookmarkEnd w:id="321"/>
          </w:p>
        </w:tc>
      </w:tr>
      <w:tr w:rsidR="007D253C" w:rsidRPr="00F24057" w14:paraId="02F848E1" w14:textId="77777777" w:rsidTr="6825D82A">
        <w:tc>
          <w:tcPr>
            <w:tcW w:w="2122" w:type="dxa"/>
          </w:tcPr>
          <w:p w14:paraId="7C40D324" w14:textId="4507D383" w:rsidR="00221695" w:rsidRPr="00F24057" w:rsidRDefault="00221695" w:rsidP="00221695">
            <w:pPr>
              <w:rPr>
                <w:rFonts w:cs="Times New Roman"/>
                <w:lang w:eastAsia="zh-TW"/>
              </w:rPr>
            </w:pPr>
            <w:bookmarkStart w:id="322" w:name="_Toc836370686"/>
            <w:r w:rsidRPr="00F24057">
              <w:rPr>
                <w:rFonts w:cs="Times New Roman"/>
                <w:lang w:val="en-GB" w:eastAsia="zh-TW"/>
              </w:rPr>
              <w:t>Price</w:t>
            </w:r>
            <w:bookmarkEnd w:id="322"/>
          </w:p>
        </w:tc>
        <w:tc>
          <w:tcPr>
            <w:tcW w:w="7228" w:type="dxa"/>
          </w:tcPr>
          <w:p w14:paraId="5DF10922" w14:textId="7604752F" w:rsidR="00221695" w:rsidRPr="00F24057" w:rsidRDefault="00E9787B" w:rsidP="00221695">
            <w:pPr>
              <w:rPr>
                <w:rFonts w:cs="Times New Roman"/>
                <w:lang w:eastAsia="zh-TW"/>
              </w:rPr>
            </w:pPr>
            <w:bookmarkStart w:id="323" w:name="_Toc1779120066"/>
            <w:r w:rsidRPr="00F24057">
              <w:rPr>
                <w:rFonts w:cs="Times New Roman"/>
                <w:lang w:eastAsia="zh-TW"/>
              </w:rPr>
              <w:t>6,958</w:t>
            </w:r>
            <w:bookmarkEnd w:id="323"/>
          </w:p>
        </w:tc>
      </w:tr>
      <w:tr w:rsidR="007D253C" w:rsidRPr="00F24057" w14:paraId="4F00A577" w14:textId="77777777" w:rsidTr="6825D82A">
        <w:tc>
          <w:tcPr>
            <w:tcW w:w="2122" w:type="dxa"/>
          </w:tcPr>
          <w:p w14:paraId="361F50E6" w14:textId="58BBA8AE" w:rsidR="00221695" w:rsidRPr="00F24057" w:rsidRDefault="00221695" w:rsidP="00221695">
            <w:pPr>
              <w:rPr>
                <w:rFonts w:cs="Times New Roman"/>
                <w:lang w:eastAsia="zh-TW"/>
              </w:rPr>
            </w:pPr>
            <w:bookmarkStart w:id="324" w:name="_Toc1816006049"/>
            <w:r w:rsidRPr="00F24057">
              <w:rPr>
                <w:rFonts w:cs="Times New Roman"/>
                <w:lang w:eastAsia="zh-TW"/>
              </w:rPr>
              <w:t>Quantity</w:t>
            </w:r>
            <w:bookmarkEnd w:id="324"/>
          </w:p>
        </w:tc>
        <w:tc>
          <w:tcPr>
            <w:tcW w:w="7228" w:type="dxa"/>
          </w:tcPr>
          <w:p w14:paraId="6A6F6849" w14:textId="49B518B0" w:rsidR="00221695" w:rsidRPr="00F24057" w:rsidRDefault="00DF5EF8" w:rsidP="00221695">
            <w:pPr>
              <w:rPr>
                <w:rFonts w:cs="Times New Roman"/>
                <w:lang w:eastAsia="zh-TW"/>
              </w:rPr>
            </w:pPr>
            <w:bookmarkStart w:id="325" w:name="_Toc1615725676"/>
            <w:r w:rsidRPr="00F24057">
              <w:rPr>
                <w:rFonts w:cs="Times New Roman"/>
                <w:lang w:eastAsia="zh-TW"/>
              </w:rPr>
              <w:t>4</w:t>
            </w:r>
            <w:r w:rsidR="00221695" w:rsidRPr="00F24057">
              <w:rPr>
                <w:rFonts w:cs="Times New Roman"/>
                <w:lang w:eastAsia="zh-TW"/>
              </w:rPr>
              <w:t>0</w:t>
            </w:r>
            <w:bookmarkEnd w:id="325"/>
          </w:p>
        </w:tc>
      </w:tr>
    </w:tbl>
    <w:p w14:paraId="0BF2A8AB" w14:textId="77777777" w:rsidR="00503AC0" w:rsidRPr="00F24057" w:rsidRDefault="00503AC0" w:rsidP="00EB7C3C">
      <w:pPr>
        <w:rPr>
          <w:rFonts w:cs="Times New Roman"/>
          <w:lang w:val="en-GB" w:eastAsia="zh-TW"/>
        </w:rPr>
      </w:pPr>
    </w:p>
    <w:p w14:paraId="53B071E2" w14:textId="5E32A661" w:rsidR="0047239D" w:rsidRPr="00F24057" w:rsidRDefault="0047239D" w:rsidP="00EB7C3C">
      <w:pPr>
        <w:rPr>
          <w:rFonts w:cs="Times New Roman"/>
          <w:lang w:val="en-GB" w:eastAsia="zh-TW"/>
        </w:rPr>
      </w:pPr>
      <w:r w:rsidRPr="00F24057">
        <w:rPr>
          <w:rFonts w:cs="Times New Roman"/>
          <w:lang w:val="en-GB" w:eastAsia="zh-TW"/>
        </w:rPr>
        <w:t>Portable laptops supporting hot‑desk and remote work. Enables mobility and flexible work, allowing staff to move between desks or work off‑site.</w:t>
      </w:r>
    </w:p>
    <w:p w14:paraId="398212E6" w14:textId="28229427" w:rsidR="00214D69" w:rsidRPr="00F24057" w:rsidRDefault="00FC2CCF" w:rsidP="003E0B0B">
      <w:pPr>
        <w:rPr>
          <w:rFonts w:cs="Times New Roman"/>
        </w:rPr>
      </w:pPr>
      <w:r w:rsidRPr="00F24057">
        <w:rPr>
          <w:rFonts w:cs="Times New Roman"/>
          <w:lang w:eastAsia="zh-TW"/>
        </w:rPr>
        <w:br w:type="page"/>
      </w:r>
      <w:r w:rsidR="00D3014C" w:rsidRPr="00F24057">
        <w:rPr>
          <w:rFonts w:cs="Times New Roman"/>
          <w:sz w:val="28"/>
          <w:szCs w:val="28"/>
          <w:lang w:eastAsia="zh-TW"/>
        </w:rPr>
        <w:t>Samsung Galaxy Tab A9+</w:t>
      </w:r>
      <w:r w:rsidR="00D3014C">
        <w:br/>
      </w:r>
      <w:r w:rsidR="00FF00B8">
        <w:drawing>
          <wp:inline distT="0" distB="0" distL="0" distR="0" wp14:anchorId="1F95788B" wp14:editId="3FB74547">
            <wp:extent cx="3005624" cy="2122120"/>
            <wp:effectExtent l="0" t="0" r="4445" b="0"/>
            <wp:docPr id="212853545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35457" name="圖片 3"/>
                    <pic:cNvPicPr>
                      <a:picLocks noChangeAspect="1" noChangeArrowheads="1"/>
                    </pic:cNvPicPr>
                  </pic:nvPicPr>
                  <pic:blipFill rotWithShape="1">
                    <a:blip r:embed="rId19">
                      <a:extLst>
                        <a:ext uri="{28A0092B-C50C-407E-A947-70E740481C1C}">
                          <a14:useLocalDpi xmlns:a14="http://schemas.microsoft.com/office/drawing/2010/main" val="0"/>
                        </a:ext>
                      </a:extLst>
                    </a:blip>
                    <a:srcRect t="12281" b="19022"/>
                    <a:stretch>
                      <a:fillRect/>
                    </a:stretch>
                  </pic:blipFill>
                  <pic:spPr bwMode="auto">
                    <a:xfrm>
                      <a:off x="0" y="0"/>
                      <a:ext cx="3006163" cy="2122500"/>
                    </a:xfrm>
                    <a:prstGeom prst="rect">
                      <a:avLst/>
                    </a:prstGeom>
                    <a:noFill/>
                    <a:ln>
                      <a:noFill/>
                    </a:ln>
                    <a:extLst>
                      <a:ext uri="{53640926-AAD7-44D8-BBD7-CCE9431645EC}">
                        <a14:shadowObscured xmlns:a14="http://schemas.microsoft.com/office/drawing/2010/main"/>
                      </a:ext>
                    </a:extLst>
                  </pic:spPr>
                </pic:pic>
              </a:graphicData>
            </a:graphic>
          </wp:inline>
        </w:drawing>
      </w:r>
      <w:r w:rsidR="0035110B">
        <w:br/>
      </w:r>
    </w:p>
    <w:tbl>
      <w:tblPr>
        <w:tblStyle w:val="TableGridLight"/>
        <w:tblW w:w="0" w:type="auto"/>
        <w:tblLook w:val="04A0" w:firstRow="1" w:lastRow="0" w:firstColumn="1" w:lastColumn="0" w:noHBand="0" w:noVBand="1"/>
      </w:tblPr>
      <w:tblGrid>
        <w:gridCol w:w="2547"/>
        <w:gridCol w:w="6803"/>
      </w:tblGrid>
      <w:tr w:rsidR="00396399" w:rsidRPr="00F24057" w14:paraId="5D75F13A" w14:textId="77777777" w:rsidTr="6825D82A">
        <w:tc>
          <w:tcPr>
            <w:tcW w:w="2547" w:type="dxa"/>
          </w:tcPr>
          <w:p w14:paraId="52B4BDCE" w14:textId="2E7D6455" w:rsidR="00503AC0" w:rsidRPr="00F24057" w:rsidRDefault="003D2DFC">
            <w:pPr>
              <w:rPr>
                <w:rFonts w:cs="Times New Roman"/>
                <w:lang w:eastAsia="zh-TW"/>
              </w:rPr>
            </w:pPr>
            <w:bookmarkStart w:id="326" w:name="_Toc1389256253"/>
            <w:r w:rsidRPr="00F24057">
              <w:rPr>
                <w:rFonts w:cs="Times New Roman"/>
                <w:lang w:eastAsia="zh-TW"/>
              </w:rPr>
              <w:t>CPU</w:t>
            </w:r>
            <w:bookmarkEnd w:id="326"/>
          </w:p>
        </w:tc>
        <w:tc>
          <w:tcPr>
            <w:tcW w:w="6803" w:type="dxa"/>
          </w:tcPr>
          <w:p w14:paraId="7AE27A2C" w14:textId="10533BFC" w:rsidR="00503AC0" w:rsidRPr="00F24057" w:rsidRDefault="006D5DEB">
            <w:pPr>
              <w:rPr>
                <w:rFonts w:cs="Times New Roman"/>
                <w:lang w:eastAsia="zh-TW"/>
              </w:rPr>
            </w:pPr>
            <w:bookmarkStart w:id="327" w:name="_Toc1658003353"/>
            <w:r w:rsidRPr="00F24057">
              <w:rPr>
                <w:rFonts w:cs="Times New Roman"/>
                <w:lang w:eastAsia="zh-TW"/>
              </w:rPr>
              <w:t>Qualcomm Snapdragon 695</w:t>
            </w:r>
            <w:bookmarkEnd w:id="327"/>
          </w:p>
        </w:tc>
      </w:tr>
      <w:tr w:rsidR="00396399" w:rsidRPr="00F24057" w14:paraId="5331355C" w14:textId="77777777" w:rsidTr="6825D82A">
        <w:tc>
          <w:tcPr>
            <w:tcW w:w="2547" w:type="dxa"/>
          </w:tcPr>
          <w:p w14:paraId="05A65FC2" w14:textId="007C88AD" w:rsidR="00A05DA3" w:rsidRPr="00F24057" w:rsidRDefault="00A05DA3" w:rsidP="00A05DA3">
            <w:pPr>
              <w:rPr>
                <w:rFonts w:cs="Times New Roman"/>
                <w:lang w:eastAsia="zh-TW"/>
              </w:rPr>
            </w:pPr>
            <w:bookmarkStart w:id="328" w:name="_Toc727020521"/>
            <w:r w:rsidRPr="00F24057">
              <w:rPr>
                <w:rFonts w:cs="Times New Roman"/>
                <w:lang w:eastAsia="zh-TW"/>
              </w:rPr>
              <w:t>Operating System</w:t>
            </w:r>
            <w:bookmarkEnd w:id="328"/>
          </w:p>
        </w:tc>
        <w:tc>
          <w:tcPr>
            <w:tcW w:w="6803" w:type="dxa"/>
          </w:tcPr>
          <w:p w14:paraId="5AB45517" w14:textId="08CC899A" w:rsidR="00A05DA3" w:rsidRPr="00F24057" w:rsidRDefault="00A05DA3" w:rsidP="00A05DA3">
            <w:pPr>
              <w:rPr>
                <w:rFonts w:cs="Times New Roman"/>
                <w:lang w:eastAsia="zh-TW"/>
              </w:rPr>
            </w:pPr>
            <w:bookmarkStart w:id="329" w:name="_Toc1720779447"/>
            <w:r w:rsidRPr="00F24057">
              <w:rPr>
                <w:rFonts w:cs="Times New Roman"/>
                <w:lang w:eastAsia="zh-TW"/>
              </w:rPr>
              <w:t>Android 13</w:t>
            </w:r>
            <w:bookmarkEnd w:id="329"/>
          </w:p>
        </w:tc>
      </w:tr>
      <w:tr w:rsidR="00396399" w:rsidRPr="00F24057" w14:paraId="324C2B7D" w14:textId="77777777" w:rsidTr="6825D82A">
        <w:tc>
          <w:tcPr>
            <w:tcW w:w="2547" w:type="dxa"/>
          </w:tcPr>
          <w:p w14:paraId="10B43908" w14:textId="70E1263D" w:rsidR="00503AC0" w:rsidRPr="00F24057" w:rsidRDefault="00A05DA3">
            <w:pPr>
              <w:rPr>
                <w:rFonts w:cs="Times New Roman"/>
                <w:lang w:eastAsia="zh-TW"/>
              </w:rPr>
            </w:pPr>
            <w:bookmarkStart w:id="330" w:name="_Toc656878188"/>
            <w:r w:rsidRPr="00F24057">
              <w:rPr>
                <w:rFonts w:cs="Times New Roman"/>
                <w:lang w:eastAsia="zh-TW"/>
              </w:rPr>
              <w:t>Monitor</w:t>
            </w:r>
            <w:bookmarkEnd w:id="330"/>
          </w:p>
        </w:tc>
        <w:tc>
          <w:tcPr>
            <w:tcW w:w="6803" w:type="dxa"/>
          </w:tcPr>
          <w:p w14:paraId="6CFC9E27" w14:textId="1D041F9A" w:rsidR="00503AC0" w:rsidRPr="00F24057" w:rsidRDefault="00A05DA3">
            <w:pPr>
              <w:rPr>
                <w:rFonts w:cs="Times New Roman"/>
                <w:lang w:eastAsia="zh-TW"/>
              </w:rPr>
            </w:pPr>
            <w:bookmarkStart w:id="331" w:name="_Toc337958400"/>
            <w:r w:rsidRPr="00F24057">
              <w:rPr>
                <w:rFonts w:cs="Times New Roman"/>
                <w:lang w:eastAsia="zh-TW"/>
              </w:rPr>
              <w:t>11inch 1</w:t>
            </w:r>
            <w:r w:rsidR="00072A39" w:rsidRPr="00F24057">
              <w:rPr>
                <w:rFonts w:cs="Times New Roman"/>
                <w:lang w:eastAsia="zh-TW"/>
              </w:rPr>
              <w:t>920</w:t>
            </w:r>
            <w:r w:rsidR="00D3014C" w:rsidRPr="00F24057">
              <w:rPr>
                <w:rFonts w:cs="Times New Roman"/>
                <w:lang w:eastAsia="zh-TW"/>
              </w:rPr>
              <w:t>x1200</w:t>
            </w:r>
            <w:bookmarkEnd w:id="331"/>
          </w:p>
        </w:tc>
      </w:tr>
      <w:tr w:rsidR="00396399" w:rsidRPr="00F24057" w14:paraId="18D07910" w14:textId="77777777" w:rsidTr="6825D82A">
        <w:tc>
          <w:tcPr>
            <w:tcW w:w="2547" w:type="dxa"/>
          </w:tcPr>
          <w:p w14:paraId="56050E71" w14:textId="0A13A364" w:rsidR="00A05DA3" w:rsidRPr="00F24057" w:rsidRDefault="00A05DA3" w:rsidP="00A05DA3">
            <w:pPr>
              <w:rPr>
                <w:rFonts w:cs="Times New Roman"/>
                <w:lang w:eastAsia="zh-TW"/>
              </w:rPr>
            </w:pPr>
            <w:bookmarkStart w:id="332" w:name="_Toc1553924464"/>
            <w:r w:rsidRPr="00F24057">
              <w:rPr>
                <w:rFonts w:cs="Times New Roman"/>
                <w:lang w:eastAsia="zh-TW"/>
              </w:rPr>
              <w:t>RAM</w:t>
            </w:r>
            <w:bookmarkEnd w:id="332"/>
          </w:p>
        </w:tc>
        <w:tc>
          <w:tcPr>
            <w:tcW w:w="6803" w:type="dxa"/>
          </w:tcPr>
          <w:p w14:paraId="1B07E45D" w14:textId="6C155A76" w:rsidR="00A05DA3" w:rsidRPr="00F24057" w:rsidRDefault="00A05DA3" w:rsidP="00A05DA3">
            <w:pPr>
              <w:rPr>
                <w:rFonts w:cs="Times New Roman"/>
                <w:lang w:eastAsia="zh-TW"/>
              </w:rPr>
            </w:pPr>
            <w:bookmarkStart w:id="333" w:name="_Toc1966298598"/>
            <w:r w:rsidRPr="00F24057">
              <w:rPr>
                <w:rFonts w:cs="Times New Roman"/>
                <w:lang w:eastAsia="zh-TW"/>
              </w:rPr>
              <w:t>8GB</w:t>
            </w:r>
            <w:bookmarkEnd w:id="333"/>
          </w:p>
        </w:tc>
      </w:tr>
      <w:tr w:rsidR="00396399" w:rsidRPr="00F24057" w14:paraId="6DD9223F" w14:textId="77777777" w:rsidTr="6825D82A">
        <w:tc>
          <w:tcPr>
            <w:tcW w:w="2547" w:type="dxa"/>
          </w:tcPr>
          <w:p w14:paraId="2F2D34DA" w14:textId="52CFB29A" w:rsidR="00503AC0" w:rsidRPr="00F24057" w:rsidRDefault="00A05DA3">
            <w:pPr>
              <w:rPr>
                <w:rFonts w:cs="Times New Roman"/>
                <w:lang w:eastAsia="zh-TW"/>
              </w:rPr>
            </w:pPr>
            <w:bookmarkStart w:id="334" w:name="_Toc418777019"/>
            <w:r w:rsidRPr="00F24057">
              <w:rPr>
                <w:rFonts w:cs="Times New Roman"/>
                <w:lang w:eastAsia="zh-TW"/>
              </w:rPr>
              <w:t>Storage</w:t>
            </w:r>
            <w:bookmarkEnd w:id="334"/>
          </w:p>
        </w:tc>
        <w:tc>
          <w:tcPr>
            <w:tcW w:w="6803" w:type="dxa"/>
          </w:tcPr>
          <w:p w14:paraId="74514BE2" w14:textId="192E0D9C" w:rsidR="00503AC0" w:rsidRPr="00F24057" w:rsidRDefault="00A05DA3">
            <w:pPr>
              <w:rPr>
                <w:rFonts w:cs="Times New Roman"/>
                <w:lang w:eastAsia="zh-TW"/>
              </w:rPr>
            </w:pPr>
            <w:bookmarkStart w:id="335" w:name="_Toc1262346826"/>
            <w:r w:rsidRPr="00F24057">
              <w:rPr>
                <w:rFonts w:cs="Times New Roman"/>
                <w:lang w:eastAsia="zh-TW"/>
              </w:rPr>
              <w:t>128GB</w:t>
            </w:r>
            <w:bookmarkEnd w:id="335"/>
          </w:p>
        </w:tc>
      </w:tr>
      <w:tr w:rsidR="00396399" w:rsidRPr="00F24057" w14:paraId="364961D5" w14:textId="77777777" w:rsidTr="6825D82A">
        <w:tc>
          <w:tcPr>
            <w:tcW w:w="2547" w:type="dxa"/>
          </w:tcPr>
          <w:p w14:paraId="396D0CAA" w14:textId="5D440880" w:rsidR="00221695" w:rsidRPr="00F24057" w:rsidRDefault="00221695" w:rsidP="00221695">
            <w:pPr>
              <w:rPr>
                <w:rFonts w:cs="Times New Roman"/>
                <w:lang w:eastAsia="zh-TW"/>
              </w:rPr>
            </w:pPr>
            <w:bookmarkStart w:id="336" w:name="_Toc731473301"/>
            <w:r w:rsidRPr="00F24057">
              <w:rPr>
                <w:rFonts w:cs="Times New Roman"/>
                <w:lang w:val="en-GB" w:eastAsia="zh-TW"/>
              </w:rPr>
              <w:t>Price</w:t>
            </w:r>
            <w:bookmarkEnd w:id="336"/>
          </w:p>
        </w:tc>
        <w:tc>
          <w:tcPr>
            <w:tcW w:w="6803" w:type="dxa"/>
          </w:tcPr>
          <w:p w14:paraId="278BB91D" w14:textId="216B027F" w:rsidR="00221695" w:rsidRPr="00F24057" w:rsidRDefault="00072A39" w:rsidP="00221695">
            <w:pPr>
              <w:rPr>
                <w:rFonts w:cs="Times New Roman"/>
                <w:lang w:eastAsia="zh-TW"/>
              </w:rPr>
            </w:pPr>
            <w:bookmarkStart w:id="337" w:name="_Toc1852144388"/>
            <w:r w:rsidRPr="00F24057">
              <w:rPr>
                <w:rFonts w:cs="Times New Roman"/>
                <w:lang w:eastAsia="zh-TW"/>
              </w:rPr>
              <w:t>1,698</w:t>
            </w:r>
            <w:bookmarkEnd w:id="337"/>
          </w:p>
        </w:tc>
      </w:tr>
      <w:tr w:rsidR="00396399" w:rsidRPr="00F24057" w14:paraId="60C3A951" w14:textId="77777777" w:rsidTr="6825D82A">
        <w:tc>
          <w:tcPr>
            <w:tcW w:w="2547" w:type="dxa"/>
          </w:tcPr>
          <w:p w14:paraId="0E5FDB1B" w14:textId="0F0F588A" w:rsidR="00221695" w:rsidRPr="00F24057" w:rsidRDefault="00221695" w:rsidP="00221695">
            <w:pPr>
              <w:rPr>
                <w:rFonts w:cs="Times New Roman"/>
                <w:lang w:eastAsia="zh-TW"/>
              </w:rPr>
            </w:pPr>
            <w:bookmarkStart w:id="338" w:name="_Toc886217869"/>
            <w:r w:rsidRPr="00F24057">
              <w:rPr>
                <w:rFonts w:cs="Times New Roman"/>
                <w:lang w:eastAsia="zh-TW"/>
              </w:rPr>
              <w:t>Quantity</w:t>
            </w:r>
            <w:bookmarkEnd w:id="338"/>
          </w:p>
        </w:tc>
        <w:tc>
          <w:tcPr>
            <w:tcW w:w="6803" w:type="dxa"/>
          </w:tcPr>
          <w:p w14:paraId="0E6556E8" w14:textId="7A288E09" w:rsidR="00221695" w:rsidRPr="00F24057" w:rsidRDefault="00221695" w:rsidP="00221695">
            <w:pPr>
              <w:rPr>
                <w:rFonts w:cs="Times New Roman"/>
                <w:lang w:eastAsia="zh-TW"/>
              </w:rPr>
            </w:pPr>
            <w:bookmarkStart w:id="339" w:name="_Toc783355219"/>
            <w:r w:rsidRPr="00F24057">
              <w:rPr>
                <w:rFonts w:cs="Times New Roman"/>
                <w:lang w:eastAsia="zh-TW"/>
              </w:rPr>
              <w:t>40</w:t>
            </w:r>
            <w:bookmarkEnd w:id="339"/>
          </w:p>
        </w:tc>
      </w:tr>
    </w:tbl>
    <w:p w14:paraId="07FEBD67" w14:textId="77777777" w:rsidR="00503AC0" w:rsidRPr="00F24057" w:rsidRDefault="00503AC0" w:rsidP="003E0B0B">
      <w:pPr>
        <w:rPr>
          <w:rFonts w:cs="Times New Roman"/>
          <w:lang w:eastAsia="zh-TW"/>
        </w:rPr>
      </w:pPr>
    </w:p>
    <w:p w14:paraId="38115143" w14:textId="17F36E98" w:rsidR="0035110B" w:rsidRPr="00F24057" w:rsidRDefault="003F4193" w:rsidP="003E0B0B">
      <w:pPr>
        <w:rPr>
          <w:rFonts w:cs="Times New Roman"/>
          <w:lang w:eastAsia="zh-TW"/>
        </w:rPr>
      </w:pPr>
      <w:r w:rsidRPr="00F24057">
        <w:rPr>
          <w:rFonts w:cs="Times New Roman"/>
          <w:lang w:eastAsia="zh-TW"/>
        </w:rPr>
        <w:t>Lightweight tablets for warehouse and logistics staff. Supports real‑time ERP/CRM access, enabling mobile data entry and inventory updates.</w:t>
      </w:r>
    </w:p>
    <w:p w14:paraId="21213112" w14:textId="77777777" w:rsidR="00662233" w:rsidRPr="00F24057" w:rsidRDefault="00662233">
      <w:pPr>
        <w:rPr>
          <w:rFonts w:cs="Times New Roman"/>
          <w:sz w:val="28"/>
          <w:szCs w:val="28"/>
        </w:rPr>
      </w:pPr>
      <w:r w:rsidRPr="00F24057">
        <w:rPr>
          <w:rFonts w:cs="Times New Roman"/>
        </w:rPr>
        <w:br w:type="page"/>
      </w:r>
    </w:p>
    <w:p w14:paraId="2B740496" w14:textId="3D9F3E2E" w:rsidR="63C66D9D" w:rsidRPr="00F24057" w:rsidRDefault="652CDB30" w:rsidP="2386F73A">
      <w:pPr>
        <w:pStyle w:val="Heading2"/>
        <w:rPr>
          <w:rFonts w:cs="Times New Roman"/>
          <w:sz w:val="24"/>
          <w:szCs w:val="24"/>
        </w:rPr>
      </w:pPr>
      <w:bookmarkStart w:id="340" w:name="_Toc1437187651"/>
      <w:bookmarkStart w:id="341" w:name="_Toc1491458249"/>
      <w:bookmarkStart w:id="342" w:name="_Toc233377573"/>
      <w:bookmarkStart w:id="343" w:name="_Toc233378213"/>
      <w:r>
        <w:t>5.2 Software</w:t>
      </w:r>
      <w:bookmarkEnd w:id="340"/>
      <w:bookmarkEnd w:id="341"/>
      <w:bookmarkEnd w:id="342"/>
      <w:bookmarkEnd w:id="343"/>
    </w:p>
    <w:p w14:paraId="1AE93850" w14:textId="3C6EF176" w:rsidR="00FA3302" w:rsidRPr="00F24057" w:rsidRDefault="008B518B">
      <w:pPr>
        <w:rPr>
          <w:rFonts w:cs="Times New Roman"/>
        </w:rPr>
      </w:pPr>
      <w:r w:rsidRPr="00F24057">
        <w:rPr>
          <w:rFonts w:cs="Times New Roman"/>
          <w:sz w:val="28"/>
          <w:szCs w:val="28"/>
          <w:lang w:eastAsia="zh-TW"/>
        </w:rPr>
        <w:t>Dynamics 365 Business Central</w:t>
      </w:r>
      <w:r w:rsidR="00BD53F6">
        <w:br/>
      </w:r>
      <w:r w:rsidR="00BD53F6">
        <w:drawing>
          <wp:inline distT="0" distB="0" distL="0" distR="0" wp14:anchorId="0A241371" wp14:editId="0D8AA6D0">
            <wp:extent cx="3593990" cy="1005242"/>
            <wp:effectExtent l="0" t="0" r="0" b="4445"/>
            <wp:docPr id="2061397896" name="圖片 4" descr="Dynamics 365 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ynamics 365 Now"/>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59140" cy="1023464"/>
                    </a:xfrm>
                    <a:prstGeom prst="rect">
                      <a:avLst/>
                    </a:prstGeom>
                    <a:noFill/>
                    <a:ln>
                      <a:noFill/>
                    </a:ln>
                  </pic:spPr>
                </pic:pic>
              </a:graphicData>
            </a:graphic>
          </wp:inline>
        </w:drawing>
      </w:r>
      <w:r>
        <w:br/>
      </w:r>
      <w:hyperlink r:id="rId21">
        <w:r w:rsidR="005175A1" w:rsidRPr="599D6034">
          <w:rPr>
            <w:rStyle w:val="Hyperlink"/>
            <w:rFonts w:cs="Times New Roman"/>
            <w:lang w:eastAsia="zh-TW"/>
          </w:rPr>
          <w:t>https://www.microsoft.com/en-us/dynamics-365/products/business-central</w:t>
        </w:r>
      </w:hyperlink>
    </w:p>
    <w:tbl>
      <w:tblPr>
        <w:tblStyle w:val="TableGridLight"/>
        <w:tblW w:w="0" w:type="auto"/>
        <w:tblLook w:val="04A0" w:firstRow="1" w:lastRow="0" w:firstColumn="1" w:lastColumn="0" w:noHBand="0" w:noVBand="1"/>
      </w:tblPr>
      <w:tblGrid>
        <w:gridCol w:w="4675"/>
        <w:gridCol w:w="4675"/>
      </w:tblGrid>
      <w:tr w:rsidR="00396399" w:rsidRPr="00F24057" w14:paraId="0DA1B3F5" w14:textId="77777777" w:rsidTr="6825D82A">
        <w:tc>
          <w:tcPr>
            <w:tcW w:w="4675" w:type="dxa"/>
          </w:tcPr>
          <w:p w14:paraId="5B4C4A9B" w14:textId="18E98C9A" w:rsidR="00503AC0" w:rsidRPr="00F24057" w:rsidRDefault="00003E87">
            <w:pPr>
              <w:rPr>
                <w:rFonts w:cs="Times New Roman"/>
                <w:lang w:eastAsia="zh-TW"/>
              </w:rPr>
            </w:pPr>
            <w:bookmarkStart w:id="344" w:name="_Toc729909165"/>
            <w:r w:rsidRPr="00F24057">
              <w:rPr>
                <w:rFonts w:cs="Times New Roman"/>
                <w:lang w:eastAsia="zh-TW"/>
              </w:rPr>
              <w:t>Type</w:t>
            </w:r>
            <w:bookmarkEnd w:id="344"/>
          </w:p>
        </w:tc>
        <w:tc>
          <w:tcPr>
            <w:tcW w:w="4675" w:type="dxa"/>
          </w:tcPr>
          <w:p w14:paraId="18D71086" w14:textId="306AB7F3" w:rsidR="00503AC0" w:rsidRPr="00F24057" w:rsidRDefault="008964E4">
            <w:pPr>
              <w:rPr>
                <w:rFonts w:cs="Times New Roman"/>
                <w:lang w:eastAsia="zh-TW"/>
              </w:rPr>
            </w:pPr>
            <w:bookmarkStart w:id="345" w:name="_Toc528754242"/>
            <w:r w:rsidRPr="00F24057">
              <w:rPr>
                <w:rFonts w:cs="Times New Roman"/>
                <w:lang w:eastAsia="zh-TW"/>
              </w:rPr>
              <w:t>ERP + CRM Integration</w:t>
            </w:r>
            <w:bookmarkEnd w:id="345"/>
          </w:p>
        </w:tc>
      </w:tr>
      <w:tr w:rsidR="00396399" w:rsidRPr="00F24057" w14:paraId="69C4AF9B" w14:textId="77777777" w:rsidTr="6825D82A">
        <w:tc>
          <w:tcPr>
            <w:tcW w:w="4675" w:type="dxa"/>
          </w:tcPr>
          <w:p w14:paraId="0F81783A" w14:textId="393D8780" w:rsidR="00503AC0" w:rsidRPr="00F24057" w:rsidRDefault="003545E0">
            <w:pPr>
              <w:rPr>
                <w:rFonts w:cs="Times New Roman"/>
                <w:lang w:eastAsia="zh-TW"/>
              </w:rPr>
            </w:pPr>
            <w:bookmarkStart w:id="346" w:name="_Toc70471555"/>
            <w:r w:rsidRPr="00F24057">
              <w:rPr>
                <w:rFonts w:cs="Times New Roman"/>
                <w:lang w:eastAsia="zh-TW"/>
              </w:rPr>
              <w:t>Platform</w:t>
            </w:r>
            <w:bookmarkEnd w:id="346"/>
          </w:p>
        </w:tc>
        <w:tc>
          <w:tcPr>
            <w:tcW w:w="4675" w:type="dxa"/>
          </w:tcPr>
          <w:p w14:paraId="74EE01B7" w14:textId="44FCACAA" w:rsidR="00503AC0" w:rsidRPr="00F24057" w:rsidRDefault="003F29E9">
            <w:pPr>
              <w:rPr>
                <w:rFonts w:cs="Times New Roman"/>
                <w:lang w:eastAsia="zh-TW"/>
              </w:rPr>
            </w:pPr>
            <w:bookmarkStart w:id="347" w:name="_Toc704789659"/>
            <w:r w:rsidRPr="00F24057">
              <w:rPr>
                <w:rFonts w:cs="Times New Roman"/>
                <w:lang w:eastAsia="zh-TW"/>
              </w:rPr>
              <w:t>Microsoft Azure</w:t>
            </w:r>
            <w:bookmarkEnd w:id="347"/>
          </w:p>
        </w:tc>
      </w:tr>
      <w:tr w:rsidR="00396399" w:rsidRPr="00F24057" w14:paraId="1804F77E" w14:textId="77777777" w:rsidTr="6825D82A">
        <w:tc>
          <w:tcPr>
            <w:tcW w:w="4675" w:type="dxa"/>
          </w:tcPr>
          <w:p w14:paraId="1D29EB5D" w14:textId="4BE99EF3" w:rsidR="00503AC0" w:rsidRPr="00F24057" w:rsidRDefault="001C032D">
            <w:pPr>
              <w:rPr>
                <w:rFonts w:cs="Times New Roman"/>
                <w:lang w:eastAsia="zh-TW"/>
              </w:rPr>
            </w:pPr>
            <w:bookmarkStart w:id="348" w:name="_Toc1674278483"/>
            <w:r w:rsidRPr="00F24057">
              <w:rPr>
                <w:rFonts w:cs="Times New Roman"/>
                <w:lang w:eastAsia="zh-TW"/>
              </w:rPr>
              <w:t>Management</w:t>
            </w:r>
            <w:bookmarkEnd w:id="348"/>
          </w:p>
        </w:tc>
        <w:tc>
          <w:tcPr>
            <w:tcW w:w="4675" w:type="dxa"/>
          </w:tcPr>
          <w:p w14:paraId="6C3713F1" w14:textId="367CA3F1" w:rsidR="00503AC0" w:rsidRPr="00F24057" w:rsidRDefault="0031765C">
            <w:pPr>
              <w:rPr>
                <w:rFonts w:cs="Times New Roman"/>
                <w:lang w:eastAsia="zh-TW"/>
              </w:rPr>
            </w:pPr>
            <w:bookmarkStart w:id="349" w:name="_Toc1077925296"/>
            <w:r w:rsidRPr="00F24057">
              <w:rPr>
                <w:rFonts w:cs="Times New Roman"/>
                <w:lang w:eastAsia="zh-TW"/>
              </w:rPr>
              <w:t>Dynamics Admin Center, Power Platform integration</w:t>
            </w:r>
            <w:bookmarkEnd w:id="349"/>
          </w:p>
        </w:tc>
      </w:tr>
      <w:tr w:rsidR="00396399" w:rsidRPr="00F24057" w14:paraId="45D97B43" w14:textId="77777777" w:rsidTr="6825D82A">
        <w:tc>
          <w:tcPr>
            <w:tcW w:w="4675" w:type="dxa"/>
          </w:tcPr>
          <w:p w14:paraId="119768D4" w14:textId="32C0BBC3" w:rsidR="00503AC0" w:rsidRPr="00F24057" w:rsidRDefault="006C3F60">
            <w:pPr>
              <w:rPr>
                <w:rFonts w:cs="Times New Roman"/>
                <w:lang w:eastAsia="zh-TW"/>
              </w:rPr>
            </w:pPr>
            <w:bookmarkStart w:id="350" w:name="_Toc1833832987"/>
            <w:r w:rsidRPr="00F24057">
              <w:rPr>
                <w:rFonts w:cs="Times New Roman"/>
                <w:lang w:eastAsia="zh-TW"/>
              </w:rPr>
              <w:t>Security</w:t>
            </w:r>
            <w:bookmarkEnd w:id="350"/>
          </w:p>
        </w:tc>
        <w:tc>
          <w:tcPr>
            <w:tcW w:w="4675" w:type="dxa"/>
          </w:tcPr>
          <w:p w14:paraId="789D4E80" w14:textId="786A7D7F" w:rsidR="00503AC0" w:rsidRPr="00F24057" w:rsidRDefault="007B44FF">
            <w:pPr>
              <w:rPr>
                <w:rFonts w:cs="Times New Roman"/>
                <w:lang w:eastAsia="zh-TW"/>
              </w:rPr>
            </w:pPr>
            <w:bookmarkStart w:id="351" w:name="_Toc164734526"/>
            <w:r w:rsidRPr="00F24057">
              <w:rPr>
                <w:rFonts w:cs="Times New Roman"/>
                <w:lang w:eastAsia="zh-TW"/>
              </w:rPr>
              <w:t>Azure compliance (GDPR, ISO, SOC)</w:t>
            </w:r>
            <w:bookmarkEnd w:id="351"/>
          </w:p>
        </w:tc>
      </w:tr>
      <w:tr w:rsidR="00396399" w:rsidRPr="00F24057" w14:paraId="422C6375" w14:textId="77777777" w:rsidTr="6825D82A">
        <w:tc>
          <w:tcPr>
            <w:tcW w:w="4675" w:type="dxa"/>
          </w:tcPr>
          <w:p w14:paraId="435A8F6F" w14:textId="128D0CE8" w:rsidR="00221695" w:rsidRPr="00F24057" w:rsidRDefault="00221695" w:rsidP="00221695">
            <w:pPr>
              <w:rPr>
                <w:rFonts w:cs="Times New Roman"/>
                <w:lang w:eastAsia="zh-TW"/>
              </w:rPr>
            </w:pPr>
            <w:bookmarkStart w:id="352" w:name="_Toc478455546"/>
            <w:r w:rsidRPr="00F24057">
              <w:rPr>
                <w:rFonts w:cs="Times New Roman"/>
                <w:lang w:val="en-GB" w:eastAsia="zh-TW"/>
              </w:rPr>
              <w:t>Price</w:t>
            </w:r>
            <w:bookmarkEnd w:id="352"/>
          </w:p>
        </w:tc>
        <w:tc>
          <w:tcPr>
            <w:tcW w:w="4675" w:type="dxa"/>
          </w:tcPr>
          <w:p w14:paraId="043D63DA" w14:textId="1C2B8D35" w:rsidR="00221695" w:rsidRPr="00F24057" w:rsidRDefault="0048452B" w:rsidP="00221695">
            <w:pPr>
              <w:rPr>
                <w:rFonts w:cs="Times New Roman"/>
                <w:lang w:eastAsia="zh-TW"/>
              </w:rPr>
            </w:pPr>
            <w:bookmarkStart w:id="353" w:name="_Toc1102502205"/>
            <w:r w:rsidRPr="00F24057">
              <w:rPr>
                <w:rFonts w:cs="Times New Roman"/>
                <w:lang w:eastAsia="zh-TW"/>
              </w:rPr>
              <w:t>7</w:t>
            </w:r>
            <w:r w:rsidR="000416FC" w:rsidRPr="00F24057">
              <w:rPr>
                <w:rFonts w:cs="Times New Roman"/>
                <w:lang w:eastAsia="zh-TW"/>
              </w:rPr>
              <w:t>521</w:t>
            </w:r>
            <w:r w:rsidR="00067509" w:rsidRPr="00F24057">
              <w:rPr>
                <w:rFonts w:cs="Times New Roman"/>
                <w:lang w:eastAsia="zh-TW"/>
              </w:rPr>
              <w:t>.55</w:t>
            </w:r>
            <w:r w:rsidR="007E2C85" w:rsidRPr="00F24057">
              <w:rPr>
                <w:rFonts w:cs="Times New Roman"/>
                <w:lang w:eastAsia="zh-TW"/>
              </w:rPr>
              <w:t xml:space="preserve"> /</w:t>
            </w:r>
            <w:r w:rsidR="00A80177" w:rsidRPr="00F24057">
              <w:rPr>
                <w:rFonts w:cs="Times New Roman"/>
                <w:lang w:eastAsia="zh-TW"/>
              </w:rPr>
              <w:t xml:space="preserve"> </w:t>
            </w:r>
            <w:r w:rsidR="007E2C85" w:rsidRPr="00F24057">
              <w:rPr>
                <w:rFonts w:cs="Times New Roman"/>
                <w:lang w:eastAsia="zh-TW"/>
              </w:rPr>
              <w:t xml:space="preserve">per </w:t>
            </w:r>
            <w:r w:rsidR="005250AC" w:rsidRPr="00F24057">
              <w:rPr>
                <w:rFonts w:cs="Times New Roman"/>
                <w:lang w:eastAsia="zh-TW"/>
              </w:rPr>
              <w:t>year</w:t>
            </w:r>
            <w:r w:rsidR="001C5C73" w:rsidRPr="00F24057">
              <w:rPr>
                <w:rFonts w:cs="Times New Roman"/>
                <w:lang w:eastAsia="zh-TW"/>
              </w:rPr>
              <w:t xml:space="preserve"> </w:t>
            </w:r>
            <w:r w:rsidR="006E0B86" w:rsidRPr="00F24057">
              <w:rPr>
                <w:rFonts w:cs="Times New Roman"/>
                <w:lang w:eastAsia="zh-TW"/>
              </w:rPr>
              <w:t>and</w:t>
            </w:r>
            <w:r w:rsidR="001C5C73" w:rsidRPr="00F24057">
              <w:rPr>
                <w:rFonts w:cs="Times New Roman"/>
                <w:lang w:eastAsia="zh-TW"/>
              </w:rPr>
              <w:t xml:space="preserve"> 75</w:t>
            </w:r>
            <w:r w:rsidR="003F1791" w:rsidRPr="00F24057">
              <w:rPr>
                <w:rFonts w:cs="Times New Roman"/>
                <w:lang w:eastAsia="zh-TW"/>
              </w:rPr>
              <w:t>2.155 /</w:t>
            </w:r>
            <w:r w:rsidR="00DB7FF2" w:rsidRPr="00F24057">
              <w:rPr>
                <w:rFonts w:cs="Times New Roman"/>
                <w:lang w:eastAsia="zh-TW"/>
              </w:rPr>
              <w:t xml:space="preserve"> </w:t>
            </w:r>
            <w:r w:rsidR="003F1791" w:rsidRPr="00F24057">
              <w:rPr>
                <w:rFonts w:cs="Times New Roman"/>
                <w:lang w:eastAsia="zh-TW"/>
              </w:rPr>
              <w:t>p</w:t>
            </w:r>
            <w:r w:rsidR="00961EBD" w:rsidRPr="00F24057">
              <w:rPr>
                <w:rFonts w:cs="Times New Roman"/>
                <w:lang w:eastAsia="zh-TW"/>
              </w:rPr>
              <w:t>e</w:t>
            </w:r>
            <w:r w:rsidR="003F1791" w:rsidRPr="00F24057">
              <w:rPr>
                <w:rFonts w:cs="Times New Roman"/>
                <w:lang w:eastAsia="zh-TW"/>
              </w:rPr>
              <w:t>r</w:t>
            </w:r>
            <w:r w:rsidR="00DB7FF2" w:rsidRPr="00F24057">
              <w:rPr>
                <w:rFonts w:cs="Times New Roman"/>
                <w:lang w:eastAsia="zh-TW"/>
              </w:rPr>
              <w:t xml:space="preserve"> year</w:t>
            </w:r>
            <w:bookmarkEnd w:id="353"/>
          </w:p>
        </w:tc>
      </w:tr>
      <w:tr w:rsidR="00396399" w:rsidRPr="00F24057" w14:paraId="1FD28702" w14:textId="77777777" w:rsidTr="6825D82A">
        <w:tc>
          <w:tcPr>
            <w:tcW w:w="4675" w:type="dxa"/>
          </w:tcPr>
          <w:p w14:paraId="2E24C113" w14:textId="6D25FEC0" w:rsidR="00B01E7C" w:rsidRPr="00F24057" w:rsidRDefault="00B01E7C" w:rsidP="00221695">
            <w:pPr>
              <w:rPr>
                <w:rFonts w:cs="Times New Roman"/>
                <w:lang w:val="en-GB" w:eastAsia="zh-TW"/>
              </w:rPr>
            </w:pPr>
            <w:bookmarkStart w:id="354" w:name="_Toc904011025"/>
            <w:r w:rsidRPr="00F24057">
              <w:rPr>
                <w:rFonts w:cs="Times New Roman"/>
                <w:lang w:eastAsia="zh-TW"/>
              </w:rPr>
              <w:t>Quantity</w:t>
            </w:r>
            <w:bookmarkEnd w:id="354"/>
          </w:p>
        </w:tc>
        <w:tc>
          <w:tcPr>
            <w:tcW w:w="4675" w:type="dxa"/>
          </w:tcPr>
          <w:p w14:paraId="530FCA58" w14:textId="2709917A" w:rsidR="00B01E7C" w:rsidRPr="00F24057" w:rsidRDefault="006E0B86" w:rsidP="00221695">
            <w:pPr>
              <w:rPr>
                <w:rFonts w:cs="Times New Roman"/>
                <w:lang w:eastAsia="zh-TW"/>
              </w:rPr>
            </w:pPr>
            <w:bookmarkStart w:id="355" w:name="_Toc60132374"/>
            <w:r w:rsidRPr="00F24057">
              <w:rPr>
                <w:rFonts w:cs="Times New Roman"/>
                <w:lang w:eastAsia="zh-TW"/>
              </w:rPr>
              <w:t>12 + 40</w:t>
            </w:r>
            <w:bookmarkEnd w:id="355"/>
          </w:p>
        </w:tc>
      </w:tr>
    </w:tbl>
    <w:p w14:paraId="3BDAFDED" w14:textId="77777777" w:rsidR="00503AC0" w:rsidRPr="00F24057" w:rsidRDefault="00503AC0">
      <w:pPr>
        <w:rPr>
          <w:rFonts w:cs="Times New Roman"/>
          <w:lang w:eastAsia="zh-TW"/>
        </w:rPr>
      </w:pPr>
    </w:p>
    <w:p w14:paraId="4F394B92" w14:textId="12893D9F" w:rsidR="00F5652D" w:rsidRPr="00F24057" w:rsidRDefault="00F5652D">
      <w:pPr>
        <w:rPr>
          <w:rFonts w:cs="Times New Roman"/>
          <w:lang w:eastAsia="zh-TW"/>
        </w:rPr>
      </w:pPr>
      <w:r w:rsidRPr="00F24057">
        <w:rPr>
          <w:rFonts w:cs="Times New Roman"/>
          <w:lang w:eastAsia="zh-TW"/>
        </w:rPr>
        <w:t>Customer relationship management fully integrated with ERP. Ensures consistent customer and order data, avoiding duplication.</w:t>
      </w:r>
      <w:r w:rsidR="00B4459D">
        <w:br/>
      </w:r>
    </w:p>
    <w:p w14:paraId="6BB7ABBE" w14:textId="421296E5" w:rsidR="005175A1" w:rsidRPr="00F24057" w:rsidRDefault="001C6A23">
      <w:pPr>
        <w:rPr>
          <w:rFonts w:cs="Times New Roman"/>
        </w:rPr>
      </w:pPr>
      <w:r w:rsidRPr="00F24057">
        <w:rPr>
          <w:rFonts w:cs="Times New Roman"/>
          <w:sz w:val="28"/>
          <w:szCs w:val="28"/>
          <w:lang w:eastAsia="zh-TW"/>
        </w:rPr>
        <w:t>Microsoft 365 E3</w:t>
      </w:r>
      <w:r w:rsidR="00D67D0F">
        <w:br/>
      </w:r>
      <w:r w:rsidR="00844961">
        <w:drawing>
          <wp:inline distT="0" distB="0" distL="0" distR="0" wp14:anchorId="6133D6DA" wp14:editId="57CE5309">
            <wp:extent cx="1383527" cy="1383527"/>
            <wp:effectExtent l="0" t="0" r="7620" b="7620"/>
            <wp:docPr id="1751920267" name="圖片 6" descr="Microsoft 365 E3 - 1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icrosoft 365 E3 - 1 Yea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36912" cy="1436912"/>
                    </a:xfrm>
                    <a:prstGeom prst="rect">
                      <a:avLst/>
                    </a:prstGeom>
                    <a:noFill/>
                    <a:ln>
                      <a:noFill/>
                    </a:ln>
                  </pic:spPr>
                </pic:pic>
              </a:graphicData>
            </a:graphic>
          </wp:inline>
        </w:drawing>
      </w:r>
      <w:r>
        <w:br/>
      </w:r>
      <w:hyperlink r:id="rId23">
        <w:r w:rsidR="00A70D95" w:rsidRPr="599D6034">
          <w:rPr>
            <w:rStyle w:val="Hyperlink"/>
            <w:rFonts w:cs="Times New Roman"/>
            <w:lang w:eastAsia="zh-TW"/>
          </w:rPr>
          <w:t>https://www.microsoft.com/zh-hk/microsoft-365/enterprise/e3?market=hk</w:t>
        </w:r>
      </w:hyperlink>
    </w:p>
    <w:tbl>
      <w:tblPr>
        <w:tblStyle w:val="TableGridLight"/>
        <w:tblW w:w="0" w:type="auto"/>
        <w:tblLook w:val="04A0" w:firstRow="1" w:lastRow="0" w:firstColumn="1" w:lastColumn="0" w:noHBand="0" w:noVBand="1"/>
      </w:tblPr>
      <w:tblGrid>
        <w:gridCol w:w="4675"/>
        <w:gridCol w:w="4675"/>
      </w:tblGrid>
      <w:tr w:rsidR="00396399" w:rsidRPr="00F24057" w14:paraId="3F8F7B49" w14:textId="77777777" w:rsidTr="6825D82A">
        <w:tc>
          <w:tcPr>
            <w:tcW w:w="4675" w:type="dxa"/>
          </w:tcPr>
          <w:p w14:paraId="5613A709" w14:textId="203404AD" w:rsidR="00D212E8" w:rsidRPr="00F24057" w:rsidRDefault="00D212E8" w:rsidP="00DD6DBC">
            <w:pPr>
              <w:rPr>
                <w:rFonts w:cs="Times New Roman"/>
                <w:lang w:eastAsia="zh-TW"/>
              </w:rPr>
            </w:pPr>
            <w:bookmarkStart w:id="356" w:name="_Toc1963174680"/>
            <w:r w:rsidRPr="00F24057">
              <w:rPr>
                <w:rFonts w:cs="Times New Roman"/>
                <w:lang w:eastAsia="zh-TW"/>
              </w:rPr>
              <w:t>Type</w:t>
            </w:r>
            <w:bookmarkEnd w:id="356"/>
          </w:p>
        </w:tc>
        <w:tc>
          <w:tcPr>
            <w:tcW w:w="4675" w:type="dxa"/>
          </w:tcPr>
          <w:p w14:paraId="4AFBF915" w14:textId="429DE5F0" w:rsidR="00D212E8" w:rsidRPr="00F24057" w:rsidRDefault="007B3682" w:rsidP="00DD6DBC">
            <w:pPr>
              <w:rPr>
                <w:rFonts w:cs="Times New Roman"/>
                <w:lang w:eastAsia="zh-TW"/>
              </w:rPr>
            </w:pPr>
            <w:bookmarkStart w:id="357" w:name="_Toc892030612"/>
            <w:r w:rsidRPr="00F24057">
              <w:rPr>
                <w:rFonts w:cs="Times New Roman"/>
                <w:lang w:eastAsia="zh-TW"/>
              </w:rPr>
              <w:t>Productivity Suite</w:t>
            </w:r>
            <w:bookmarkEnd w:id="357"/>
          </w:p>
        </w:tc>
      </w:tr>
      <w:tr w:rsidR="00396399" w:rsidRPr="00F24057" w14:paraId="7200C465" w14:textId="77777777" w:rsidTr="6825D82A">
        <w:tc>
          <w:tcPr>
            <w:tcW w:w="4675" w:type="dxa"/>
          </w:tcPr>
          <w:p w14:paraId="7E79857E" w14:textId="23C75279" w:rsidR="00D212E8" w:rsidRPr="00F24057" w:rsidRDefault="00D212E8" w:rsidP="00DD6DBC">
            <w:pPr>
              <w:rPr>
                <w:rFonts w:cs="Times New Roman"/>
                <w:lang w:eastAsia="zh-TW"/>
              </w:rPr>
            </w:pPr>
            <w:bookmarkStart w:id="358" w:name="_Toc285201241"/>
            <w:r w:rsidRPr="00F24057">
              <w:rPr>
                <w:rFonts w:cs="Times New Roman"/>
                <w:lang w:eastAsia="zh-TW"/>
              </w:rPr>
              <w:t>Platform</w:t>
            </w:r>
            <w:bookmarkEnd w:id="358"/>
          </w:p>
        </w:tc>
        <w:tc>
          <w:tcPr>
            <w:tcW w:w="4675" w:type="dxa"/>
          </w:tcPr>
          <w:p w14:paraId="17033B25" w14:textId="2ACF34EB" w:rsidR="00D212E8" w:rsidRPr="00F24057" w:rsidRDefault="00DD78A7" w:rsidP="00DD6DBC">
            <w:pPr>
              <w:rPr>
                <w:rFonts w:cs="Times New Roman"/>
                <w:lang w:eastAsia="zh-TW"/>
              </w:rPr>
            </w:pPr>
            <w:bookmarkStart w:id="359" w:name="_Toc1801942304"/>
            <w:r w:rsidRPr="00F24057">
              <w:rPr>
                <w:rFonts w:cs="Times New Roman"/>
                <w:lang w:eastAsia="zh-TW"/>
              </w:rPr>
              <w:t>Cloud SaaS</w:t>
            </w:r>
            <w:bookmarkEnd w:id="359"/>
          </w:p>
        </w:tc>
      </w:tr>
      <w:tr w:rsidR="00396399" w:rsidRPr="00F24057" w14:paraId="5234F5C3" w14:textId="77777777" w:rsidTr="6825D82A">
        <w:tc>
          <w:tcPr>
            <w:tcW w:w="4675" w:type="dxa"/>
          </w:tcPr>
          <w:p w14:paraId="227B3B3F" w14:textId="44A4108A" w:rsidR="00D212E8" w:rsidRPr="00F24057" w:rsidRDefault="00D212E8" w:rsidP="00DD6DBC">
            <w:pPr>
              <w:rPr>
                <w:rFonts w:cs="Times New Roman"/>
                <w:lang w:eastAsia="zh-TW"/>
              </w:rPr>
            </w:pPr>
            <w:bookmarkStart w:id="360" w:name="_Toc248233263"/>
            <w:r w:rsidRPr="00F24057">
              <w:rPr>
                <w:rFonts w:cs="Times New Roman"/>
                <w:lang w:eastAsia="zh-TW"/>
              </w:rPr>
              <w:t>Management</w:t>
            </w:r>
            <w:bookmarkEnd w:id="360"/>
          </w:p>
        </w:tc>
        <w:tc>
          <w:tcPr>
            <w:tcW w:w="4675" w:type="dxa"/>
          </w:tcPr>
          <w:p w14:paraId="6C9CB0BB" w14:textId="3CB228FF" w:rsidR="00D212E8" w:rsidRPr="00F24057" w:rsidRDefault="00760E91" w:rsidP="00DD6DBC">
            <w:pPr>
              <w:rPr>
                <w:rFonts w:cs="Times New Roman"/>
                <w:lang w:eastAsia="zh-TW"/>
              </w:rPr>
            </w:pPr>
            <w:bookmarkStart w:id="361" w:name="_Toc1511651932"/>
            <w:r w:rsidRPr="00F24057">
              <w:rPr>
                <w:rFonts w:cs="Times New Roman"/>
                <w:lang w:eastAsia="zh-TW"/>
              </w:rPr>
              <w:t>Microsoft Admin Center, Intune integration</w:t>
            </w:r>
            <w:bookmarkEnd w:id="361"/>
          </w:p>
        </w:tc>
      </w:tr>
      <w:tr w:rsidR="00396399" w:rsidRPr="00F24057" w14:paraId="2069A50E" w14:textId="77777777" w:rsidTr="6825D82A">
        <w:tc>
          <w:tcPr>
            <w:tcW w:w="4675" w:type="dxa"/>
          </w:tcPr>
          <w:p w14:paraId="54C50F2F" w14:textId="10E17E38" w:rsidR="00D212E8" w:rsidRPr="00F24057" w:rsidRDefault="00D212E8" w:rsidP="00DD6DBC">
            <w:pPr>
              <w:rPr>
                <w:rFonts w:cs="Times New Roman"/>
                <w:lang w:eastAsia="zh-TW"/>
              </w:rPr>
            </w:pPr>
            <w:bookmarkStart w:id="362" w:name="_Toc1666434600"/>
            <w:r w:rsidRPr="00F24057">
              <w:rPr>
                <w:rFonts w:cs="Times New Roman"/>
                <w:lang w:eastAsia="zh-TW"/>
              </w:rPr>
              <w:t>Security</w:t>
            </w:r>
            <w:bookmarkEnd w:id="362"/>
          </w:p>
        </w:tc>
        <w:tc>
          <w:tcPr>
            <w:tcW w:w="4675" w:type="dxa"/>
          </w:tcPr>
          <w:p w14:paraId="26E453A5" w14:textId="0F3097F8" w:rsidR="00D212E8" w:rsidRPr="00F24057" w:rsidRDefault="00AF66B2" w:rsidP="00DD6DBC">
            <w:pPr>
              <w:rPr>
                <w:rFonts w:cs="Times New Roman"/>
                <w:lang w:eastAsia="zh-TW"/>
              </w:rPr>
            </w:pPr>
            <w:bookmarkStart w:id="363" w:name="_Toc466873894"/>
            <w:r w:rsidRPr="00F24057">
              <w:rPr>
                <w:rFonts w:cs="Times New Roman"/>
                <w:lang w:eastAsia="zh-TW"/>
              </w:rPr>
              <w:t>MFA, DLP, encryption, compliance features</w:t>
            </w:r>
            <w:bookmarkEnd w:id="363"/>
          </w:p>
        </w:tc>
      </w:tr>
      <w:tr w:rsidR="00396399" w:rsidRPr="00F24057" w14:paraId="288F46B5" w14:textId="77777777" w:rsidTr="6825D82A">
        <w:tc>
          <w:tcPr>
            <w:tcW w:w="4675" w:type="dxa"/>
          </w:tcPr>
          <w:p w14:paraId="0FEDC1D6" w14:textId="1852FF4D" w:rsidR="00D212E8" w:rsidRPr="00F24057" w:rsidRDefault="00D212E8" w:rsidP="00DD6DBC">
            <w:pPr>
              <w:rPr>
                <w:rFonts w:cs="Times New Roman"/>
                <w:lang w:eastAsia="zh-TW"/>
              </w:rPr>
            </w:pPr>
            <w:bookmarkStart w:id="364" w:name="_Toc734265137"/>
            <w:r w:rsidRPr="00F24057">
              <w:rPr>
                <w:rFonts w:cs="Times New Roman"/>
                <w:lang w:val="en-GB" w:eastAsia="zh-TW"/>
              </w:rPr>
              <w:t>Price</w:t>
            </w:r>
            <w:bookmarkEnd w:id="364"/>
          </w:p>
        </w:tc>
        <w:tc>
          <w:tcPr>
            <w:tcW w:w="4675" w:type="dxa"/>
          </w:tcPr>
          <w:p w14:paraId="2F31E79D" w14:textId="471B4D7E" w:rsidR="00D212E8" w:rsidRPr="00F24057" w:rsidRDefault="00FD597B" w:rsidP="00DD6DBC">
            <w:pPr>
              <w:rPr>
                <w:rFonts w:cs="Times New Roman"/>
                <w:lang w:eastAsia="zh-TW"/>
              </w:rPr>
            </w:pPr>
            <w:bookmarkStart w:id="365" w:name="_Toc1969393920"/>
            <w:r w:rsidRPr="00F24057">
              <w:rPr>
                <w:rFonts w:cs="Times New Roman"/>
                <w:lang w:eastAsia="zh-TW"/>
              </w:rPr>
              <w:t>33</w:t>
            </w:r>
            <w:r w:rsidR="00730105" w:rsidRPr="00F24057">
              <w:rPr>
                <w:rFonts w:cs="Times New Roman"/>
                <w:lang w:eastAsia="zh-TW"/>
              </w:rPr>
              <w:t>84.67</w:t>
            </w:r>
            <w:r w:rsidR="00A80177" w:rsidRPr="00F24057">
              <w:rPr>
                <w:rFonts w:cs="Times New Roman"/>
                <w:lang w:eastAsia="zh-TW"/>
              </w:rPr>
              <w:t xml:space="preserve"> / per year</w:t>
            </w:r>
            <w:bookmarkEnd w:id="365"/>
          </w:p>
        </w:tc>
      </w:tr>
      <w:tr w:rsidR="00396399" w:rsidRPr="00F24057" w14:paraId="3A4F18FC" w14:textId="77777777" w:rsidTr="6825D82A">
        <w:tc>
          <w:tcPr>
            <w:tcW w:w="4675" w:type="dxa"/>
          </w:tcPr>
          <w:p w14:paraId="1B984AF9" w14:textId="25E83AAF" w:rsidR="00D212E8" w:rsidRPr="00F24057" w:rsidRDefault="00D212E8" w:rsidP="00DD6DBC">
            <w:pPr>
              <w:rPr>
                <w:rFonts w:cs="Times New Roman"/>
                <w:lang w:val="en-GB" w:eastAsia="zh-TW"/>
              </w:rPr>
            </w:pPr>
            <w:bookmarkStart w:id="366" w:name="_Toc790207181"/>
            <w:r w:rsidRPr="00F24057">
              <w:rPr>
                <w:rFonts w:cs="Times New Roman"/>
                <w:lang w:eastAsia="zh-TW"/>
              </w:rPr>
              <w:t>Quantity</w:t>
            </w:r>
            <w:bookmarkEnd w:id="366"/>
          </w:p>
        </w:tc>
        <w:tc>
          <w:tcPr>
            <w:tcW w:w="4675" w:type="dxa"/>
          </w:tcPr>
          <w:p w14:paraId="3C80F54B" w14:textId="60E60DDE" w:rsidR="00D212E8" w:rsidRPr="00F24057" w:rsidRDefault="001E15D4" w:rsidP="00DD6DBC">
            <w:pPr>
              <w:rPr>
                <w:rFonts w:cs="Times New Roman"/>
                <w:lang w:eastAsia="zh-TW"/>
              </w:rPr>
            </w:pPr>
            <w:bookmarkStart w:id="367" w:name="_Toc963809595"/>
            <w:r w:rsidRPr="00F24057">
              <w:rPr>
                <w:rFonts w:cs="Times New Roman"/>
                <w:lang w:eastAsia="zh-TW"/>
              </w:rPr>
              <w:t>52</w:t>
            </w:r>
            <w:r w:rsidR="009A55D0" w:rsidRPr="00F24057">
              <w:rPr>
                <w:rFonts w:cs="Times New Roman"/>
                <w:lang w:eastAsia="zh-TW"/>
              </w:rPr>
              <w:t xml:space="preserve"> user licenses</w:t>
            </w:r>
            <w:bookmarkEnd w:id="367"/>
          </w:p>
        </w:tc>
      </w:tr>
    </w:tbl>
    <w:p w14:paraId="111913AD" w14:textId="77777777" w:rsidR="00503AC0" w:rsidRPr="00F24057" w:rsidRDefault="00503AC0">
      <w:pPr>
        <w:rPr>
          <w:rFonts w:cs="Times New Roman"/>
          <w:lang w:eastAsia="zh-TW"/>
        </w:rPr>
      </w:pPr>
    </w:p>
    <w:p w14:paraId="0B0CC037" w14:textId="66F05D49" w:rsidR="009A6DAB" w:rsidRPr="00F24057" w:rsidRDefault="009A6DAB">
      <w:pPr>
        <w:rPr>
          <w:rFonts w:cs="Times New Roman"/>
          <w:lang w:eastAsia="zh-TW"/>
        </w:rPr>
      </w:pPr>
      <w:r w:rsidRPr="00F24057">
        <w:rPr>
          <w:rFonts w:cs="Times New Roman"/>
          <w:lang w:eastAsia="zh-TW"/>
        </w:rPr>
        <w:t>Productivity suite with email, Office apps, and Teams collaboration. Provides communication and collaboration tools, connecting staff across the enterprise</w:t>
      </w:r>
    </w:p>
    <w:p w14:paraId="6DCCB736" w14:textId="77777777" w:rsidR="00FC2CCF" w:rsidRPr="00F24057" w:rsidRDefault="00FC2CCF">
      <w:pPr>
        <w:rPr>
          <w:rFonts w:cs="Times New Roman"/>
          <w:lang w:eastAsia="zh-TW"/>
        </w:rPr>
      </w:pPr>
      <w:r w:rsidRPr="00F24057">
        <w:rPr>
          <w:rFonts w:cs="Times New Roman"/>
          <w:lang w:eastAsia="zh-TW"/>
        </w:rPr>
        <w:br w:type="page"/>
      </w:r>
    </w:p>
    <w:p w14:paraId="4613F395" w14:textId="194FCB86" w:rsidR="00822D23" w:rsidRPr="00F24057" w:rsidRDefault="00822D23">
      <w:pPr>
        <w:rPr>
          <w:rFonts w:cs="Times New Roman"/>
        </w:rPr>
      </w:pPr>
      <w:r w:rsidRPr="00F24057">
        <w:rPr>
          <w:rFonts w:cs="Times New Roman"/>
          <w:sz w:val="28"/>
          <w:szCs w:val="28"/>
          <w:lang w:eastAsia="zh-TW"/>
        </w:rPr>
        <w:t>SQL Server 2022</w:t>
      </w:r>
      <w:r w:rsidR="008B7EA2">
        <w:br/>
      </w:r>
      <w:r w:rsidR="008B7EA2">
        <w:drawing>
          <wp:inline distT="0" distB="0" distL="0" distR="0" wp14:anchorId="3946B245" wp14:editId="6340CD5A">
            <wp:extent cx="3223034" cy="1454715"/>
            <wp:effectExtent l="0" t="0" r="0" b="0"/>
            <wp:docPr id="2118509369" name="圖片 7" descr="Discovering SQL Server 2022 | SQL Solutions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iscovering SQL Server 2022 | SQL Solutions Grou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31545" cy="1458556"/>
                    </a:xfrm>
                    <a:prstGeom prst="rect">
                      <a:avLst/>
                    </a:prstGeom>
                    <a:noFill/>
                    <a:ln>
                      <a:noFill/>
                    </a:ln>
                  </pic:spPr>
                </pic:pic>
              </a:graphicData>
            </a:graphic>
          </wp:inline>
        </w:drawing>
      </w:r>
      <w:r>
        <w:br/>
      </w:r>
      <w:hyperlink r:id="rId25">
        <w:r w:rsidR="00F4691B" w:rsidRPr="599D6034">
          <w:rPr>
            <w:rStyle w:val="Hyperlink"/>
            <w:rFonts w:cs="Times New Roman"/>
            <w:lang w:eastAsia="zh-TW"/>
          </w:rPr>
          <w:t>https://www.microsoft.com/zh-tw/sql-server/sql-server-2022-pricing</w:t>
        </w:r>
      </w:hyperlink>
    </w:p>
    <w:tbl>
      <w:tblPr>
        <w:tblStyle w:val="TableGridLight"/>
        <w:tblW w:w="0" w:type="auto"/>
        <w:tblLook w:val="04A0" w:firstRow="1" w:lastRow="0" w:firstColumn="1" w:lastColumn="0" w:noHBand="0" w:noVBand="1"/>
      </w:tblPr>
      <w:tblGrid>
        <w:gridCol w:w="4675"/>
        <w:gridCol w:w="4675"/>
      </w:tblGrid>
      <w:tr w:rsidR="00396399" w:rsidRPr="00F24057" w14:paraId="459A3093" w14:textId="77777777" w:rsidTr="6825D82A">
        <w:tc>
          <w:tcPr>
            <w:tcW w:w="4675" w:type="dxa"/>
          </w:tcPr>
          <w:p w14:paraId="75AB9656" w14:textId="010746DA" w:rsidR="00D212E8" w:rsidRPr="00F24057" w:rsidRDefault="00D212E8" w:rsidP="00DD6DBC">
            <w:pPr>
              <w:rPr>
                <w:rFonts w:cs="Times New Roman"/>
                <w:lang w:eastAsia="zh-TW"/>
              </w:rPr>
            </w:pPr>
            <w:bookmarkStart w:id="368" w:name="_Toc2017942261"/>
            <w:r w:rsidRPr="00F24057">
              <w:rPr>
                <w:rFonts w:cs="Times New Roman"/>
                <w:lang w:eastAsia="zh-TW"/>
              </w:rPr>
              <w:t>Type</w:t>
            </w:r>
            <w:bookmarkEnd w:id="368"/>
          </w:p>
        </w:tc>
        <w:tc>
          <w:tcPr>
            <w:tcW w:w="4675" w:type="dxa"/>
          </w:tcPr>
          <w:p w14:paraId="52B35A40" w14:textId="7945D3CC" w:rsidR="00D212E8" w:rsidRPr="00F24057" w:rsidRDefault="00FF5B8B" w:rsidP="00DD6DBC">
            <w:pPr>
              <w:rPr>
                <w:rFonts w:cs="Times New Roman"/>
                <w:lang w:eastAsia="zh-TW"/>
              </w:rPr>
            </w:pPr>
            <w:bookmarkStart w:id="369" w:name="_Toc1433734762"/>
            <w:r w:rsidRPr="00F24057">
              <w:rPr>
                <w:rFonts w:cs="Times New Roman"/>
                <w:lang w:eastAsia="zh-TW"/>
              </w:rPr>
              <w:t>Enterprise Database Engine</w:t>
            </w:r>
            <w:bookmarkEnd w:id="369"/>
          </w:p>
        </w:tc>
      </w:tr>
      <w:tr w:rsidR="00396399" w:rsidRPr="00F24057" w14:paraId="6F37478B" w14:textId="77777777" w:rsidTr="6825D82A">
        <w:tc>
          <w:tcPr>
            <w:tcW w:w="4675" w:type="dxa"/>
          </w:tcPr>
          <w:p w14:paraId="474663C0" w14:textId="614A9BD6" w:rsidR="00D212E8" w:rsidRPr="00F24057" w:rsidRDefault="00D212E8" w:rsidP="00DD6DBC">
            <w:pPr>
              <w:rPr>
                <w:rFonts w:cs="Times New Roman"/>
                <w:lang w:eastAsia="zh-TW"/>
              </w:rPr>
            </w:pPr>
            <w:bookmarkStart w:id="370" w:name="_Toc1645112880"/>
            <w:r w:rsidRPr="00F24057">
              <w:rPr>
                <w:rFonts w:cs="Times New Roman"/>
                <w:lang w:eastAsia="zh-TW"/>
              </w:rPr>
              <w:t>Platform</w:t>
            </w:r>
            <w:bookmarkEnd w:id="370"/>
          </w:p>
        </w:tc>
        <w:tc>
          <w:tcPr>
            <w:tcW w:w="4675" w:type="dxa"/>
          </w:tcPr>
          <w:p w14:paraId="726D8940" w14:textId="7DE58875" w:rsidR="00D212E8" w:rsidRPr="00F24057" w:rsidRDefault="00977702" w:rsidP="00DD6DBC">
            <w:pPr>
              <w:rPr>
                <w:rFonts w:cs="Times New Roman"/>
                <w:lang w:eastAsia="zh-TW"/>
              </w:rPr>
            </w:pPr>
            <w:bookmarkStart w:id="371" w:name="_Toc793513719"/>
            <w:r w:rsidRPr="00F24057">
              <w:rPr>
                <w:rFonts w:cs="Times New Roman"/>
                <w:lang w:eastAsia="zh-TW"/>
              </w:rPr>
              <w:t>hybrid cloud</w:t>
            </w:r>
            <w:bookmarkEnd w:id="371"/>
          </w:p>
        </w:tc>
      </w:tr>
      <w:tr w:rsidR="00396399" w:rsidRPr="00F24057" w14:paraId="4DF0212A" w14:textId="77777777" w:rsidTr="6825D82A">
        <w:tc>
          <w:tcPr>
            <w:tcW w:w="4675" w:type="dxa"/>
          </w:tcPr>
          <w:p w14:paraId="36C0A3E5" w14:textId="06CE12E3" w:rsidR="00D212E8" w:rsidRPr="00F24057" w:rsidRDefault="00D212E8" w:rsidP="00DD6DBC">
            <w:pPr>
              <w:rPr>
                <w:rFonts w:cs="Times New Roman"/>
                <w:lang w:eastAsia="zh-TW"/>
              </w:rPr>
            </w:pPr>
            <w:bookmarkStart w:id="372" w:name="_Toc1090807648"/>
            <w:r w:rsidRPr="00F24057">
              <w:rPr>
                <w:rFonts w:cs="Times New Roman"/>
                <w:lang w:eastAsia="zh-TW"/>
              </w:rPr>
              <w:t>Management</w:t>
            </w:r>
            <w:bookmarkEnd w:id="372"/>
          </w:p>
        </w:tc>
        <w:tc>
          <w:tcPr>
            <w:tcW w:w="4675" w:type="dxa"/>
          </w:tcPr>
          <w:p w14:paraId="175C6089" w14:textId="3C136BF3" w:rsidR="00D212E8" w:rsidRPr="00F24057" w:rsidRDefault="00197520" w:rsidP="00DD6DBC">
            <w:pPr>
              <w:rPr>
                <w:rFonts w:cs="Times New Roman"/>
                <w:lang w:eastAsia="zh-TW"/>
              </w:rPr>
            </w:pPr>
            <w:bookmarkStart w:id="373" w:name="_Toc1393079032"/>
            <w:r w:rsidRPr="00F24057">
              <w:rPr>
                <w:rFonts w:cs="Times New Roman"/>
                <w:lang w:eastAsia="zh-TW"/>
              </w:rPr>
              <w:t>SQL Server Management Studio (SSMS), Azure Data Studio</w:t>
            </w:r>
            <w:bookmarkEnd w:id="373"/>
          </w:p>
        </w:tc>
      </w:tr>
      <w:tr w:rsidR="00396399" w:rsidRPr="00F24057" w14:paraId="5EA0BBD9" w14:textId="77777777" w:rsidTr="6825D82A">
        <w:tc>
          <w:tcPr>
            <w:tcW w:w="4675" w:type="dxa"/>
          </w:tcPr>
          <w:p w14:paraId="10352758" w14:textId="277ED25B" w:rsidR="00D212E8" w:rsidRPr="00F24057" w:rsidRDefault="00D212E8" w:rsidP="00DD6DBC">
            <w:pPr>
              <w:rPr>
                <w:rFonts w:cs="Times New Roman"/>
                <w:lang w:eastAsia="zh-TW"/>
              </w:rPr>
            </w:pPr>
            <w:bookmarkStart w:id="374" w:name="_Toc1395342654"/>
            <w:r w:rsidRPr="00F24057">
              <w:rPr>
                <w:rFonts w:cs="Times New Roman"/>
                <w:lang w:eastAsia="zh-TW"/>
              </w:rPr>
              <w:t>Security</w:t>
            </w:r>
            <w:bookmarkEnd w:id="374"/>
          </w:p>
        </w:tc>
        <w:tc>
          <w:tcPr>
            <w:tcW w:w="4675" w:type="dxa"/>
          </w:tcPr>
          <w:p w14:paraId="623321B3" w14:textId="4012492E" w:rsidR="00D212E8" w:rsidRPr="00F24057" w:rsidRDefault="00E161D2" w:rsidP="00DD6DBC">
            <w:pPr>
              <w:rPr>
                <w:rFonts w:cs="Times New Roman"/>
                <w:lang w:eastAsia="zh-TW"/>
              </w:rPr>
            </w:pPr>
            <w:bookmarkStart w:id="375" w:name="_Toc1065666918"/>
            <w:r w:rsidRPr="00F24057">
              <w:rPr>
                <w:rFonts w:cs="Times New Roman"/>
                <w:lang w:eastAsia="zh-TW"/>
              </w:rPr>
              <w:t>Transparent Data Encryption, Always Encrypted, auditing</w:t>
            </w:r>
            <w:bookmarkEnd w:id="375"/>
          </w:p>
        </w:tc>
      </w:tr>
      <w:tr w:rsidR="00396399" w:rsidRPr="00F24057" w14:paraId="358B2D9A" w14:textId="77777777" w:rsidTr="6825D82A">
        <w:tc>
          <w:tcPr>
            <w:tcW w:w="4675" w:type="dxa"/>
          </w:tcPr>
          <w:p w14:paraId="57535C48" w14:textId="257E577E" w:rsidR="00D212E8" w:rsidRPr="00F24057" w:rsidRDefault="00D212E8" w:rsidP="00DD6DBC">
            <w:pPr>
              <w:rPr>
                <w:rFonts w:cs="Times New Roman"/>
                <w:lang w:eastAsia="zh-TW"/>
              </w:rPr>
            </w:pPr>
            <w:bookmarkStart w:id="376" w:name="_Toc253507958"/>
            <w:r w:rsidRPr="00F24057">
              <w:rPr>
                <w:rFonts w:cs="Times New Roman"/>
                <w:lang w:val="en-GB" w:eastAsia="zh-TW"/>
              </w:rPr>
              <w:t>Price</w:t>
            </w:r>
            <w:bookmarkEnd w:id="376"/>
          </w:p>
        </w:tc>
        <w:tc>
          <w:tcPr>
            <w:tcW w:w="4675" w:type="dxa"/>
          </w:tcPr>
          <w:p w14:paraId="340817F0" w14:textId="0B07AA79" w:rsidR="00D212E8" w:rsidRPr="00F24057" w:rsidRDefault="004A64DC" w:rsidP="00DD6DBC">
            <w:pPr>
              <w:rPr>
                <w:rFonts w:cs="Times New Roman"/>
                <w:lang w:eastAsia="zh-TW"/>
              </w:rPr>
            </w:pPr>
            <w:bookmarkStart w:id="377" w:name="_Toc1493258774"/>
            <w:r w:rsidRPr="00F24057">
              <w:rPr>
                <w:rFonts w:cs="Times New Roman"/>
                <w:lang w:eastAsia="zh-TW"/>
              </w:rPr>
              <w:t>0</w:t>
            </w:r>
            <w:bookmarkEnd w:id="377"/>
          </w:p>
        </w:tc>
      </w:tr>
      <w:tr w:rsidR="00396399" w:rsidRPr="00F24057" w14:paraId="7F5223FE" w14:textId="77777777" w:rsidTr="6825D82A">
        <w:tc>
          <w:tcPr>
            <w:tcW w:w="4675" w:type="dxa"/>
          </w:tcPr>
          <w:p w14:paraId="37613780" w14:textId="32DA0259" w:rsidR="00D212E8" w:rsidRPr="00F24057" w:rsidRDefault="00D212E8" w:rsidP="00DD6DBC">
            <w:pPr>
              <w:rPr>
                <w:rFonts w:cs="Times New Roman"/>
                <w:lang w:val="en-GB" w:eastAsia="zh-TW"/>
              </w:rPr>
            </w:pPr>
            <w:bookmarkStart w:id="378" w:name="_Toc60435308"/>
            <w:r w:rsidRPr="00F24057">
              <w:rPr>
                <w:rFonts w:cs="Times New Roman"/>
                <w:lang w:eastAsia="zh-TW"/>
              </w:rPr>
              <w:t>Quantity</w:t>
            </w:r>
            <w:bookmarkEnd w:id="378"/>
          </w:p>
        </w:tc>
        <w:tc>
          <w:tcPr>
            <w:tcW w:w="4675" w:type="dxa"/>
          </w:tcPr>
          <w:p w14:paraId="279AF913" w14:textId="76B39B5E" w:rsidR="00D212E8" w:rsidRPr="00F24057" w:rsidRDefault="00D212E8" w:rsidP="00DD6DBC">
            <w:pPr>
              <w:rPr>
                <w:rFonts w:cs="Times New Roman"/>
                <w:lang w:eastAsia="zh-TW"/>
              </w:rPr>
            </w:pPr>
            <w:bookmarkStart w:id="379" w:name="_Toc928304867"/>
            <w:r w:rsidRPr="00F24057">
              <w:rPr>
                <w:rFonts w:cs="Times New Roman"/>
                <w:lang w:eastAsia="zh-TW"/>
              </w:rPr>
              <w:t>1</w:t>
            </w:r>
            <w:bookmarkEnd w:id="379"/>
          </w:p>
        </w:tc>
      </w:tr>
    </w:tbl>
    <w:p w14:paraId="3FF84534" w14:textId="77777777" w:rsidR="00503AC0" w:rsidRPr="00F24057" w:rsidRDefault="00503AC0">
      <w:pPr>
        <w:rPr>
          <w:rFonts w:cs="Times New Roman"/>
          <w:lang w:eastAsia="zh-TW"/>
        </w:rPr>
      </w:pPr>
    </w:p>
    <w:p w14:paraId="740F332E" w14:textId="77777777" w:rsidR="004577BB" w:rsidRPr="00F24057" w:rsidRDefault="006D0AD2">
      <w:pPr>
        <w:rPr>
          <w:rFonts w:cs="Times New Roman"/>
          <w:lang w:eastAsia="zh-TW"/>
        </w:rPr>
      </w:pPr>
      <w:r w:rsidRPr="00F24057">
        <w:rPr>
          <w:rFonts w:cs="Times New Roman"/>
          <w:lang w:eastAsia="zh-TW"/>
        </w:rPr>
        <w:t>Enterprise database engine supporting Dynamics 365. Acts as the database backbone, storing and processing structured business data.</w:t>
      </w:r>
      <w:r w:rsidR="004577BB">
        <w:br/>
      </w:r>
    </w:p>
    <w:p w14:paraId="0FFE16D2" w14:textId="6BC05355" w:rsidR="00F4691B" w:rsidRPr="00F24057" w:rsidRDefault="00C77812">
      <w:pPr>
        <w:rPr>
          <w:rFonts w:cs="Times New Roman"/>
          <w:lang w:eastAsia="zh-TW"/>
        </w:rPr>
      </w:pPr>
      <w:proofErr w:type="spellStart"/>
      <w:r w:rsidRPr="42937520">
        <w:rPr>
          <w:rFonts w:cs="Times New Roman"/>
          <w:sz w:val="28"/>
          <w:szCs w:val="28"/>
          <w:lang w:eastAsia="zh-TW"/>
        </w:rPr>
        <w:t>TrendVisionOne™EndpointSecurity</w:t>
      </w:r>
      <w:proofErr w:type="spellEnd"/>
      <w:r w:rsidR="00962FE2">
        <w:drawing>
          <wp:inline distT="0" distB="0" distL="0" distR="0" wp14:anchorId="470FF169" wp14:editId="2CFBB1C2">
            <wp:extent cx="3494638" cy="1262739"/>
            <wp:effectExtent l="0" t="0" r="0" b="0"/>
            <wp:docPr id="753449643" name="圖片 8" descr="Trend Micro VisionOne Endpoint Security Core, 1 Year, Free demo available  at ₹ 2500/piece in Bengal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rend Micro VisionOne Endpoint Security Core, 1 Year, Free demo available  at ₹ 2500/piece in Bengaluru"/>
                    <pic:cNvPicPr>
                      <a:picLocks noChangeAspect="1" noChangeArrowheads="1"/>
                    </pic:cNvPicPr>
                  </pic:nvPicPr>
                  <pic:blipFill rotWithShape="1">
                    <a:blip r:embed="rId26">
                      <a:extLst>
                        <a:ext uri="{28A0092B-C50C-407E-A947-70E740481C1C}">
                          <a14:useLocalDpi xmlns:a14="http://schemas.microsoft.com/office/drawing/2010/main" val="0"/>
                        </a:ext>
                      </a:extLst>
                    </a:blip>
                    <a:srcRect t="28054" b="35813"/>
                    <a:stretch>
                      <a:fillRect/>
                    </a:stretch>
                  </pic:blipFill>
                  <pic:spPr bwMode="auto">
                    <a:xfrm>
                      <a:off x="0" y="0"/>
                      <a:ext cx="3522764" cy="1272902"/>
                    </a:xfrm>
                    <a:prstGeom prst="rect">
                      <a:avLst/>
                    </a:prstGeom>
                    <a:noFill/>
                    <a:ln>
                      <a:noFill/>
                    </a:ln>
                    <a:extLst>
                      <a:ext uri="{53640926-AAD7-44D8-BBD7-CCE9431645EC}">
                        <a14:shadowObscured xmlns:a14="http://schemas.microsoft.com/office/drawing/2010/main"/>
                      </a:ext>
                    </a:extLst>
                  </pic:spPr>
                </pic:pic>
              </a:graphicData>
            </a:graphic>
          </wp:inline>
        </w:drawing>
      </w:r>
      <w:r>
        <w:br/>
      </w:r>
      <w:hyperlink r:id="rId27">
        <w:r w:rsidR="00252CF0" w:rsidRPr="42937520">
          <w:rPr>
            <w:rStyle w:val="Hyperlink"/>
            <w:rFonts w:cs="Times New Roman"/>
            <w:lang w:eastAsia="zh-TW"/>
          </w:rPr>
          <w:t>https://www.trendmicro.com/zh_hk/business/products/endpoint-security.html</w:t>
        </w:r>
      </w:hyperlink>
    </w:p>
    <w:tbl>
      <w:tblPr>
        <w:tblStyle w:val="TableGridLight"/>
        <w:tblW w:w="0" w:type="auto"/>
        <w:tblLook w:val="04A0" w:firstRow="1" w:lastRow="0" w:firstColumn="1" w:lastColumn="0" w:noHBand="0" w:noVBand="1"/>
      </w:tblPr>
      <w:tblGrid>
        <w:gridCol w:w="4675"/>
        <w:gridCol w:w="4675"/>
      </w:tblGrid>
      <w:tr w:rsidR="00396399" w:rsidRPr="00F24057" w14:paraId="1D81A961" w14:textId="77777777" w:rsidTr="6825D82A">
        <w:tc>
          <w:tcPr>
            <w:tcW w:w="4675" w:type="dxa"/>
          </w:tcPr>
          <w:p w14:paraId="72C40014" w14:textId="1DA3031C" w:rsidR="00D212E8" w:rsidRPr="00F24057" w:rsidRDefault="00D212E8" w:rsidP="00DD6DBC">
            <w:pPr>
              <w:rPr>
                <w:rFonts w:cs="Times New Roman"/>
                <w:lang w:eastAsia="zh-TW"/>
              </w:rPr>
            </w:pPr>
            <w:bookmarkStart w:id="380" w:name="_Toc1897748581"/>
            <w:r w:rsidRPr="00F24057">
              <w:rPr>
                <w:rFonts w:cs="Times New Roman"/>
                <w:lang w:eastAsia="zh-TW"/>
              </w:rPr>
              <w:t>Type</w:t>
            </w:r>
            <w:bookmarkEnd w:id="380"/>
          </w:p>
        </w:tc>
        <w:tc>
          <w:tcPr>
            <w:tcW w:w="4675" w:type="dxa"/>
          </w:tcPr>
          <w:p w14:paraId="6443F101" w14:textId="45F2EC81" w:rsidR="00D212E8" w:rsidRPr="00F24057" w:rsidRDefault="008A0885" w:rsidP="00DD6DBC">
            <w:pPr>
              <w:rPr>
                <w:rFonts w:cs="Times New Roman"/>
                <w:lang w:eastAsia="zh-TW"/>
              </w:rPr>
            </w:pPr>
            <w:bookmarkStart w:id="381" w:name="_Toc1064615676"/>
            <w:r w:rsidRPr="00F24057">
              <w:rPr>
                <w:rFonts w:cs="Times New Roman"/>
                <w:lang w:eastAsia="zh-TW"/>
              </w:rPr>
              <w:t>Endpoint Security Suite</w:t>
            </w:r>
            <w:bookmarkEnd w:id="381"/>
          </w:p>
        </w:tc>
      </w:tr>
      <w:tr w:rsidR="00396399" w:rsidRPr="00F24057" w14:paraId="49F769DB" w14:textId="77777777" w:rsidTr="6825D82A">
        <w:tc>
          <w:tcPr>
            <w:tcW w:w="4675" w:type="dxa"/>
          </w:tcPr>
          <w:p w14:paraId="124BA4F0" w14:textId="43DC9327" w:rsidR="00D212E8" w:rsidRPr="00F24057" w:rsidRDefault="00D212E8" w:rsidP="00DD6DBC">
            <w:pPr>
              <w:rPr>
                <w:rFonts w:cs="Times New Roman"/>
                <w:lang w:eastAsia="zh-TW"/>
              </w:rPr>
            </w:pPr>
            <w:bookmarkStart w:id="382" w:name="_Toc1018754584"/>
            <w:r w:rsidRPr="00F24057">
              <w:rPr>
                <w:rFonts w:cs="Times New Roman"/>
                <w:lang w:eastAsia="zh-TW"/>
              </w:rPr>
              <w:t>Platform</w:t>
            </w:r>
            <w:bookmarkEnd w:id="382"/>
          </w:p>
        </w:tc>
        <w:tc>
          <w:tcPr>
            <w:tcW w:w="4675" w:type="dxa"/>
          </w:tcPr>
          <w:p w14:paraId="7B035597" w14:textId="2569E6A7" w:rsidR="00D212E8" w:rsidRPr="00F24057" w:rsidRDefault="00627E2D" w:rsidP="00DD6DBC">
            <w:pPr>
              <w:rPr>
                <w:rFonts w:cs="Times New Roman"/>
                <w:lang w:eastAsia="zh-TW"/>
              </w:rPr>
            </w:pPr>
            <w:bookmarkStart w:id="383" w:name="_Toc1210559502"/>
            <w:r w:rsidRPr="00F24057">
              <w:rPr>
                <w:rFonts w:cs="Times New Roman"/>
                <w:lang w:eastAsia="zh-TW"/>
              </w:rPr>
              <w:t>Cloud-managed</w:t>
            </w:r>
            <w:bookmarkEnd w:id="383"/>
          </w:p>
        </w:tc>
      </w:tr>
      <w:tr w:rsidR="00396399" w:rsidRPr="00F24057" w14:paraId="62B24C66" w14:textId="77777777" w:rsidTr="6825D82A">
        <w:tc>
          <w:tcPr>
            <w:tcW w:w="4675" w:type="dxa"/>
          </w:tcPr>
          <w:p w14:paraId="33A4D4E5" w14:textId="299F43CC" w:rsidR="00D212E8" w:rsidRPr="00F24057" w:rsidRDefault="00D212E8" w:rsidP="00DD6DBC">
            <w:pPr>
              <w:rPr>
                <w:rFonts w:cs="Times New Roman"/>
                <w:lang w:eastAsia="zh-TW"/>
              </w:rPr>
            </w:pPr>
            <w:bookmarkStart w:id="384" w:name="_Toc1814070465"/>
            <w:r w:rsidRPr="00F24057">
              <w:rPr>
                <w:rFonts w:cs="Times New Roman"/>
                <w:lang w:eastAsia="zh-TW"/>
              </w:rPr>
              <w:t>Management</w:t>
            </w:r>
            <w:bookmarkEnd w:id="384"/>
          </w:p>
        </w:tc>
        <w:tc>
          <w:tcPr>
            <w:tcW w:w="4675" w:type="dxa"/>
          </w:tcPr>
          <w:p w14:paraId="558822F7" w14:textId="3DC36A0C" w:rsidR="00D212E8" w:rsidRPr="00F24057" w:rsidRDefault="00B25A50" w:rsidP="00DD6DBC">
            <w:pPr>
              <w:rPr>
                <w:rFonts w:cs="Times New Roman"/>
                <w:lang w:eastAsia="zh-TW"/>
              </w:rPr>
            </w:pPr>
            <w:bookmarkStart w:id="385" w:name="_Toc396664040"/>
            <w:r w:rsidRPr="00F24057">
              <w:rPr>
                <w:rFonts w:cs="Times New Roman"/>
                <w:lang w:eastAsia="zh-TW"/>
              </w:rPr>
              <w:t>Centralized console, policy enforcement</w:t>
            </w:r>
            <w:bookmarkEnd w:id="385"/>
          </w:p>
        </w:tc>
      </w:tr>
      <w:tr w:rsidR="00396399" w:rsidRPr="00F24057" w14:paraId="394779E5" w14:textId="77777777" w:rsidTr="6825D82A">
        <w:tc>
          <w:tcPr>
            <w:tcW w:w="4675" w:type="dxa"/>
          </w:tcPr>
          <w:p w14:paraId="6D29C9C2" w14:textId="4B12AFAE" w:rsidR="00D212E8" w:rsidRPr="00F24057" w:rsidRDefault="00D212E8" w:rsidP="00DD6DBC">
            <w:pPr>
              <w:rPr>
                <w:rFonts w:cs="Times New Roman"/>
                <w:lang w:eastAsia="zh-TW"/>
              </w:rPr>
            </w:pPr>
            <w:bookmarkStart w:id="386" w:name="_Toc133941539"/>
            <w:r w:rsidRPr="00F24057">
              <w:rPr>
                <w:rFonts w:cs="Times New Roman"/>
                <w:lang w:eastAsia="zh-TW"/>
              </w:rPr>
              <w:t>Security</w:t>
            </w:r>
            <w:bookmarkEnd w:id="386"/>
          </w:p>
        </w:tc>
        <w:tc>
          <w:tcPr>
            <w:tcW w:w="4675" w:type="dxa"/>
          </w:tcPr>
          <w:p w14:paraId="772DF61C" w14:textId="529AE897" w:rsidR="00D212E8" w:rsidRPr="00F24057" w:rsidRDefault="00DE3AF0" w:rsidP="00DD6DBC">
            <w:pPr>
              <w:rPr>
                <w:rFonts w:cs="Times New Roman"/>
                <w:lang w:eastAsia="zh-TW"/>
              </w:rPr>
            </w:pPr>
            <w:bookmarkStart w:id="387" w:name="_Toc1000569647"/>
            <w:r w:rsidRPr="00F24057">
              <w:rPr>
                <w:rFonts w:cs="Times New Roman"/>
                <w:lang w:eastAsia="zh-TW"/>
              </w:rPr>
              <w:t>Malware protection, ransomware defense, threat detection</w:t>
            </w:r>
            <w:bookmarkEnd w:id="387"/>
          </w:p>
        </w:tc>
      </w:tr>
      <w:tr w:rsidR="00396399" w:rsidRPr="00F24057" w14:paraId="6D567A89" w14:textId="77777777" w:rsidTr="6825D82A">
        <w:tc>
          <w:tcPr>
            <w:tcW w:w="4675" w:type="dxa"/>
          </w:tcPr>
          <w:p w14:paraId="061C2B6C" w14:textId="62F08F6B" w:rsidR="00D212E8" w:rsidRPr="00F24057" w:rsidRDefault="00D212E8" w:rsidP="00DD6DBC">
            <w:pPr>
              <w:rPr>
                <w:rFonts w:cs="Times New Roman"/>
                <w:lang w:eastAsia="zh-TW"/>
              </w:rPr>
            </w:pPr>
            <w:bookmarkStart w:id="388" w:name="_Toc486501091"/>
            <w:r w:rsidRPr="00F24057">
              <w:rPr>
                <w:rFonts w:cs="Times New Roman"/>
                <w:lang w:val="en-GB" w:eastAsia="zh-TW"/>
              </w:rPr>
              <w:t>Price</w:t>
            </w:r>
            <w:bookmarkEnd w:id="388"/>
          </w:p>
        </w:tc>
        <w:tc>
          <w:tcPr>
            <w:tcW w:w="4675" w:type="dxa"/>
          </w:tcPr>
          <w:p w14:paraId="01BA90ED" w14:textId="1ECDEA69" w:rsidR="00D212E8" w:rsidRPr="00F24057" w:rsidRDefault="001D75BC" w:rsidP="00DD6DBC">
            <w:pPr>
              <w:rPr>
                <w:rFonts w:cs="Times New Roman"/>
                <w:lang w:eastAsia="zh-TW"/>
              </w:rPr>
            </w:pPr>
            <w:bookmarkStart w:id="389" w:name="_Toc464518118"/>
            <w:r w:rsidRPr="00F24057">
              <w:rPr>
                <w:rFonts w:cs="Times New Roman"/>
                <w:lang w:eastAsia="zh-TW"/>
              </w:rPr>
              <w:t>211.46</w:t>
            </w:r>
            <w:bookmarkEnd w:id="389"/>
          </w:p>
        </w:tc>
      </w:tr>
      <w:tr w:rsidR="00396399" w:rsidRPr="00F24057" w14:paraId="7A888E5B" w14:textId="77777777" w:rsidTr="6825D82A">
        <w:tc>
          <w:tcPr>
            <w:tcW w:w="4675" w:type="dxa"/>
          </w:tcPr>
          <w:p w14:paraId="29A7BA95" w14:textId="4F6ED1E3" w:rsidR="00D212E8" w:rsidRPr="00F24057" w:rsidRDefault="00D212E8" w:rsidP="00DD6DBC">
            <w:pPr>
              <w:rPr>
                <w:rFonts w:cs="Times New Roman"/>
                <w:lang w:val="en-GB" w:eastAsia="zh-TW"/>
              </w:rPr>
            </w:pPr>
            <w:bookmarkStart w:id="390" w:name="_Toc589789873"/>
            <w:r w:rsidRPr="00F24057">
              <w:rPr>
                <w:rFonts w:cs="Times New Roman"/>
                <w:lang w:eastAsia="zh-TW"/>
              </w:rPr>
              <w:t>Quantity</w:t>
            </w:r>
            <w:bookmarkEnd w:id="390"/>
          </w:p>
        </w:tc>
        <w:tc>
          <w:tcPr>
            <w:tcW w:w="4675" w:type="dxa"/>
          </w:tcPr>
          <w:p w14:paraId="22ADA465" w14:textId="18A49BA9" w:rsidR="00D212E8" w:rsidRPr="00F24057" w:rsidRDefault="001E15D4" w:rsidP="00DD6DBC">
            <w:pPr>
              <w:rPr>
                <w:rFonts w:cs="Times New Roman"/>
                <w:lang w:eastAsia="zh-TW"/>
              </w:rPr>
            </w:pPr>
            <w:bookmarkStart w:id="391" w:name="_Toc1059926530"/>
            <w:r w:rsidRPr="00F24057">
              <w:rPr>
                <w:rFonts w:cs="Times New Roman"/>
                <w:lang w:eastAsia="zh-TW"/>
              </w:rPr>
              <w:t>52</w:t>
            </w:r>
            <w:r w:rsidR="00DB63E9" w:rsidRPr="00F24057">
              <w:rPr>
                <w:rFonts w:cs="Times New Roman"/>
                <w:lang w:eastAsia="zh-TW"/>
              </w:rPr>
              <w:t xml:space="preserve"> device licenses</w:t>
            </w:r>
            <w:bookmarkEnd w:id="391"/>
          </w:p>
        </w:tc>
      </w:tr>
    </w:tbl>
    <w:p w14:paraId="775F6DD5" w14:textId="77777777" w:rsidR="00503AC0" w:rsidRPr="00F24057" w:rsidRDefault="00503AC0">
      <w:pPr>
        <w:rPr>
          <w:rFonts w:cs="Times New Roman"/>
          <w:lang w:eastAsia="zh-TW"/>
        </w:rPr>
      </w:pPr>
    </w:p>
    <w:p w14:paraId="220E06AE" w14:textId="00FD173C" w:rsidR="00E2003E" w:rsidRPr="00F24057" w:rsidRDefault="00E2003E">
      <w:pPr>
        <w:rPr>
          <w:rFonts w:cs="Times New Roman"/>
          <w:lang w:eastAsia="zh-TW"/>
        </w:rPr>
      </w:pPr>
      <w:r w:rsidRPr="00F24057">
        <w:rPr>
          <w:rFonts w:cs="Times New Roman"/>
          <w:lang w:eastAsia="zh-TW"/>
        </w:rPr>
        <w:t>Endpoint protection against malware and cyber threats. Secures all user devices, maintaining system integrity.</w:t>
      </w:r>
    </w:p>
    <w:p w14:paraId="3A07FCEC" w14:textId="77777777" w:rsidR="00FC2CCF" w:rsidRPr="00F24057" w:rsidRDefault="00FC2CCF">
      <w:pPr>
        <w:rPr>
          <w:rFonts w:cs="Times New Roman"/>
          <w:lang w:eastAsia="zh-TW"/>
        </w:rPr>
      </w:pPr>
      <w:r w:rsidRPr="00F24057">
        <w:rPr>
          <w:rFonts w:cs="Times New Roman"/>
          <w:lang w:eastAsia="zh-TW"/>
        </w:rPr>
        <w:br w:type="page"/>
      </w:r>
    </w:p>
    <w:p w14:paraId="0F235DDC" w14:textId="270521DD" w:rsidR="00010009" w:rsidRPr="00F24057" w:rsidRDefault="00010009" w:rsidP="00010009">
      <w:pPr>
        <w:rPr>
          <w:rFonts w:cs="Times New Roman"/>
        </w:rPr>
      </w:pPr>
      <w:r w:rsidRPr="00F24057">
        <w:rPr>
          <w:rFonts w:cs="Times New Roman"/>
          <w:sz w:val="28"/>
          <w:szCs w:val="28"/>
          <w:lang w:eastAsia="zh-TW"/>
        </w:rPr>
        <w:t xml:space="preserve">Zabbix </w:t>
      </w:r>
      <w:proofErr w:type="gramStart"/>
      <w:r w:rsidRPr="00F24057">
        <w:rPr>
          <w:rFonts w:cs="Times New Roman"/>
          <w:sz w:val="28"/>
          <w:szCs w:val="28"/>
          <w:lang w:eastAsia="zh-TW"/>
        </w:rPr>
        <w:t>On-Premise</w:t>
      </w:r>
      <w:proofErr w:type="gramEnd"/>
      <w:r w:rsidR="000D70BE">
        <w:br/>
      </w:r>
      <w:r w:rsidR="007F1352">
        <w:drawing>
          <wp:inline distT="0" distB="0" distL="0" distR="0" wp14:anchorId="0B582A65" wp14:editId="7A9AFDBC">
            <wp:extent cx="5721985" cy="2996565"/>
            <wp:effectExtent l="0" t="0" r="0" b="0"/>
            <wp:docPr id="1943914509"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1985" cy="2996565"/>
                    </a:xfrm>
                    <a:prstGeom prst="rect">
                      <a:avLst/>
                    </a:prstGeom>
                    <a:noFill/>
                    <a:ln>
                      <a:noFill/>
                    </a:ln>
                  </pic:spPr>
                </pic:pic>
              </a:graphicData>
            </a:graphic>
          </wp:inline>
        </w:drawing>
      </w:r>
      <w:r>
        <w:br/>
      </w:r>
      <w:hyperlink r:id="rId29">
        <w:r w:rsidR="007D040D" w:rsidRPr="599D6034">
          <w:rPr>
            <w:rStyle w:val="Hyperlink"/>
            <w:rFonts w:cs="Times New Roman"/>
            <w:lang w:eastAsia="zh-TW"/>
          </w:rPr>
          <w:t>https://www.zabbix.com/</w:t>
        </w:r>
      </w:hyperlink>
    </w:p>
    <w:tbl>
      <w:tblPr>
        <w:tblStyle w:val="TableGridLight"/>
        <w:tblW w:w="0" w:type="auto"/>
        <w:tblLook w:val="04A0" w:firstRow="1" w:lastRow="0" w:firstColumn="1" w:lastColumn="0" w:noHBand="0" w:noVBand="1"/>
      </w:tblPr>
      <w:tblGrid>
        <w:gridCol w:w="4675"/>
        <w:gridCol w:w="4675"/>
      </w:tblGrid>
      <w:tr w:rsidR="00396399" w:rsidRPr="00F24057" w14:paraId="7C417CFD" w14:textId="77777777" w:rsidTr="6825D82A">
        <w:tc>
          <w:tcPr>
            <w:tcW w:w="4675" w:type="dxa"/>
          </w:tcPr>
          <w:p w14:paraId="2864BF88" w14:textId="73367B81" w:rsidR="00BF2EF2" w:rsidRPr="00F24057" w:rsidRDefault="00BF2EF2" w:rsidP="00DD6DBC">
            <w:pPr>
              <w:rPr>
                <w:rFonts w:cs="Times New Roman"/>
                <w:lang w:eastAsia="zh-TW"/>
              </w:rPr>
            </w:pPr>
            <w:bookmarkStart w:id="392" w:name="_Toc1840447366"/>
            <w:r w:rsidRPr="00F24057">
              <w:rPr>
                <w:rFonts w:cs="Times New Roman"/>
                <w:lang w:eastAsia="zh-TW"/>
              </w:rPr>
              <w:t>Type</w:t>
            </w:r>
            <w:bookmarkEnd w:id="392"/>
          </w:p>
        </w:tc>
        <w:tc>
          <w:tcPr>
            <w:tcW w:w="4675" w:type="dxa"/>
          </w:tcPr>
          <w:p w14:paraId="3C149268" w14:textId="1018F824" w:rsidR="00BF2EF2" w:rsidRPr="00F24057" w:rsidRDefault="00E62D75" w:rsidP="00DD6DBC">
            <w:pPr>
              <w:rPr>
                <w:rFonts w:cs="Times New Roman"/>
                <w:lang w:eastAsia="zh-TW"/>
              </w:rPr>
            </w:pPr>
            <w:bookmarkStart w:id="393" w:name="_Toc1552844922"/>
            <w:r w:rsidRPr="00F24057">
              <w:rPr>
                <w:rFonts w:cs="Times New Roman"/>
                <w:lang w:eastAsia="zh-TW"/>
              </w:rPr>
              <w:t>Monitoring Tool</w:t>
            </w:r>
            <w:bookmarkEnd w:id="393"/>
          </w:p>
        </w:tc>
      </w:tr>
      <w:tr w:rsidR="00396399" w:rsidRPr="00F24057" w14:paraId="30F2CCC7" w14:textId="77777777" w:rsidTr="6825D82A">
        <w:tc>
          <w:tcPr>
            <w:tcW w:w="4675" w:type="dxa"/>
          </w:tcPr>
          <w:p w14:paraId="7764F49C" w14:textId="6F0D5491" w:rsidR="00BF2EF2" w:rsidRPr="00F24057" w:rsidRDefault="00BF2EF2" w:rsidP="00DD6DBC">
            <w:pPr>
              <w:rPr>
                <w:rFonts w:cs="Times New Roman"/>
                <w:lang w:eastAsia="zh-TW"/>
              </w:rPr>
            </w:pPr>
            <w:bookmarkStart w:id="394" w:name="_Toc1031362341"/>
            <w:r w:rsidRPr="00F24057">
              <w:rPr>
                <w:rFonts w:cs="Times New Roman"/>
                <w:lang w:eastAsia="zh-TW"/>
              </w:rPr>
              <w:t>Platform</w:t>
            </w:r>
            <w:bookmarkEnd w:id="394"/>
          </w:p>
        </w:tc>
        <w:tc>
          <w:tcPr>
            <w:tcW w:w="4675" w:type="dxa"/>
          </w:tcPr>
          <w:p w14:paraId="77090ADE" w14:textId="77B006C2" w:rsidR="00BF2EF2" w:rsidRPr="00F24057" w:rsidRDefault="005F23A7" w:rsidP="00DD6DBC">
            <w:pPr>
              <w:rPr>
                <w:rFonts w:cs="Times New Roman"/>
                <w:lang w:eastAsia="zh-TW"/>
              </w:rPr>
            </w:pPr>
            <w:bookmarkStart w:id="395" w:name="_Toc378030457"/>
            <w:proofErr w:type="gramStart"/>
            <w:r w:rsidRPr="00F24057">
              <w:rPr>
                <w:rFonts w:cs="Times New Roman"/>
                <w:lang w:eastAsia="zh-TW"/>
              </w:rPr>
              <w:t>On-premise</w:t>
            </w:r>
            <w:proofErr w:type="gramEnd"/>
            <w:r w:rsidRPr="00F24057">
              <w:rPr>
                <w:rFonts w:cs="Times New Roman"/>
                <w:lang w:eastAsia="zh-TW"/>
              </w:rPr>
              <w:t xml:space="preserve"> server installation</w:t>
            </w:r>
            <w:bookmarkEnd w:id="395"/>
          </w:p>
        </w:tc>
      </w:tr>
      <w:tr w:rsidR="00396399" w:rsidRPr="00F24057" w14:paraId="7F7D7155" w14:textId="77777777" w:rsidTr="6825D82A">
        <w:tc>
          <w:tcPr>
            <w:tcW w:w="4675" w:type="dxa"/>
          </w:tcPr>
          <w:p w14:paraId="6DA6B7F2" w14:textId="02BBD44D" w:rsidR="00BF2EF2" w:rsidRPr="00F24057" w:rsidRDefault="00BF2EF2" w:rsidP="00DD6DBC">
            <w:pPr>
              <w:rPr>
                <w:rFonts w:cs="Times New Roman"/>
                <w:lang w:eastAsia="zh-TW"/>
              </w:rPr>
            </w:pPr>
            <w:bookmarkStart w:id="396" w:name="_Toc2141920418"/>
            <w:r w:rsidRPr="00F24057">
              <w:rPr>
                <w:rFonts w:cs="Times New Roman"/>
                <w:lang w:eastAsia="zh-TW"/>
              </w:rPr>
              <w:t>Management</w:t>
            </w:r>
            <w:bookmarkEnd w:id="396"/>
          </w:p>
        </w:tc>
        <w:tc>
          <w:tcPr>
            <w:tcW w:w="4675" w:type="dxa"/>
          </w:tcPr>
          <w:p w14:paraId="2FEBADF6" w14:textId="74C5FBEB" w:rsidR="00BF2EF2" w:rsidRPr="00F24057" w:rsidRDefault="004D5E9E" w:rsidP="00DD6DBC">
            <w:pPr>
              <w:rPr>
                <w:rFonts w:cs="Times New Roman"/>
                <w:lang w:eastAsia="zh-TW"/>
              </w:rPr>
            </w:pPr>
            <w:bookmarkStart w:id="397" w:name="_Toc1951370435"/>
            <w:r w:rsidRPr="00F24057">
              <w:rPr>
                <w:rFonts w:cs="Times New Roman"/>
                <w:lang w:eastAsia="zh-TW"/>
              </w:rPr>
              <w:t>Web-based dashboard, alerting system</w:t>
            </w:r>
            <w:bookmarkEnd w:id="397"/>
          </w:p>
        </w:tc>
      </w:tr>
      <w:tr w:rsidR="00396399" w:rsidRPr="00F24057" w14:paraId="752E20D5" w14:textId="77777777" w:rsidTr="6825D82A">
        <w:tc>
          <w:tcPr>
            <w:tcW w:w="4675" w:type="dxa"/>
          </w:tcPr>
          <w:p w14:paraId="0A71C836" w14:textId="7CBD9172" w:rsidR="00BF2EF2" w:rsidRPr="00F24057" w:rsidRDefault="00BF2EF2" w:rsidP="00DD6DBC">
            <w:pPr>
              <w:rPr>
                <w:rFonts w:cs="Times New Roman"/>
                <w:lang w:eastAsia="zh-TW"/>
              </w:rPr>
            </w:pPr>
            <w:bookmarkStart w:id="398" w:name="_Toc1059057278"/>
            <w:r w:rsidRPr="00F24057">
              <w:rPr>
                <w:rFonts w:cs="Times New Roman"/>
                <w:lang w:eastAsia="zh-TW"/>
              </w:rPr>
              <w:t>Security</w:t>
            </w:r>
            <w:bookmarkEnd w:id="398"/>
          </w:p>
        </w:tc>
        <w:tc>
          <w:tcPr>
            <w:tcW w:w="4675" w:type="dxa"/>
          </w:tcPr>
          <w:p w14:paraId="4A1A7CAF" w14:textId="53844D1C" w:rsidR="00BF2EF2" w:rsidRPr="00F24057" w:rsidRDefault="002840F6" w:rsidP="00DD6DBC">
            <w:pPr>
              <w:rPr>
                <w:rFonts w:cs="Times New Roman"/>
                <w:lang w:eastAsia="zh-TW"/>
              </w:rPr>
            </w:pPr>
            <w:bookmarkStart w:id="399" w:name="_Toc927521837"/>
            <w:r w:rsidRPr="00F24057">
              <w:rPr>
                <w:rFonts w:cs="Times New Roman"/>
                <w:lang w:eastAsia="zh-TW"/>
              </w:rPr>
              <w:t>Role-based access control, encrypted communication</w:t>
            </w:r>
            <w:bookmarkEnd w:id="399"/>
          </w:p>
        </w:tc>
      </w:tr>
      <w:tr w:rsidR="00396399" w:rsidRPr="00F24057" w14:paraId="43A97C65" w14:textId="77777777" w:rsidTr="6825D82A">
        <w:tc>
          <w:tcPr>
            <w:tcW w:w="4675" w:type="dxa"/>
          </w:tcPr>
          <w:p w14:paraId="05AE94BA" w14:textId="654E9657" w:rsidR="00BF2EF2" w:rsidRPr="00F24057" w:rsidRDefault="00BF2EF2" w:rsidP="00DD6DBC">
            <w:pPr>
              <w:rPr>
                <w:rFonts w:cs="Times New Roman"/>
                <w:lang w:eastAsia="zh-TW"/>
              </w:rPr>
            </w:pPr>
            <w:bookmarkStart w:id="400" w:name="_Toc1967874914"/>
            <w:r w:rsidRPr="00F24057">
              <w:rPr>
                <w:rFonts w:cs="Times New Roman"/>
                <w:lang w:val="en-GB" w:eastAsia="zh-TW"/>
              </w:rPr>
              <w:t>Price</w:t>
            </w:r>
            <w:bookmarkEnd w:id="400"/>
          </w:p>
        </w:tc>
        <w:tc>
          <w:tcPr>
            <w:tcW w:w="4675" w:type="dxa"/>
          </w:tcPr>
          <w:p w14:paraId="158C551A" w14:textId="25F7DC59" w:rsidR="00BF2EF2" w:rsidRPr="00F24057" w:rsidRDefault="00142AC4" w:rsidP="00DD6DBC">
            <w:pPr>
              <w:rPr>
                <w:rFonts w:cs="Times New Roman"/>
                <w:lang w:eastAsia="zh-TW"/>
              </w:rPr>
            </w:pPr>
            <w:bookmarkStart w:id="401" w:name="_Toc769632125"/>
            <w:r w:rsidRPr="00F24057">
              <w:rPr>
                <w:rFonts w:cs="Times New Roman"/>
                <w:lang w:eastAsia="zh-TW"/>
              </w:rPr>
              <w:t>0</w:t>
            </w:r>
            <w:bookmarkEnd w:id="401"/>
          </w:p>
        </w:tc>
      </w:tr>
      <w:tr w:rsidR="00396399" w:rsidRPr="00F24057" w14:paraId="0A1753E8" w14:textId="77777777" w:rsidTr="6825D82A">
        <w:tc>
          <w:tcPr>
            <w:tcW w:w="4675" w:type="dxa"/>
          </w:tcPr>
          <w:p w14:paraId="58160023" w14:textId="2C0F60E1" w:rsidR="00BF2EF2" w:rsidRPr="00F24057" w:rsidRDefault="00BF2EF2" w:rsidP="00DD6DBC">
            <w:pPr>
              <w:rPr>
                <w:rFonts w:cs="Times New Roman"/>
                <w:lang w:val="en-GB" w:eastAsia="zh-TW"/>
              </w:rPr>
            </w:pPr>
            <w:bookmarkStart w:id="402" w:name="_Toc1428179425"/>
            <w:r w:rsidRPr="00F24057">
              <w:rPr>
                <w:rFonts w:cs="Times New Roman"/>
                <w:lang w:eastAsia="zh-TW"/>
              </w:rPr>
              <w:t>Quantity</w:t>
            </w:r>
            <w:bookmarkEnd w:id="402"/>
          </w:p>
        </w:tc>
        <w:tc>
          <w:tcPr>
            <w:tcW w:w="4675" w:type="dxa"/>
          </w:tcPr>
          <w:p w14:paraId="5F102990" w14:textId="172155FC" w:rsidR="00BF2EF2" w:rsidRPr="00F24057" w:rsidRDefault="00BF2EF2" w:rsidP="00DD6DBC">
            <w:pPr>
              <w:rPr>
                <w:rFonts w:cs="Times New Roman"/>
                <w:lang w:eastAsia="zh-TW"/>
              </w:rPr>
            </w:pPr>
            <w:bookmarkStart w:id="403" w:name="_Toc1002918620"/>
            <w:r w:rsidRPr="00F24057">
              <w:rPr>
                <w:rFonts w:cs="Times New Roman"/>
                <w:lang w:eastAsia="zh-TW"/>
              </w:rPr>
              <w:t>1</w:t>
            </w:r>
            <w:bookmarkEnd w:id="403"/>
          </w:p>
        </w:tc>
      </w:tr>
    </w:tbl>
    <w:p w14:paraId="1177B75A" w14:textId="77777777" w:rsidR="00503AC0" w:rsidRPr="00F24057" w:rsidRDefault="00503AC0" w:rsidP="00010009">
      <w:pPr>
        <w:rPr>
          <w:rFonts w:cs="Times New Roman"/>
          <w:lang w:eastAsia="zh-TW"/>
        </w:rPr>
      </w:pPr>
    </w:p>
    <w:p w14:paraId="3CEB2E70" w14:textId="23286C70" w:rsidR="00252CF0" w:rsidRPr="00F24057" w:rsidRDefault="002F0BAB">
      <w:pPr>
        <w:rPr>
          <w:rFonts w:cs="Times New Roman"/>
          <w:lang w:eastAsia="zh-TW"/>
        </w:rPr>
      </w:pPr>
      <w:r w:rsidRPr="00F24057">
        <w:rPr>
          <w:rFonts w:cs="Times New Roman"/>
          <w:lang w:eastAsia="zh-TW"/>
        </w:rPr>
        <w:t>Open‑source monitoring tool for servers and networks. Monitors system health and performance, alerting IT staff to issues.</w:t>
      </w:r>
    </w:p>
    <w:p w14:paraId="4F3EED02" w14:textId="77777777" w:rsidR="00662233" w:rsidRPr="00F24057" w:rsidRDefault="00662233">
      <w:pPr>
        <w:rPr>
          <w:rFonts w:cs="Times New Roman"/>
          <w:sz w:val="28"/>
          <w:szCs w:val="28"/>
        </w:rPr>
      </w:pPr>
      <w:r w:rsidRPr="00F24057">
        <w:rPr>
          <w:rFonts w:cs="Times New Roman"/>
        </w:rPr>
        <w:br w:type="page"/>
      </w:r>
    </w:p>
    <w:p w14:paraId="5604FE48" w14:textId="11644886" w:rsidR="2386F73A" w:rsidRPr="00F24057" w:rsidRDefault="652CDB30" w:rsidP="756D68D7">
      <w:pPr>
        <w:pStyle w:val="Heading2"/>
        <w:rPr>
          <w:rFonts w:cs="Times New Roman"/>
          <w:sz w:val="24"/>
          <w:szCs w:val="24"/>
        </w:rPr>
      </w:pPr>
      <w:bookmarkStart w:id="404" w:name="_Toc1546486743"/>
      <w:bookmarkStart w:id="405" w:name="_Toc1024282387"/>
      <w:bookmarkStart w:id="406" w:name="_Toc233377574"/>
      <w:bookmarkStart w:id="407" w:name="_Toc233378214"/>
      <w:r w:rsidRPr="00F24057">
        <w:rPr>
          <w:rFonts w:cs="Times New Roman"/>
        </w:rPr>
        <w:t>5.3 Network Configuration</w:t>
      </w:r>
      <w:bookmarkEnd w:id="404"/>
      <w:bookmarkEnd w:id="405"/>
      <w:bookmarkEnd w:id="406"/>
      <w:bookmarkEnd w:id="407"/>
    </w:p>
    <w:p w14:paraId="448457CA" w14:textId="2428C22B" w:rsidR="009A3BF7" w:rsidRPr="00F24057" w:rsidRDefault="00B70871" w:rsidP="47F12889">
      <w:pPr>
        <w:rPr>
          <w:rFonts w:cs="Times New Roman"/>
          <w:sz w:val="28"/>
          <w:szCs w:val="28"/>
        </w:rPr>
      </w:pPr>
      <w:r w:rsidRPr="00F24057">
        <w:rPr>
          <w:rFonts w:cs="Times New Roman"/>
          <w:sz w:val="28"/>
          <w:szCs w:val="28"/>
        </w:rPr>
        <w:t>Cisco Catalyst 9500 Series Ethernet Switch C9500-48Y4C-A</w:t>
      </w:r>
    </w:p>
    <w:p w14:paraId="3E7B6554" w14:textId="5AE2A943" w:rsidR="7C00EF36" w:rsidRPr="00F24057" w:rsidRDefault="009A3BF7" w:rsidP="47F12889">
      <w:pPr>
        <w:rPr>
          <w:rFonts w:cs="Times New Roman"/>
        </w:rPr>
      </w:pPr>
      <w:r>
        <w:drawing>
          <wp:inline distT="0" distB="0" distL="0" distR="0" wp14:anchorId="5B93BC15" wp14:editId="4AADA0AC">
            <wp:extent cx="6249379" cy="1511929"/>
            <wp:effectExtent l="0" t="0" r="0" b="0"/>
            <wp:docPr id="1676340069"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36522" b="37073"/>
                    <a:stretch>
                      <a:fillRect/>
                    </a:stretch>
                  </pic:blipFill>
                  <pic:spPr bwMode="auto">
                    <a:xfrm>
                      <a:off x="0" y="0"/>
                      <a:ext cx="6256999" cy="1513773"/>
                    </a:xfrm>
                    <a:prstGeom prst="rect">
                      <a:avLst/>
                    </a:prstGeom>
                    <a:noFill/>
                    <a:ln>
                      <a:noFill/>
                    </a:ln>
                    <a:extLst>
                      <a:ext uri="{53640926-AAD7-44D8-BBD7-CCE9431645EC}">
                        <a14:shadowObscured xmlns:a14="http://schemas.microsoft.com/office/drawing/2010/main"/>
                      </a:ext>
                    </a:extLst>
                  </pic:spPr>
                </pic:pic>
              </a:graphicData>
            </a:graphic>
          </wp:inline>
        </w:drawing>
      </w:r>
      <w:r>
        <w:br/>
      </w:r>
      <w:hyperlink r:id="rId31">
        <w:r w:rsidR="001E715A" w:rsidRPr="599D6034">
          <w:rPr>
            <w:rStyle w:val="Hyperlink"/>
            <w:rFonts w:cs="Times New Roman"/>
          </w:rPr>
          <w:t>https://www.cisco.com/c/en/us/products/collateral/switches/catalyst-9500-series-switches/nb-06-cat9500-ser-data-sheet-cte-en.html</w:t>
        </w:r>
      </w:hyperlink>
      <w:r>
        <w:br/>
      </w:r>
      <w:hyperlink r:id="rId32">
        <w:r w:rsidR="00B82088" w:rsidRPr="599D6034">
          <w:rPr>
            <w:rStyle w:val="Hyperlink"/>
            <w:rFonts w:cs="Times New Roman"/>
          </w:rPr>
          <w:t>https://www.price.com.hk/product.php?p=575156&amp;srsltid=AfmBOopkhrenA5SylAoHNZgoSUadnMr1VOOEHxZOBVIZ37leF7v2Jo8q</w:t>
        </w:r>
      </w:hyperlink>
    </w:p>
    <w:tbl>
      <w:tblPr>
        <w:tblStyle w:val="TableGridLight"/>
        <w:tblW w:w="0" w:type="auto"/>
        <w:tblLook w:val="04A0" w:firstRow="1" w:lastRow="0" w:firstColumn="1" w:lastColumn="0" w:noHBand="0" w:noVBand="1"/>
      </w:tblPr>
      <w:tblGrid>
        <w:gridCol w:w="4675"/>
        <w:gridCol w:w="4675"/>
      </w:tblGrid>
      <w:tr w:rsidR="00396399" w:rsidRPr="00F24057" w14:paraId="7C11F496" w14:textId="77777777" w:rsidTr="6825D82A">
        <w:tc>
          <w:tcPr>
            <w:tcW w:w="4675" w:type="dxa"/>
          </w:tcPr>
          <w:p w14:paraId="587219C0" w14:textId="344939CE" w:rsidR="00503AC0" w:rsidRPr="00F24057" w:rsidRDefault="008F136B">
            <w:pPr>
              <w:rPr>
                <w:rFonts w:cs="Times New Roman"/>
                <w:lang w:eastAsia="zh-TW"/>
              </w:rPr>
            </w:pPr>
            <w:bookmarkStart w:id="408" w:name="_Toc1072449321"/>
            <w:r w:rsidRPr="00F24057">
              <w:rPr>
                <w:rFonts w:cs="Times New Roman"/>
                <w:lang w:eastAsia="zh-TW"/>
              </w:rPr>
              <w:t>Capacity</w:t>
            </w:r>
            <w:bookmarkEnd w:id="408"/>
          </w:p>
        </w:tc>
        <w:tc>
          <w:tcPr>
            <w:tcW w:w="4675" w:type="dxa"/>
          </w:tcPr>
          <w:p w14:paraId="2C52B5B7" w14:textId="51AFE96E" w:rsidR="00503AC0" w:rsidRPr="00F24057" w:rsidRDefault="00CB4232">
            <w:pPr>
              <w:rPr>
                <w:rFonts w:cs="Times New Roman"/>
                <w:lang w:eastAsia="zh-TW"/>
              </w:rPr>
            </w:pPr>
            <w:bookmarkStart w:id="409" w:name="_Toc1404686005"/>
            <w:r w:rsidRPr="00F24057">
              <w:rPr>
                <w:rFonts w:cs="Times New Roman"/>
                <w:lang w:eastAsia="zh-TW"/>
              </w:rPr>
              <w:t>48 ports, high throughput</w:t>
            </w:r>
            <w:bookmarkEnd w:id="409"/>
          </w:p>
        </w:tc>
      </w:tr>
      <w:tr w:rsidR="00396399" w:rsidRPr="00F24057" w14:paraId="3F6B9ACF" w14:textId="77777777" w:rsidTr="6825D82A">
        <w:tc>
          <w:tcPr>
            <w:tcW w:w="4675" w:type="dxa"/>
          </w:tcPr>
          <w:p w14:paraId="762BF48B" w14:textId="48504437" w:rsidR="00503AC0" w:rsidRPr="00F24057" w:rsidRDefault="00216073">
            <w:pPr>
              <w:rPr>
                <w:rFonts w:cs="Times New Roman"/>
                <w:lang w:eastAsia="zh-TW"/>
              </w:rPr>
            </w:pPr>
            <w:bookmarkStart w:id="410" w:name="_Toc1166157815"/>
            <w:r w:rsidRPr="00F24057">
              <w:rPr>
                <w:rFonts w:cs="Times New Roman"/>
                <w:lang w:eastAsia="zh-TW"/>
              </w:rPr>
              <w:t>Throughput</w:t>
            </w:r>
            <w:bookmarkEnd w:id="410"/>
          </w:p>
        </w:tc>
        <w:tc>
          <w:tcPr>
            <w:tcW w:w="4675" w:type="dxa"/>
          </w:tcPr>
          <w:p w14:paraId="0F515D0E" w14:textId="362DE9DF" w:rsidR="00503AC0" w:rsidRPr="00F24057" w:rsidRDefault="007E4189">
            <w:pPr>
              <w:rPr>
                <w:rFonts w:cs="Times New Roman"/>
                <w:lang w:eastAsia="zh-TW"/>
              </w:rPr>
            </w:pPr>
            <w:bookmarkStart w:id="411" w:name="_Toc157268305"/>
            <w:r w:rsidRPr="00F24057">
              <w:rPr>
                <w:rFonts w:cs="Times New Roman"/>
                <w:lang w:eastAsia="zh-TW"/>
              </w:rPr>
              <w:t>40/100GbE uplinks</w:t>
            </w:r>
            <w:bookmarkEnd w:id="411"/>
          </w:p>
        </w:tc>
      </w:tr>
      <w:tr w:rsidR="00396399" w:rsidRPr="00F24057" w14:paraId="0CAD959C" w14:textId="77777777" w:rsidTr="6825D82A">
        <w:tc>
          <w:tcPr>
            <w:tcW w:w="4675" w:type="dxa"/>
          </w:tcPr>
          <w:p w14:paraId="1E1EBDEF" w14:textId="348E3EE2" w:rsidR="00503AC0" w:rsidRPr="00F24057" w:rsidRDefault="00740A6F">
            <w:pPr>
              <w:rPr>
                <w:rFonts w:cs="Times New Roman"/>
                <w:lang w:eastAsia="zh-TW"/>
              </w:rPr>
            </w:pPr>
            <w:bookmarkStart w:id="412" w:name="_Toc1865439141"/>
            <w:r w:rsidRPr="00F24057">
              <w:rPr>
                <w:rFonts w:cs="Times New Roman"/>
                <w:lang w:eastAsia="zh-TW"/>
              </w:rPr>
              <w:t>Management</w:t>
            </w:r>
            <w:bookmarkEnd w:id="412"/>
          </w:p>
        </w:tc>
        <w:tc>
          <w:tcPr>
            <w:tcW w:w="4675" w:type="dxa"/>
          </w:tcPr>
          <w:p w14:paraId="1C693F49" w14:textId="09E8CEA9" w:rsidR="00503AC0" w:rsidRPr="00F24057" w:rsidRDefault="005470C6">
            <w:pPr>
              <w:rPr>
                <w:rFonts w:cs="Times New Roman"/>
                <w:lang w:eastAsia="zh-TW"/>
              </w:rPr>
            </w:pPr>
            <w:bookmarkStart w:id="413" w:name="_Toc874521429"/>
            <w:r w:rsidRPr="00F24057">
              <w:rPr>
                <w:rFonts w:cs="Times New Roman"/>
                <w:lang w:eastAsia="zh-TW"/>
              </w:rPr>
              <w:t>Cisco DNA Center, CLI</w:t>
            </w:r>
            <w:bookmarkEnd w:id="413"/>
          </w:p>
        </w:tc>
      </w:tr>
      <w:tr w:rsidR="00396399" w:rsidRPr="00F24057" w14:paraId="62562E1E" w14:textId="77777777" w:rsidTr="6825D82A">
        <w:tc>
          <w:tcPr>
            <w:tcW w:w="4675" w:type="dxa"/>
          </w:tcPr>
          <w:p w14:paraId="7A513D16" w14:textId="17001724" w:rsidR="00503AC0" w:rsidRPr="00F24057" w:rsidRDefault="00D64270">
            <w:pPr>
              <w:rPr>
                <w:rFonts w:cs="Times New Roman"/>
                <w:lang w:eastAsia="zh-TW"/>
              </w:rPr>
            </w:pPr>
            <w:bookmarkStart w:id="414" w:name="_Toc1602342565"/>
            <w:r w:rsidRPr="00F24057">
              <w:rPr>
                <w:rFonts w:cs="Times New Roman"/>
                <w:lang w:eastAsia="zh-TW"/>
              </w:rPr>
              <w:t>Security</w:t>
            </w:r>
            <w:bookmarkEnd w:id="414"/>
          </w:p>
        </w:tc>
        <w:tc>
          <w:tcPr>
            <w:tcW w:w="4675" w:type="dxa"/>
          </w:tcPr>
          <w:p w14:paraId="19A176C5" w14:textId="021E9F9D" w:rsidR="00503AC0" w:rsidRPr="00F24057" w:rsidRDefault="00D42DB3">
            <w:pPr>
              <w:rPr>
                <w:rFonts w:cs="Times New Roman"/>
                <w:lang w:eastAsia="zh-TW"/>
              </w:rPr>
            </w:pPr>
            <w:bookmarkStart w:id="415" w:name="_Toc1621872277"/>
            <w:r w:rsidRPr="00F24057">
              <w:rPr>
                <w:rFonts w:cs="Times New Roman"/>
                <w:lang w:eastAsia="zh-TW"/>
              </w:rPr>
              <w:t xml:space="preserve">Cisco </w:t>
            </w:r>
            <w:proofErr w:type="spellStart"/>
            <w:r w:rsidRPr="00F24057">
              <w:rPr>
                <w:rFonts w:cs="Times New Roman"/>
                <w:lang w:eastAsia="zh-TW"/>
              </w:rPr>
              <w:t>TrustSec</w:t>
            </w:r>
            <w:proofErr w:type="spellEnd"/>
            <w:r w:rsidRPr="00F24057">
              <w:rPr>
                <w:rFonts w:cs="Times New Roman"/>
                <w:lang w:eastAsia="zh-TW"/>
              </w:rPr>
              <w:t>, MACsec encryption</w:t>
            </w:r>
            <w:bookmarkEnd w:id="415"/>
          </w:p>
        </w:tc>
      </w:tr>
      <w:tr w:rsidR="00396399" w:rsidRPr="00F24057" w14:paraId="7DBDC543" w14:textId="77777777" w:rsidTr="6825D82A">
        <w:tc>
          <w:tcPr>
            <w:tcW w:w="4675" w:type="dxa"/>
          </w:tcPr>
          <w:p w14:paraId="1F342AD7" w14:textId="5C72BCF5" w:rsidR="00503AC0" w:rsidRPr="00F24057" w:rsidRDefault="00E579F2">
            <w:pPr>
              <w:rPr>
                <w:rFonts w:cs="Times New Roman"/>
                <w:lang w:eastAsia="zh-TW"/>
              </w:rPr>
            </w:pPr>
            <w:bookmarkStart w:id="416" w:name="_Toc784665564"/>
            <w:r w:rsidRPr="00F24057">
              <w:rPr>
                <w:rFonts w:cs="Times New Roman"/>
                <w:lang w:eastAsia="zh-TW"/>
              </w:rPr>
              <w:t>Price</w:t>
            </w:r>
            <w:bookmarkEnd w:id="416"/>
          </w:p>
        </w:tc>
        <w:tc>
          <w:tcPr>
            <w:tcW w:w="4675" w:type="dxa"/>
          </w:tcPr>
          <w:p w14:paraId="2F5C29D6" w14:textId="08A277BC" w:rsidR="00503AC0" w:rsidRPr="00F24057" w:rsidRDefault="0097743E">
            <w:pPr>
              <w:rPr>
                <w:rFonts w:cs="Times New Roman"/>
                <w:lang w:eastAsia="zh-TW"/>
              </w:rPr>
            </w:pPr>
            <w:bookmarkStart w:id="417" w:name="_Toc65228247"/>
            <w:r w:rsidRPr="00F24057">
              <w:rPr>
                <w:rFonts w:cs="Times New Roman"/>
                <w:lang w:eastAsia="zh-TW"/>
              </w:rPr>
              <w:t>115,000</w:t>
            </w:r>
            <w:bookmarkEnd w:id="417"/>
          </w:p>
        </w:tc>
      </w:tr>
      <w:tr w:rsidR="00396399" w:rsidRPr="00F24057" w14:paraId="140497FD" w14:textId="77777777" w:rsidTr="6825D82A">
        <w:tc>
          <w:tcPr>
            <w:tcW w:w="4675" w:type="dxa"/>
          </w:tcPr>
          <w:p w14:paraId="5E7528E9" w14:textId="6F9FACAF" w:rsidR="00E579F2" w:rsidRPr="00F24057" w:rsidRDefault="00A93562">
            <w:pPr>
              <w:rPr>
                <w:rFonts w:cs="Times New Roman"/>
                <w:lang w:eastAsia="zh-TW"/>
              </w:rPr>
            </w:pPr>
            <w:bookmarkStart w:id="418" w:name="_Toc180730616"/>
            <w:r w:rsidRPr="00F24057">
              <w:rPr>
                <w:rFonts w:cs="Times New Roman"/>
                <w:lang w:eastAsia="zh-TW"/>
              </w:rPr>
              <w:t>Quantity</w:t>
            </w:r>
            <w:bookmarkEnd w:id="418"/>
          </w:p>
        </w:tc>
        <w:tc>
          <w:tcPr>
            <w:tcW w:w="4675" w:type="dxa"/>
          </w:tcPr>
          <w:p w14:paraId="4FAF52B4" w14:textId="7BEFA445" w:rsidR="00E579F2" w:rsidRPr="00F24057" w:rsidRDefault="00AF1D99">
            <w:pPr>
              <w:rPr>
                <w:rFonts w:cs="Times New Roman"/>
                <w:lang w:eastAsia="zh-TW"/>
              </w:rPr>
            </w:pPr>
            <w:bookmarkStart w:id="419" w:name="_Toc559134379"/>
            <w:r w:rsidRPr="00F24057">
              <w:rPr>
                <w:rFonts w:cs="Times New Roman"/>
                <w:lang w:eastAsia="zh-TW"/>
              </w:rPr>
              <w:t>2</w:t>
            </w:r>
            <w:bookmarkEnd w:id="419"/>
          </w:p>
        </w:tc>
      </w:tr>
    </w:tbl>
    <w:p w14:paraId="692C02BE" w14:textId="77777777" w:rsidR="00503AC0" w:rsidRPr="00F24057" w:rsidRDefault="00503AC0" w:rsidP="47F12889">
      <w:pPr>
        <w:rPr>
          <w:rFonts w:cs="Times New Roman"/>
        </w:rPr>
      </w:pPr>
    </w:p>
    <w:p w14:paraId="6F39A943" w14:textId="1FD279B7" w:rsidR="00184204" w:rsidRPr="00F24057" w:rsidRDefault="004942C0" w:rsidP="47F12889">
      <w:pPr>
        <w:rPr>
          <w:rFonts w:cs="Times New Roman"/>
        </w:rPr>
      </w:pPr>
      <w:r w:rsidRPr="00F24057">
        <w:rPr>
          <w:rFonts w:cs="Times New Roman"/>
        </w:rPr>
        <w:t>High‑capacity backbone switch. Serves as the network backbone, connecting servers, storage, and distribution switches</w:t>
      </w:r>
    </w:p>
    <w:p w14:paraId="19CBF67D" w14:textId="77777777" w:rsidR="00FC2CCF" w:rsidRPr="00F24057" w:rsidRDefault="00FC2CCF">
      <w:pPr>
        <w:rPr>
          <w:rFonts w:cs="Times New Roman"/>
          <w:lang w:eastAsia="zh-TW"/>
        </w:rPr>
      </w:pPr>
      <w:r w:rsidRPr="00F24057">
        <w:rPr>
          <w:rFonts w:cs="Times New Roman"/>
          <w:lang w:eastAsia="zh-TW"/>
        </w:rPr>
        <w:br w:type="page"/>
      </w:r>
    </w:p>
    <w:p w14:paraId="79F20ECA" w14:textId="466E0CEA" w:rsidR="00EF4385" w:rsidRPr="00F24057" w:rsidRDefault="00CC14C4" w:rsidP="00CC14C4">
      <w:pPr>
        <w:rPr>
          <w:rFonts w:cs="Times New Roman"/>
          <w:sz w:val="28"/>
          <w:szCs w:val="28"/>
          <w:lang w:eastAsia="zh-TW"/>
        </w:rPr>
      </w:pPr>
      <w:r w:rsidRPr="00F24057">
        <w:rPr>
          <w:rFonts w:cs="Times New Roman"/>
          <w:sz w:val="28"/>
          <w:szCs w:val="28"/>
          <w:lang w:eastAsia="zh-TW"/>
        </w:rPr>
        <w:t>Cisco Catalyst 9300</w:t>
      </w:r>
      <w:r w:rsidR="00DF6B00" w:rsidRPr="00F24057">
        <w:rPr>
          <w:rFonts w:cs="Times New Roman"/>
          <w:sz w:val="28"/>
          <w:szCs w:val="28"/>
          <w:lang w:eastAsia="zh-TW"/>
        </w:rPr>
        <w:t xml:space="preserve"> C9300-48P-E</w:t>
      </w:r>
      <w:r w:rsidR="003D4D53" w:rsidRPr="00F24057">
        <w:rPr>
          <w:rFonts w:cs="Times New Roman"/>
          <w:sz w:val="28"/>
          <w:szCs w:val="28"/>
          <w:lang w:eastAsia="zh-TW"/>
        </w:rPr>
        <w:t xml:space="preserve"> + C9300-NM-8X</w:t>
      </w:r>
      <w:r w:rsidR="003D4D53">
        <w:br/>
      </w:r>
      <w:r w:rsidR="00B46E98">
        <w:drawing>
          <wp:inline distT="0" distB="0" distL="0" distR="0" wp14:anchorId="4DDC0320" wp14:editId="1AC4BC01">
            <wp:extent cx="3816350" cy="755628"/>
            <wp:effectExtent l="0" t="0" r="0" b="6985"/>
            <wp:docPr id="1790535269"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3">
                      <a:extLst>
                        <a:ext uri="{28A0092B-C50C-407E-A947-70E740481C1C}">
                          <a14:useLocalDpi xmlns:a14="http://schemas.microsoft.com/office/drawing/2010/main" val="0"/>
                        </a:ext>
                      </a:extLst>
                    </a:blip>
                    <a:srcRect l="10614" t="42307" r="10170" b="42009"/>
                    <a:stretch>
                      <a:fillRect/>
                    </a:stretch>
                  </pic:blipFill>
                  <pic:spPr bwMode="auto">
                    <a:xfrm>
                      <a:off x="0" y="0"/>
                      <a:ext cx="3856312" cy="763540"/>
                    </a:xfrm>
                    <a:prstGeom prst="rect">
                      <a:avLst/>
                    </a:prstGeom>
                    <a:noFill/>
                    <a:ln>
                      <a:noFill/>
                    </a:ln>
                    <a:extLst>
                      <a:ext uri="{53640926-AAD7-44D8-BBD7-CCE9431645EC}">
                        <a14:shadowObscured xmlns:a14="http://schemas.microsoft.com/office/drawing/2010/main"/>
                      </a:ext>
                    </a:extLst>
                  </pic:spPr>
                </pic:pic>
              </a:graphicData>
            </a:graphic>
          </wp:inline>
        </w:drawing>
      </w:r>
      <w:r w:rsidR="003D4D53">
        <w:drawing>
          <wp:inline distT="0" distB="0" distL="0" distR="0" wp14:anchorId="06F23E3C" wp14:editId="6272B3DD">
            <wp:extent cx="1765300" cy="798157"/>
            <wp:effectExtent l="0" t="0" r="0" b="0"/>
            <wp:docPr id="626844374" name="圖片 19" descr="8 Port 10G Uplink Module for Catalyst 9300-M | C9300-NM-8X-M | Cisco Mera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8 Port 10G Uplink Module for Catalyst 9300-M | C9300-NM-8X-M | Cisco Meraki"/>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93211" cy="810776"/>
                    </a:xfrm>
                    <a:prstGeom prst="rect">
                      <a:avLst/>
                    </a:prstGeom>
                    <a:noFill/>
                    <a:ln>
                      <a:noFill/>
                    </a:ln>
                  </pic:spPr>
                </pic:pic>
              </a:graphicData>
            </a:graphic>
          </wp:inline>
        </w:drawing>
      </w:r>
      <w:r>
        <w:br/>
      </w:r>
      <w:hyperlink r:id="rId35">
        <w:r w:rsidR="00EF4385" w:rsidRPr="599D6034">
          <w:rPr>
            <w:rStyle w:val="Hyperlink"/>
            <w:rFonts w:cs="Times New Roman"/>
            <w:lang w:eastAsia="zh-TW"/>
          </w:rPr>
          <w:t>https://www.cisco.com/c/zh_tw/products/switches/catalyst-9300-series-switches/index.html</w:t>
        </w:r>
      </w:hyperlink>
    </w:p>
    <w:tbl>
      <w:tblPr>
        <w:tblStyle w:val="TableGridLight"/>
        <w:tblW w:w="0" w:type="auto"/>
        <w:tblLook w:val="04A0" w:firstRow="1" w:lastRow="0" w:firstColumn="1" w:lastColumn="0" w:noHBand="0" w:noVBand="1"/>
      </w:tblPr>
      <w:tblGrid>
        <w:gridCol w:w="4675"/>
        <w:gridCol w:w="4675"/>
      </w:tblGrid>
      <w:tr w:rsidR="00396399" w:rsidRPr="00F24057" w14:paraId="43A03CE0" w14:textId="77777777" w:rsidTr="6825D82A">
        <w:tc>
          <w:tcPr>
            <w:tcW w:w="4675" w:type="dxa"/>
          </w:tcPr>
          <w:p w14:paraId="76A3D3D9" w14:textId="054A06F5" w:rsidR="00A93562" w:rsidRPr="00F24057" w:rsidRDefault="00A93562" w:rsidP="00DD6DBC">
            <w:pPr>
              <w:rPr>
                <w:rFonts w:cs="Times New Roman"/>
                <w:lang w:eastAsia="zh-TW"/>
              </w:rPr>
            </w:pPr>
            <w:bookmarkStart w:id="420" w:name="_Toc206121720"/>
            <w:r w:rsidRPr="00F24057">
              <w:rPr>
                <w:rFonts w:cs="Times New Roman"/>
                <w:lang w:eastAsia="zh-TW"/>
              </w:rPr>
              <w:t>Capacity</w:t>
            </w:r>
            <w:bookmarkEnd w:id="420"/>
          </w:p>
        </w:tc>
        <w:tc>
          <w:tcPr>
            <w:tcW w:w="4675" w:type="dxa"/>
          </w:tcPr>
          <w:p w14:paraId="060331F5" w14:textId="4FD6F137" w:rsidR="00A93562" w:rsidRPr="00F24057" w:rsidRDefault="00F35A4D" w:rsidP="00DD6DBC">
            <w:pPr>
              <w:rPr>
                <w:rFonts w:cs="Times New Roman"/>
                <w:lang w:eastAsia="zh-TW"/>
              </w:rPr>
            </w:pPr>
            <w:bookmarkStart w:id="421" w:name="_Toc1280020322"/>
            <w:r w:rsidRPr="00F24057">
              <w:rPr>
                <w:rFonts w:cs="Times New Roman"/>
                <w:lang w:eastAsia="zh-TW"/>
              </w:rPr>
              <w:t>48 ports each, modular uplinks</w:t>
            </w:r>
            <w:bookmarkEnd w:id="421"/>
          </w:p>
        </w:tc>
      </w:tr>
      <w:tr w:rsidR="00396399" w:rsidRPr="00F24057" w14:paraId="6B95BE94" w14:textId="77777777" w:rsidTr="6825D82A">
        <w:tc>
          <w:tcPr>
            <w:tcW w:w="4675" w:type="dxa"/>
          </w:tcPr>
          <w:p w14:paraId="5E93898D" w14:textId="3BD72037" w:rsidR="00A93562" w:rsidRPr="00F24057" w:rsidRDefault="00A93562" w:rsidP="00DD6DBC">
            <w:pPr>
              <w:rPr>
                <w:rFonts w:cs="Times New Roman"/>
                <w:lang w:eastAsia="zh-TW"/>
              </w:rPr>
            </w:pPr>
            <w:bookmarkStart w:id="422" w:name="_Toc746326161"/>
            <w:r w:rsidRPr="00F24057">
              <w:rPr>
                <w:rFonts w:cs="Times New Roman"/>
                <w:lang w:eastAsia="zh-TW"/>
              </w:rPr>
              <w:t>Throughput</w:t>
            </w:r>
            <w:bookmarkEnd w:id="422"/>
          </w:p>
        </w:tc>
        <w:tc>
          <w:tcPr>
            <w:tcW w:w="4675" w:type="dxa"/>
          </w:tcPr>
          <w:p w14:paraId="5D10E107" w14:textId="49B8BAD2" w:rsidR="00A93562" w:rsidRPr="00F24057" w:rsidRDefault="00C444F2" w:rsidP="00DD6DBC">
            <w:pPr>
              <w:rPr>
                <w:rFonts w:cs="Times New Roman"/>
                <w:lang w:eastAsia="zh-TW"/>
              </w:rPr>
            </w:pPr>
            <w:bookmarkStart w:id="423" w:name="_Toc1364918744"/>
            <w:r w:rsidRPr="00F24057">
              <w:rPr>
                <w:rFonts w:cs="Times New Roman"/>
                <w:lang w:eastAsia="zh-TW"/>
              </w:rPr>
              <w:t>Enterprise-grade distribution switching</w:t>
            </w:r>
            <w:bookmarkEnd w:id="423"/>
          </w:p>
        </w:tc>
      </w:tr>
      <w:tr w:rsidR="00396399" w:rsidRPr="00F24057" w14:paraId="46BC95FD" w14:textId="77777777" w:rsidTr="6825D82A">
        <w:tc>
          <w:tcPr>
            <w:tcW w:w="4675" w:type="dxa"/>
          </w:tcPr>
          <w:p w14:paraId="6ABD2953" w14:textId="119F58B1" w:rsidR="00A93562" w:rsidRPr="00F24057" w:rsidRDefault="00A93562" w:rsidP="00DD6DBC">
            <w:pPr>
              <w:rPr>
                <w:rFonts w:cs="Times New Roman"/>
                <w:lang w:eastAsia="zh-TW"/>
              </w:rPr>
            </w:pPr>
            <w:bookmarkStart w:id="424" w:name="_Toc1105338867"/>
            <w:r w:rsidRPr="00F24057">
              <w:rPr>
                <w:rFonts w:cs="Times New Roman"/>
                <w:lang w:eastAsia="zh-TW"/>
              </w:rPr>
              <w:t>Management</w:t>
            </w:r>
            <w:bookmarkEnd w:id="424"/>
          </w:p>
        </w:tc>
        <w:tc>
          <w:tcPr>
            <w:tcW w:w="4675" w:type="dxa"/>
          </w:tcPr>
          <w:p w14:paraId="75E75534" w14:textId="78DFB31A" w:rsidR="00A93562" w:rsidRPr="00F24057" w:rsidRDefault="000E4C96" w:rsidP="00DD6DBC">
            <w:pPr>
              <w:rPr>
                <w:rFonts w:cs="Times New Roman"/>
                <w:lang w:eastAsia="zh-TW"/>
              </w:rPr>
            </w:pPr>
            <w:bookmarkStart w:id="425" w:name="_Toc855646586"/>
            <w:r w:rsidRPr="00F24057">
              <w:rPr>
                <w:rFonts w:cs="Times New Roman"/>
                <w:lang w:eastAsia="zh-TW"/>
              </w:rPr>
              <w:t>10/25GbE uplinks</w:t>
            </w:r>
            <w:bookmarkEnd w:id="425"/>
          </w:p>
        </w:tc>
      </w:tr>
      <w:tr w:rsidR="00396399" w:rsidRPr="00F24057" w14:paraId="4926EC41" w14:textId="77777777" w:rsidTr="6825D82A">
        <w:tc>
          <w:tcPr>
            <w:tcW w:w="4675" w:type="dxa"/>
          </w:tcPr>
          <w:p w14:paraId="4BD2EC8B" w14:textId="006A94EF" w:rsidR="00A93562" w:rsidRPr="00F24057" w:rsidRDefault="00A93562" w:rsidP="00DD6DBC">
            <w:pPr>
              <w:rPr>
                <w:rFonts w:cs="Times New Roman"/>
                <w:lang w:eastAsia="zh-TW"/>
              </w:rPr>
            </w:pPr>
            <w:bookmarkStart w:id="426" w:name="_Toc666368770"/>
            <w:r w:rsidRPr="00F24057">
              <w:rPr>
                <w:rFonts w:cs="Times New Roman"/>
                <w:lang w:eastAsia="zh-TW"/>
              </w:rPr>
              <w:t>Security</w:t>
            </w:r>
            <w:bookmarkEnd w:id="426"/>
          </w:p>
        </w:tc>
        <w:tc>
          <w:tcPr>
            <w:tcW w:w="4675" w:type="dxa"/>
          </w:tcPr>
          <w:p w14:paraId="75C95DF8" w14:textId="1072062B" w:rsidR="00A93562" w:rsidRPr="00F24057" w:rsidRDefault="0097710C" w:rsidP="00DD6DBC">
            <w:pPr>
              <w:rPr>
                <w:rFonts w:cs="Times New Roman"/>
                <w:lang w:eastAsia="zh-TW"/>
              </w:rPr>
            </w:pPr>
            <w:bookmarkStart w:id="427" w:name="_Toc1444259332"/>
            <w:r w:rsidRPr="00F24057">
              <w:rPr>
                <w:rFonts w:cs="Times New Roman"/>
                <w:lang w:eastAsia="zh-TW"/>
              </w:rPr>
              <w:t>Cisco DNA Center, CLI</w:t>
            </w:r>
            <w:bookmarkEnd w:id="427"/>
          </w:p>
        </w:tc>
      </w:tr>
      <w:tr w:rsidR="00396399" w:rsidRPr="00F24057" w14:paraId="01E852EB" w14:textId="77777777" w:rsidTr="6825D82A">
        <w:tc>
          <w:tcPr>
            <w:tcW w:w="4675" w:type="dxa"/>
          </w:tcPr>
          <w:p w14:paraId="75424883" w14:textId="11A55F37" w:rsidR="00A93562" w:rsidRPr="00F24057" w:rsidRDefault="00A93562" w:rsidP="00DD6DBC">
            <w:pPr>
              <w:rPr>
                <w:rFonts w:cs="Times New Roman"/>
                <w:lang w:eastAsia="zh-TW"/>
              </w:rPr>
            </w:pPr>
            <w:bookmarkStart w:id="428" w:name="_Toc1008175631"/>
            <w:r w:rsidRPr="00F24057">
              <w:rPr>
                <w:rFonts w:cs="Times New Roman"/>
                <w:lang w:eastAsia="zh-TW"/>
              </w:rPr>
              <w:t>Price</w:t>
            </w:r>
            <w:bookmarkEnd w:id="428"/>
          </w:p>
        </w:tc>
        <w:tc>
          <w:tcPr>
            <w:tcW w:w="4675" w:type="dxa"/>
          </w:tcPr>
          <w:p w14:paraId="0AE4ADB3" w14:textId="42DBB134" w:rsidR="00A93562" w:rsidRPr="00F24057" w:rsidRDefault="004F2EB9" w:rsidP="00DD6DBC">
            <w:pPr>
              <w:rPr>
                <w:rFonts w:cs="Times New Roman"/>
                <w:lang w:eastAsia="zh-TW"/>
              </w:rPr>
            </w:pPr>
            <w:bookmarkStart w:id="429" w:name="_Toc1012969725"/>
            <w:r w:rsidRPr="00F24057">
              <w:rPr>
                <w:rFonts w:cs="Times New Roman"/>
                <w:lang w:eastAsia="zh-TW"/>
              </w:rPr>
              <w:t>33,000</w:t>
            </w:r>
            <w:r w:rsidR="00C944B4" w:rsidRPr="00F24057">
              <w:rPr>
                <w:rFonts w:cs="Times New Roman"/>
                <w:lang w:eastAsia="zh-TW"/>
              </w:rPr>
              <w:t xml:space="preserve"> + 8,600</w:t>
            </w:r>
            <w:bookmarkEnd w:id="429"/>
          </w:p>
        </w:tc>
      </w:tr>
      <w:tr w:rsidR="00396399" w:rsidRPr="00F24057" w14:paraId="03925610" w14:textId="77777777" w:rsidTr="6825D82A">
        <w:tc>
          <w:tcPr>
            <w:tcW w:w="4675" w:type="dxa"/>
          </w:tcPr>
          <w:p w14:paraId="48C1BF43" w14:textId="3F6EF3EC" w:rsidR="00A93562" w:rsidRPr="00F24057" w:rsidRDefault="00A93562" w:rsidP="00DD6DBC">
            <w:pPr>
              <w:rPr>
                <w:rFonts w:cs="Times New Roman"/>
                <w:lang w:eastAsia="zh-TW"/>
              </w:rPr>
            </w:pPr>
            <w:bookmarkStart w:id="430" w:name="_Toc836618153"/>
            <w:r w:rsidRPr="00F24057">
              <w:rPr>
                <w:rFonts w:cs="Times New Roman"/>
                <w:lang w:eastAsia="zh-TW"/>
              </w:rPr>
              <w:t>Quantity</w:t>
            </w:r>
            <w:bookmarkEnd w:id="430"/>
          </w:p>
        </w:tc>
        <w:tc>
          <w:tcPr>
            <w:tcW w:w="4675" w:type="dxa"/>
          </w:tcPr>
          <w:p w14:paraId="4BD34888" w14:textId="426C3674" w:rsidR="00A93562" w:rsidRPr="00F24057" w:rsidRDefault="0005428B" w:rsidP="00DD6DBC">
            <w:pPr>
              <w:rPr>
                <w:rFonts w:cs="Times New Roman"/>
                <w:lang w:eastAsia="zh-TW"/>
              </w:rPr>
            </w:pPr>
            <w:bookmarkStart w:id="431" w:name="_Toc18910691"/>
            <w:r w:rsidRPr="00F24057">
              <w:rPr>
                <w:rFonts w:cs="Times New Roman"/>
                <w:lang w:eastAsia="zh-TW"/>
              </w:rPr>
              <w:t>3</w:t>
            </w:r>
            <w:bookmarkEnd w:id="431"/>
          </w:p>
        </w:tc>
      </w:tr>
    </w:tbl>
    <w:p w14:paraId="55E39652" w14:textId="77777777" w:rsidR="00503AC0" w:rsidRPr="00F24057" w:rsidRDefault="00503AC0" w:rsidP="00CC14C4">
      <w:pPr>
        <w:rPr>
          <w:rFonts w:cs="Times New Roman"/>
          <w:lang w:eastAsia="zh-TW"/>
        </w:rPr>
      </w:pPr>
    </w:p>
    <w:p w14:paraId="6B67F433" w14:textId="57B1F113" w:rsidR="00FC2CCF" w:rsidRPr="00F24057" w:rsidRDefault="006D70CA" w:rsidP="00AD3694">
      <w:pPr>
        <w:rPr>
          <w:rFonts w:cs="Times New Roman"/>
          <w:lang w:eastAsia="zh-TW"/>
        </w:rPr>
      </w:pPr>
      <w:r w:rsidRPr="00F24057">
        <w:rPr>
          <w:rFonts w:cs="Times New Roman"/>
          <w:lang w:eastAsia="zh-TW"/>
        </w:rPr>
        <w:t xml:space="preserve">Distribution switches for end‑user devices. Provides access connectivity, linking PCs, laptops, </w:t>
      </w:r>
      <w:r w:rsidR="00FC2CCF" w:rsidRPr="00F24057">
        <w:rPr>
          <w:rFonts w:cs="Times New Roman"/>
          <w:lang w:eastAsia="zh-TW"/>
        </w:rPr>
        <w:br w:type="page"/>
      </w:r>
    </w:p>
    <w:p w14:paraId="51D9DABD" w14:textId="2B7D06AB" w:rsidR="00653066" w:rsidRPr="00F24057" w:rsidRDefault="002567A8" w:rsidP="00CC14C4">
      <w:pPr>
        <w:rPr>
          <w:rFonts w:cs="Times New Roman"/>
          <w:sz w:val="28"/>
          <w:szCs w:val="28"/>
          <w:lang w:eastAsia="zh-TW"/>
        </w:rPr>
      </w:pPr>
      <w:proofErr w:type="spellStart"/>
      <w:r w:rsidRPr="00F24057">
        <w:rPr>
          <w:rFonts w:cs="Times New Roman"/>
          <w:sz w:val="28"/>
          <w:szCs w:val="28"/>
          <w:lang w:eastAsia="zh-TW"/>
        </w:rPr>
        <w:t>Netgear</w:t>
      </w:r>
      <w:proofErr w:type="spellEnd"/>
      <w:r w:rsidRPr="00F24057">
        <w:rPr>
          <w:rFonts w:cs="Times New Roman"/>
          <w:sz w:val="28"/>
          <w:szCs w:val="28"/>
          <w:lang w:eastAsia="zh-TW"/>
        </w:rPr>
        <w:t xml:space="preserve"> </w:t>
      </w:r>
      <w:r w:rsidR="00813C86" w:rsidRPr="00F24057">
        <w:rPr>
          <w:rFonts w:cs="Times New Roman"/>
          <w:sz w:val="28"/>
          <w:szCs w:val="28"/>
          <w:lang w:eastAsia="zh-TW"/>
        </w:rPr>
        <w:t>WAX218</w:t>
      </w:r>
      <w:r w:rsidRPr="00F24057">
        <w:rPr>
          <w:rFonts w:cs="Times New Roman"/>
          <w:sz w:val="28"/>
          <w:szCs w:val="28"/>
          <w:lang w:eastAsia="zh-TW"/>
        </w:rPr>
        <w:t xml:space="preserve"> </w:t>
      </w:r>
      <w:r w:rsidR="00FE30DE" w:rsidRPr="42937520">
        <w:rPr>
          <w:rFonts w:cs="Times New Roman"/>
          <w:sz w:val="28"/>
          <w:szCs w:val="28"/>
          <w:lang w:eastAsia="zh-TW"/>
        </w:rPr>
        <w:t>WiFi6</w:t>
      </w:r>
      <w:r w:rsidR="00FE30DE" w:rsidRPr="00F24057">
        <w:rPr>
          <w:rFonts w:cs="Times New Roman"/>
          <w:sz w:val="28"/>
          <w:szCs w:val="28"/>
          <w:lang w:eastAsia="zh-TW"/>
        </w:rPr>
        <w:t xml:space="preserve"> AX3600 </w:t>
      </w:r>
      <w:proofErr w:type="spellStart"/>
      <w:r w:rsidR="00FE30DE" w:rsidRPr="42937520">
        <w:rPr>
          <w:rFonts w:cs="Times New Roman"/>
          <w:sz w:val="28"/>
          <w:szCs w:val="28"/>
          <w:lang w:eastAsia="zh-TW"/>
        </w:rPr>
        <w:t>PoEAccessPoint</w:t>
      </w:r>
      <w:proofErr w:type="spellEnd"/>
    </w:p>
    <w:p w14:paraId="664AB049" w14:textId="25A91D6E" w:rsidR="00653066" w:rsidRPr="00F24057" w:rsidRDefault="005074AD" w:rsidP="00CC14C4">
      <w:pPr>
        <w:rPr>
          <w:rFonts w:cs="Times New Roman"/>
        </w:rPr>
      </w:pPr>
      <w:r>
        <w:drawing>
          <wp:inline distT="0" distB="0" distL="0" distR="0" wp14:anchorId="62E2D814" wp14:editId="12848452">
            <wp:extent cx="5943600" cy="3368324"/>
            <wp:effectExtent l="0" t="0" r="0" b="3810"/>
            <wp:docPr id="861569996"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69996" name="圖片 20"/>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943600" cy="3368324"/>
                    </a:xfrm>
                    <a:prstGeom prst="rect">
                      <a:avLst/>
                    </a:prstGeom>
                    <a:noFill/>
                    <a:ln>
                      <a:noFill/>
                    </a:ln>
                  </pic:spPr>
                </pic:pic>
              </a:graphicData>
            </a:graphic>
          </wp:inline>
        </w:drawing>
      </w:r>
      <w:r w:rsidR="00653066">
        <w:br/>
      </w:r>
    </w:p>
    <w:tbl>
      <w:tblPr>
        <w:tblStyle w:val="TableGridLight"/>
        <w:tblW w:w="0" w:type="auto"/>
        <w:tblLook w:val="04A0" w:firstRow="1" w:lastRow="0" w:firstColumn="1" w:lastColumn="0" w:noHBand="0" w:noVBand="1"/>
      </w:tblPr>
      <w:tblGrid>
        <w:gridCol w:w="4675"/>
        <w:gridCol w:w="4675"/>
      </w:tblGrid>
      <w:tr w:rsidR="00396399" w:rsidRPr="00F24057" w14:paraId="2DBB8896" w14:textId="77777777" w:rsidTr="6825D82A">
        <w:tc>
          <w:tcPr>
            <w:tcW w:w="4675" w:type="dxa"/>
          </w:tcPr>
          <w:p w14:paraId="2097BEC7" w14:textId="60D4DE5F" w:rsidR="002B5E4E" w:rsidRPr="00F24057" w:rsidRDefault="002B5E4E" w:rsidP="00DD6DBC">
            <w:pPr>
              <w:rPr>
                <w:rFonts w:cs="Times New Roman"/>
                <w:lang w:eastAsia="zh-TW"/>
              </w:rPr>
            </w:pPr>
            <w:bookmarkStart w:id="432" w:name="_Toc1291630162"/>
            <w:r w:rsidRPr="00F24057">
              <w:rPr>
                <w:rFonts w:cs="Times New Roman"/>
                <w:lang w:eastAsia="zh-TW"/>
              </w:rPr>
              <w:t>Capacity</w:t>
            </w:r>
            <w:bookmarkEnd w:id="432"/>
          </w:p>
        </w:tc>
        <w:tc>
          <w:tcPr>
            <w:tcW w:w="4675" w:type="dxa"/>
          </w:tcPr>
          <w:p w14:paraId="787EA637" w14:textId="6744EB55" w:rsidR="002B5E4E" w:rsidRPr="00F24057" w:rsidRDefault="00BA4087" w:rsidP="00DD6DBC">
            <w:pPr>
              <w:rPr>
                <w:rFonts w:cs="Times New Roman"/>
                <w:lang w:eastAsia="zh-TW"/>
              </w:rPr>
            </w:pPr>
            <w:bookmarkStart w:id="433" w:name="_Toc1654423827"/>
            <w:r w:rsidRPr="00F24057">
              <w:rPr>
                <w:rFonts w:cs="Times New Roman"/>
                <w:lang w:eastAsia="zh-TW"/>
              </w:rPr>
              <w:t xml:space="preserve">Wi-Fi 6, </w:t>
            </w:r>
            <w:r w:rsidR="00A60E52" w:rsidRPr="00F24057">
              <w:rPr>
                <w:rFonts w:cs="Times New Roman"/>
                <w:lang w:eastAsia="zh-TW"/>
              </w:rPr>
              <w:t>256 per AP</w:t>
            </w:r>
            <w:bookmarkEnd w:id="433"/>
          </w:p>
        </w:tc>
      </w:tr>
      <w:tr w:rsidR="00396399" w:rsidRPr="00F24057" w14:paraId="4F1010AD" w14:textId="77777777" w:rsidTr="6825D82A">
        <w:tc>
          <w:tcPr>
            <w:tcW w:w="4675" w:type="dxa"/>
          </w:tcPr>
          <w:p w14:paraId="0E73BF08" w14:textId="3F09E682" w:rsidR="002B5E4E" w:rsidRPr="00F24057" w:rsidRDefault="00A60E52" w:rsidP="00DD6DBC">
            <w:pPr>
              <w:rPr>
                <w:rFonts w:cs="Times New Roman"/>
                <w:lang w:eastAsia="zh-TW"/>
              </w:rPr>
            </w:pPr>
            <w:bookmarkStart w:id="434" w:name="_Toc858653361"/>
            <w:r w:rsidRPr="00F24057">
              <w:rPr>
                <w:rFonts w:cs="Times New Roman"/>
                <w:lang w:eastAsia="zh-TW"/>
              </w:rPr>
              <w:t>Power</w:t>
            </w:r>
            <w:bookmarkEnd w:id="434"/>
          </w:p>
        </w:tc>
        <w:tc>
          <w:tcPr>
            <w:tcW w:w="4675" w:type="dxa"/>
          </w:tcPr>
          <w:p w14:paraId="097455E6" w14:textId="3117B566" w:rsidR="002B5E4E" w:rsidRPr="00F24057" w:rsidRDefault="00A60E52" w:rsidP="00DD6DBC">
            <w:pPr>
              <w:rPr>
                <w:rFonts w:cs="Times New Roman"/>
                <w:lang w:eastAsia="zh-TW"/>
              </w:rPr>
            </w:pPr>
            <w:bookmarkStart w:id="435" w:name="_Toc217460087"/>
            <w:r w:rsidRPr="00F24057">
              <w:rPr>
                <w:rFonts w:cs="Times New Roman"/>
                <w:lang w:eastAsia="zh-TW"/>
              </w:rPr>
              <w:t>POE</w:t>
            </w:r>
            <w:bookmarkEnd w:id="435"/>
          </w:p>
        </w:tc>
      </w:tr>
      <w:tr w:rsidR="00396399" w:rsidRPr="00F24057" w14:paraId="01F72455" w14:textId="77777777" w:rsidTr="6825D82A">
        <w:tc>
          <w:tcPr>
            <w:tcW w:w="4675" w:type="dxa"/>
          </w:tcPr>
          <w:p w14:paraId="365C9890" w14:textId="78C02D8C" w:rsidR="002B5E4E" w:rsidRPr="00F24057" w:rsidRDefault="002B5E4E" w:rsidP="00DD6DBC">
            <w:pPr>
              <w:rPr>
                <w:rFonts w:cs="Times New Roman"/>
                <w:lang w:eastAsia="zh-TW"/>
              </w:rPr>
            </w:pPr>
            <w:bookmarkStart w:id="436" w:name="_Toc1633030465"/>
            <w:r w:rsidRPr="00F24057">
              <w:rPr>
                <w:rFonts w:cs="Times New Roman"/>
                <w:lang w:eastAsia="zh-TW"/>
              </w:rPr>
              <w:t>Throughput</w:t>
            </w:r>
            <w:bookmarkEnd w:id="436"/>
          </w:p>
        </w:tc>
        <w:tc>
          <w:tcPr>
            <w:tcW w:w="4675" w:type="dxa"/>
          </w:tcPr>
          <w:p w14:paraId="19558C61" w14:textId="0E1E831D" w:rsidR="002B5E4E" w:rsidRPr="00F24057" w:rsidRDefault="009503BA" w:rsidP="00DD6DBC">
            <w:pPr>
              <w:rPr>
                <w:rFonts w:cs="Times New Roman"/>
                <w:lang w:eastAsia="zh-TW"/>
              </w:rPr>
            </w:pPr>
            <w:bookmarkStart w:id="437" w:name="_Toc1137379729"/>
            <w:r w:rsidRPr="00F24057">
              <w:rPr>
                <w:rFonts w:cs="Times New Roman"/>
                <w:lang w:eastAsia="zh-TW"/>
              </w:rPr>
              <w:t>3.6 Gbps</w:t>
            </w:r>
            <w:bookmarkEnd w:id="437"/>
          </w:p>
        </w:tc>
      </w:tr>
      <w:tr w:rsidR="00396399" w:rsidRPr="00F24057" w14:paraId="5D595599" w14:textId="77777777" w:rsidTr="6825D82A">
        <w:tc>
          <w:tcPr>
            <w:tcW w:w="4675" w:type="dxa"/>
          </w:tcPr>
          <w:p w14:paraId="0139821C" w14:textId="6D43A8C6" w:rsidR="002B5E4E" w:rsidRPr="00F24057" w:rsidRDefault="002B5E4E" w:rsidP="00DD6DBC">
            <w:pPr>
              <w:rPr>
                <w:rFonts w:cs="Times New Roman"/>
                <w:lang w:eastAsia="zh-TW"/>
              </w:rPr>
            </w:pPr>
            <w:bookmarkStart w:id="438" w:name="_Toc925213152"/>
            <w:r w:rsidRPr="00F24057">
              <w:rPr>
                <w:rFonts w:cs="Times New Roman"/>
                <w:lang w:eastAsia="zh-TW"/>
              </w:rPr>
              <w:t>Management</w:t>
            </w:r>
            <w:bookmarkEnd w:id="438"/>
          </w:p>
        </w:tc>
        <w:tc>
          <w:tcPr>
            <w:tcW w:w="4675" w:type="dxa"/>
          </w:tcPr>
          <w:p w14:paraId="16412C9E" w14:textId="5EDFC367" w:rsidR="002B5E4E" w:rsidRPr="00F24057" w:rsidRDefault="00BC6E5B" w:rsidP="00DD6DBC">
            <w:pPr>
              <w:rPr>
                <w:rFonts w:cs="Times New Roman"/>
                <w:lang w:eastAsia="zh-TW"/>
              </w:rPr>
            </w:pPr>
            <w:bookmarkStart w:id="439" w:name="_Toc707845819"/>
            <w:r w:rsidRPr="00F24057">
              <w:rPr>
                <w:rFonts w:cs="Times New Roman"/>
                <w:lang w:eastAsia="zh-TW"/>
              </w:rPr>
              <w:t>Local Web GUI</w:t>
            </w:r>
            <w:bookmarkEnd w:id="439"/>
          </w:p>
        </w:tc>
      </w:tr>
      <w:tr w:rsidR="00396399" w:rsidRPr="00F24057" w14:paraId="45A883AA" w14:textId="77777777" w:rsidTr="6825D82A">
        <w:tc>
          <w:tcPr>
            <w:tcW w:w="4675" w:type="dxa"/>
          </w:tcPr>
          <w:p w14:paraId="4735C21A" w14:textId="40BBB54F" w:rsidR="002B5E4E" w:rsidRPr="00F24057" w:rsidRDefault="002B5E4E" w:rsidP="00DD6DBC">
            <w:pPr>
              <w:rPr>
                <w:rFonts w:cs="Times New Roman"/>
                <w:lang w:eastAsia="zh-TW"/>
              </w:rPr>
            </w:pPr>
            <w:bookmarkStart w:id="440" w:name="_Toc1169147073"/>
            <w:r w:rsidRPr="00F24057">
              <w:rPr>
                <w:rFonts w:cs="Times New Roman"/>
                <w:lang w:eastAsia="zh-TW"/>
              </w:rPr>
              <w:t>Security</w:t>
            </w:r>
            <w:bookmarkEnd w:id="440"/>
          </w:p>
        </w:tc>
        <w:tc>
          <w:tcPr>
            <w:tcW w:w="4675" w:type="dxa"/>
          </w:tcPr>
          <w:p w14:paraId="74644498" w14:textId="1481FDD5" w:rsidR="002B5E4E" w:rsidRPr="00F24057" w:rsidRDefault="00895AB1" w:rsidP="00DD6DBC">
            <w:pPr>
              <w:rPr>
                <w:rFonts w:cs="Times New Roman"/>
                <w:lang w:eastAsia="zh-TW"/>
              </w:rPr>
            </w:pPr>
            <w:bookmarkStart w:id="441" w:name="_Toc263590924"/>
            <w:r w:rsidRPr="00F24057">
              <w:rPr>
                <w:rFonts w:cs="Times New Roman"/>
                <w:lang w:eastAsia="zh-TW"/>
              </w:rPr>
              <w:t>WPA3</w:t>
            </w:r>
            <w:bookmarkEnd w:id="441"/>
          </w:p>
        </w:tc>
      </w:tr>
      <w:tr w:rsidR="00396399" w:rsidRPr="00F24057" w14:paraId="75F8E4E7" w14:textId="77777777" w:rsidTr="6825D82A">
        <w:tc>
          <w:tcPr>
            <w:tcW w:w="4675" w:type="dxa"/>
          </w:tcPr>
          <w:p w14:paraId="6CCFE1C1" w14:textId="33002A6B" w:rsidR="002B5E4E" w:rsidRPr="00F24057" w:rsidRDefault="002B5E4E" w:rsidP="00DD6DBC">
            <w:pPr>
              <w:rPr>
                <w:rFonts w:cs="Times New Roman"/>
                <w:lang w:eastAsia="zh-TW"/>
              </w:rPr>
            </w:pPr>
            <w:bookmarkStart w:id="442" w:name="_Toc1364410365"/>
            <w:r w:rsidRPr="00F24057">
              <w:rPr>
                <w:rFonts w:cs="Times New Roman"/>
                <w:lang w:eastAsia="zh-TW"/>
              </w:rPr>
              <w:t>Price</w:t>
            </w:r>
            <w:bookmarkEnd w:id="442"/>
          </w:p>
        </w:tc>
        <w:tc>
          <w:tcPr>
            <w:tcW w:w="4675" w:type="dxa"/>
          </w:tcPr>
          <w:p w14:paraId="7E149083" w14:textId="1C13B89F" w:rsidR="002B5E4E" w:rsidRPr="00F24057" w:rsidRDefault="004053D8" w:rsidP="00DD6DBC">
            <w:pPr>
              <w:rPr>
                <w:rFonts w:cs="Times New Roman"/>
                <w:lang w:eastAsia="zh-TW"/>
              </w:rPr>
            </w:pPr>
            <w:bookmarkStart w:id="443" w:name="_Toc293421770"/>
            <w:r w:rsidRPr="00F24057">
              <w:rPr>
                <w:rFonts w:cs="Times New Roman"/>
                <w:lang w:eastAsia="zh-TW"/>
              </w:rPr>
              <w:t>1,199</w:t>
            </w:r>
            <w:bookmarkEnd w:id="443"/>
          </w:p>
        </w:tc>
      </w:tr>
      <w:tr w:rsidR="00396399" w:rsidRPr="00F24057" w14:paraId="2644F374" w14:textId="77777777" w:rsidTr="6825D82A">
        <w:tc>
          <w:tcPr>
            <w:tcW w:w="4675" w:type="dxa"/>
          </w:tcPr>
          <w:p w14:paraId="687260BC" w14:textId="7E3A75A3" w:rsidR="002B5E4E" w:rsidRPr="00F24057" w:rsidRDefault="002B5E4E" w:rsidP="00DD6DBC">
            <w:pPr>
              <w:rPr>
                <w:rFonts w:cs="Times New Roman"/>
                <w:lang w:eastAsia="zh-TW"/>
              </w:rPr>
            </w:pPr>
            <w:bookmarkStart w:id="444" w:name="_Toc13514696"/>
            <w:r w:rsidRPr="00F24057">
              <w:rPr>
                <w:rFonts w:cs="Times New Roman"/>
                <w:lang w:eastAsia="zh-TW"/>
              </w:rPr>
              <w:t>Quantity</w:t>
            </w:r>
            <w:bookmarkEnd w:id="444"/>
          </w:p>
        </w:tc>
        <w:tc>
          <w:tcPr>
            <w:tcW w:w="4675" w:type="dxa"/>
          </w:tcPr>
          <w:p w14:paraId="06F5FF04" w14:textId="6DDEA4A4" w:rsidR="002B5E4E" w:rsidRPr="00F24057" w:rsidRDefault="007A2964" w:rsidP="00DD6DBC">
            <w:pPr>
              <w:rPr>
                <w:rFonts w:cs="Times New Roman"/>
                <w:lang w:eastAsia="zh-TW"/>
              </w:rPr>
            </w:pPr>
            <w:bookmarkStart w:id="445" w:name="_Toc565190053"/>
            <w:r w:rsidRPr="00F24057">
              <w:rPr>
                <w:rFonts w:cs="Times New Roman"/>
                <w:lang w:eastAsia="zh-TW"/>
              </w:rPr>
              <w:t>256</w:t>
            </w:r>
            <w:bookmarkEnd w:id="445"/>
          </w:p>
        </w:tc>
      </w:tr>
    </w:tbl>
    <w:p w14:paraId="457B6152" w14:textId="77777777" w:rsidR="00503AC0" w:rsidRPr="00F24057" w:rsidRDefault="00503AC0" w:rsidP="00CC14C4">
      <w:pPr>
        <w:rPr>
          <w:rFonts w:cs="Times New Roman"/>
          <w:lang w:eastAsia="zh-TW"/>
        </w:rPr>
      </w:pPr>
    </w:p>
    <w:p w14:paraId="1F9D5909" w14:textId="40A46915" w:rsidR="00FC2CCF" w:rsidRPr="00F24057" w:rsidRDefault="00CC14C4" w:rsidP="00CC14C4">
      <w:pPr>
        <w:rPr>
          <w:rFonts w:cs="Times New Roman"/>
          <w:lang w:eastAsia="zh-TW"/>
        </w:rPr>
      </w:pPr>
      <w:r w:rsidRPr="00F24057">
        <w:rPr>
          <w:rFonts w:cs="Times New Roman"/>
          <w:lang w:eastAsia="zh-TW"/>
        </w:rPr>
        <w:t> </w:t>
      </w:r>
      <w:r w:rsidR="00EE1AE1" w:rsidRPr="00F24057">
        <w:rPr>
          <w:rFonts w:cs="Times New Roman"/>
          <w:lang w:eastAsia="zh-TW"/>
        </w:rPr>
        <w:t>Wireless access points with secure, high‑speed connectivity. Delivers enterprise Wi‑Fi, enabling hot‑desk and mobile work.</w:t>
      </w:r>
    </w:p>
    <w:p w14:paraId="6990AAF4" w14:textId="77777777" w:rsidR="00FC2CCF" w:rsidRPr="00F24057" w:rsidRDefault="00FC2CCF">
      <w:pPr>
        <w:rPr>
          <w:rFonts w:cs="Times New Roman"/>
          <w:lang w:eastAsia="zh-TW"/>
        </w:rPr>
      </w:pPr>
      <w:r w:rsidRPr="00F24057">
        <w:rPr>
          <w:rFonts w:cs="Times New Roman"/>
          <w:lang w:eastAsia="zh-TW"/>
        </w:rPr>
        <w:br w:type="page"/>
      </w:r>
    </w:p>
    <w:p w14:paraId="24C3F962" w14:textId="43255F57" w:rsidR="00CC14C4" w:rsidRPr="00F24057" w:rsidRDefault="008046C4" w:rsidP="00CC14C4">
      <w:pPr>
        <w:rPr>
          <w:rFonts w:cs="Times New Roman"/>
        </w:rPr>
      </w:pPr>
      <w:r w:rsidRPr="00F24057">
        <w:rPr>
          <w:rFonts w:cs="Times New Roman"/>
          <w:sz w:val="28"/>
          <w:szCs w:val="28"/>
          <w:lang w:eastAsia="zh-TW"/>
        </w:rPr>
        <w:t>FortiGate 2600F Series</w:t>
      </w:r>
      <w:r w:rsidR="002D3CE6">
        <w:br/>
      </w:r>
      <w:r w:rsidR="002D3CE6">
        <w:drawing>
          <wp:inline distT="0" distB="0" distL="0" distR="0" wp14:anchorId="0BC77549" wp14:editId="11E4C740">
            <wp:extent cx="3123446" cy="961060"/>
            <wp:effectExtent l="0" t="0" r="1270" b="0"/>
            <wp:docPr id="63663109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31092" name=""/>
                    <pic:cNvPicPr/>
                  </pic:nvPicPr>
                  <pic:blipFill>
                    <a:blip r:embed="rId37"/>
                    <a:stretch>
                      <a:fillRect/>
                    </a:stretch>
                  </pic:blipFill>
                  <pic:spPr>
                    <a:xfrm>
                      <a:off x="0" y="0"/>
                      <a:ext cx="3159464" cy="972143"/>
                    </a:xfrm>
                    <a:prstGeom prst="rect">
                      <a:avLst/>
                    </a:prstGeom>
                  </pic:spPr>
                </pic:pic>
              </a:graphicData>
            </a:graphic>
          </wp:inline>
        </w:drawing>
      </w:r>
      <w:r>
        <w:br/>
      </w:r>
      <w:hyperlink r:id="rId38">
        <w:r w:rsidR="00A43D7A" w:rsidRPr="599D6034">
          <w:rPr>
            <w:rStyle w:val="Hyperlink"/>
            <w:rFonts w:cs="Times New Roman"/>
            <w:lang w:eastAsia="zh-TW"/>
          </w:rPr>
          <w:t>https://www.fortinet.com/tw/products/next-generation-firewall</w:t>
        </w:r>
      </w:hyperlink>
    </w:p>
    <w:tbl>
      <w:tblPr>
        <w:tblStyle w:val="TableGridLight"/>
        <w:tblW w:w="0" w:type="auto"/>
        <w:tblLook w:val="04A0" w:firstRow="1" w:lastRow="0" w:firstColumn="1" w:lastColumn="0" w:noHBand="0" w:noVBand="1"/>
      </w:tblPr>
      <w:tblGrid>
        <w:gridCol w:w="4675"/>
        <w:gridCol w:w="4675"/>
      </w:tblGrid>
      <w:tr w:rsidR="00396399" w:rsidRPr="00F24057" w14:paraId="68A4C349" w14:textId="77777777" w:rsidTr="6825D82A">
        <w:tc>
          <w:tcPr>
            <w:tcW w:w="4675" w:type="dxa"/>
          </w:tcPr>
          <w:p w14:paraId="3BF45DD1" w14:textId="253AEFB1" w:rsidR="002B5E4E" w:rsidRPr="00F24057" w:rsidRDefault="002B5E4E" w:rsidP="00DD6DBC">
            <w:pPr>
              <w:rPr>
                <w:rFonts w:cs="Times New Roman"/>
                <w:lang w:eastAsia="zh-TW"/>
              </w:rPr>
            </w:pPr>
            <w:bookmarkStart w:id="446" w:name="_Toc276759352"/>
            <w:r w:rsidRPr="00F24057">
              <w:rPr>
                <w:rFonts w:cs="Times New Roman"/>
                <w:lang w:eastAsia="zh-TW"/>
              </w:rPr>
              <w:t>Capacity</w:t>
            </w:r>
            <w:bookmarkEnd w:id="446"/>
          </w:p>
        </w:tc>
        <w:tc>
          <w:tcPr>
            <w:tcW w:w="4675" w:type="dxa"/>
          </w:tcPr>
          <w:p w14:paraId="28BFFEF5" w14:textId="61499784" w:rsidR="002B5E4E" w:rsidRPr="00F24057" w:rsidRDefault="008B3456" w:rsidP="00DD6DBC">
            <w:pPr>
              <w:rPr>
                <w:rFonts w:cs="Times New Roman"/>
                <w:lang w:eastAsia="zh-TW"/>
              </w:rPr>
            </w:pPr>
            <w:bookmarkStart w:id="447" w:name="_Toc1134389055"/>
            <w:r w:rsidRPr="00F24057">
              <w:rPr>
                <w:rFonts w:cs="Times New Roman"/>
                <w:lang w:eastAsia="zh-TW"/>
              </w:rPr>
              <w:t>High throughput, VPN support</w:t>
            </w:r>
            <w:bookmarkEnd w:id="447"/>
          </w:p>
        </w:tc>
      </w:tr>
      <w:tr w:rsidR="00396399" w:rsidRPr="00F24057" w14:paraId="007868E7" w14:textId="77777777" w:rsidTr="6825D82A">
        <w:tc>
          <w:tcPr>
            <w:tcW w:w="4675" w:type="dxa"/>
          </w:tcPr>
          <w:p w14:paraId="13E4AFE6" w14:textId="71044156" w:rsidR="002B5E4E" w:rsidRPr="00F24057" w:rsidRDefault="002B5E4E" w:rsidP="00DD6DBC">
            <w:pPr>
              <w:rPr>
                <w:rFonts w:cs="Times New Roman"/>
                <w:lang w:eastAsia="zh-TW"/>
              </w:rPr>
            </w:pPr>
            <w:bookmarkStart w:id="448" w:name="_Toc1313893860"/>
            <w:r w:rsidRPr="00F24057">
              <w:rPr>
                <w:rFonts w:cs="Times New Roman"/>
                <w:lang w:eastAsia="zh-TW"/>
              </w:rPr>
              <w:t>Performance</w:t>
            </w:r>
            <w:bookmarkEnd w:id="448"/>
          </w:p>
        </w:tc>
        <w:tc>
          <w:tcPr>
            <w:tcW w:w="4675" w:type="dxa"/>
          </w:tcPr>
          <w:p w14:paraId="473CBF01" w14:textId="357A82FF" w:rsidR="002B5E4E" w:rsidRPr="00F24057" w:rsidRDefault="00CE3356" w:rsidP="00DD6DBC">
            <w:pPr>
              <w:rPr>
                <w:rFonts w:cs="Times New Roman"/>
                <w:lang w:eastAsia="zh-TW"/>
              </w:rPr>
            </w:pPr>
            <w:bookmarkStart w:id="449" w:name="_Toc224092640"/>
            <w:r w:rsidRPr="00F24057">
              <w:rPr>
                <w:rFonts w:cs="Times New Roman"/>
                <w:lang w:eastAsia="zh-TW"/>
              </w:rPr>
              <w:t>Intrusion prevention, SSL inspection</w:t>
            </w:r>
            <w:bookmarkEnd w:id="449"/>
          </w:p>
        </w:tc>
      </w:tr>
      <w:tr w:rsidR="00396399" w:rsidRPr="00F24057" w14:paraId="148BA688" w14:textId="77777777" w:rsidTr="6825D82A">
        <w:tc>
          <w:tcPr>
            <w:tcW w:w="4675" w:type="dxa"/>
          </w:tcPr>
          <w:p w14:paraId="265D09BC" w14:textId="6A725837" w:rsidR="002B5E4E" w:rsidRPr="00F24057" w:rsidRDefault="002B5E4E" w:rsidP="00DD6DBC">
            <w:pPr>
              <w:rPr>
                <w:rFonts w:cs="Times New Roman"/>
                <w:lang w:eastAsia="zh-TW"/>
              </w:rPr>
            </w:pPr>
            <w:bookmarkStart w:id="450" w:name="_Toc1646460260"/>
            <w:r w:rsidRPr="00F24057">
              <w:rPr>
                <w:rFonts w:cs="Times New Roman"/>
                <w:lang w:eastAsia="zh-TW"/>
              </w:rPr>
              <w:t>Throughput</w:t>
            </w:r>
            <w:bookmarkEnd w:id="450"/>
          </w:p>
        </w:tc>
        <w:tc>
          <w:tcPr>
            <w:tcW w:w="4675" w:type="dxa"/>
          </w:tcPr>
          <w:p w14:paraId="5A4B4464" w14:textId="41F1CE1E" w:rsidR="002B5E4E" w:rsidRPr="00F24057" w:rsidRDefault="00CD7780" w:rsidP="00DD6DBC">
            <w:pPr>
              <w:rPr>
                <w:rFonts w:cs="Times New Roman"/>
                <w:lang w:eastAsia="zh-TW"/>
              </w:rPr>
            </w:pPr>
            <w:bookmarkStart w:id="451" w:name="_Toc1174720497"/>
            <w:r w:rsidRPr="00F24057">
              <w:rPr>
                <w:rFonts w:cs="Times New Roman"/>
                <w:lang w:eastAsia="zh-TW"/>
              </w:rPr>
              <w:t>100Gbps+ firewall throughput</w:t>
            </w:r>
            <w:bookmarkEnd w:id="451"/>
          </w:p>
        </w:tc>
      </w:tr>
      <w:tr w:rsidR="00396399" w:rsidRPr="00F24057" w14:paraId="0F7AE63F" w14:textId="77777777" w:rsidTr="6825D82A">
        <w:tc>
          <w:tcPr>
            <w:tcW w:w="4675" w:type="dxa"/>
          </w:tcPr>
          <w:p w14:paraId="4C80644E" w14:textId="07844F71" w:rsidR="002B5E4E" w:rsidRPr="00F24057" w:rsidRDefault="002B5E4E" w:rsidP="00DD6DBC">
            <w:pPr>
              <w:rPr>
                <w:rFonts w:cs="Times New Roman"/>
                <w:lang w:eastAsia="zh-TW"/>
              </w:rPr>
            </w:pPr>
            <w:bookmarkStart w:id="452" w:name="_Toc758251233"/>
            <w:r w:rsidRPr="00F24057">
              <w:rPr>
                <w:rFonts w:cs="Times New Roman"/>
                <w:lang w:eastAsia="zh-TW"/>
              </w:rPr>
              <w:t>Management</w:t>
            </w:r>
            <w:bookmarkEnd w:id="452"/>
          </w:p>
        </w:tc>
        <w:tc>
          <w:tcPr>
            <w:tcW w:w="4675" w:type="dxa"/>
          </w:tcPr>
          <w:p w14:paraId="7494E750" w14:textId="3E434E1F" w:rsidR="002B5E4E" w:rsidRPr="00F24057" w:rsidRDefault="004058B0" w:rsidP="00DD6DBC">
            <w:pPr>
              <w:rPr>
                <w:rFonts w:cs="Times New Roman"/>
                <w:lang w:eastAsia="zh-TW"/>
              </w:rPr>
            </w:pPr>
            <w:bookmarkStart w:id="453" w:name="_Toc1403753700"/>
            <w:proofErr w:type="spellStart"/>
            <w:r w:rsidRPr="00F24057">
              <w:rPr>
                <w:rFonts w:cs="Times New Roman"/>
                <w:lang w:eastAsia="zh-TW"/>
              </w:rPr>
              <w:t>FortiManager</w:t>
            </w:r>
            <w:proofErr w:type="spellEnd"/>
            <w:r w:rsidRPr="00F24057">
              <w:rPr>
                <w:rFonts w:cs="Times New Roman"/>
                <w:lang w:eastAsia="zh-TW"/>
              </w:rPr>
              <w:t xml:space="preserve">, </w:t>
            </w:r>
            <w:proofErr w:type="spellStart"/>
            <w:r w:rsidRPr="00F24057">
              <w:rPr>
                <w:rFonts w:cs="Times New Roman"/>
                <w:lang w:eastAsia="zh-TW"/>
              </w:rPr>
              <w:t>FortiAnalyzer</w:t>
            </w:r>
            <w:bookmarkEnd w:id="453"/>
            <w:proofErr w:type="spellEnd"/>
          </w:p>
        </w:tc>
      </w:tr>
      <w:tr w:rsidR="00396399" w:rsidRPr="00F24057" w14:paraId="70086F9A" w14:textId="77777777" w:rsidTr="6825D82A">
        <w:tc>
          <w:tcPr>
            <w:tcW w:w="4675" w:type="dxa"/>
          </w:tcPr>
          <w:p w14:paraId="78DFADDD" w14:textId="58292954" w:rsidR="002B5E4E" w:rsidRPr="00F24057" w:rsidRDefault="002B5E4E" w:rsidP="00DD6DBC">
            <w:pPr>
              <w:rPr>
                <w:rFonts w:cs="Times New Roman"/>
                <w:lang w:eastAsia="zh-TW"/>
              </w:rPr>
            </w:pPr>
            <w:bookmarkStart w:id="454" w:name="_Toc1882583446"/>
            <w:r w:rsidRPr="00F24057">
              <w:rPr>
                <w:rFonts w:cs="Times New Roman"/>
                <w:lang w:eastAsia="zh-TW"/>
              </w:rPr>
              <w:t>Security</w:t>
            </w:r>
            <w:bookmarkEnd w:id="454"/>
          </w:p>
        </w:tc>
        <w:tc>
          <w:tcPr>
            <w:tcW w:w="4675" w:type="dxa"/>
          </w:tcPr>
          <w:p w14:paraId="381DF338" w14:textId="4996EB48" w:rsidR="002B5E4E" w:rsidRPr="00F24057" w:rsidRDefault="00D14F48" w:rsidP="00DD6DBC">
            <w:pPr>
              <w:rPr>
                <w:rFonts w:cs="Times New Roman"/>
                <w:lang w:eastAsia="zh-TW"/>
              </w:rPr>
            </w:pPr>
            <w:bookmarkStart w:id="455" w:name="_Toc1795710491"/>
            <w:r w:rsidRPr="00F24057">
              <w:rPr>
                <w:rFonts w:cs="Times New Roman"/>
                <w:lang w:eastAsia="zh-TW"/>
              </w:rPr>
              <w:t>Deep packet inspection, threat intelligence</w:t>
            </w:r>
            <w:bookmarkEnd w:id="455"/>
          </w:p>
        </w:tc>
      </w:tr>
      <w:tr w:rsidR="00396399" w:rsidRPr="00F24057" w14:paraId="724D12DC" w14:textId="77777777" w:rsidTr="6825D82A">
        <w:tc>
          <w:tcPr>
            <w:tcW w:w="4675" w:type="dxa"/>
          </w:tcPr>
          <w:p w14:paraId="0EAE52FF" w14:textId="25D63012" w:rsidR="002B5E4E" w:rsidRPr="00F24057" w:rsidRDefault="002B5E4E" w:rsidP="00DD6DBC">
            <w:pPr>
              <w:rPr>
                <w:rFonts w:cs="Times New Roman"/>
                <w:lang w:eastAsia="zh-TW"/>
              </w:rPr>
            </w:pPr>
            <w:bookmarkStart w:id="456" w:name="_Toc995954813"/>
            <w:r w:rsidRPr="00F24057">
              <w:rPr>
                <w:rFonts w:cs="Times New Roman"/>
                <w:lang w:eastAsia="zh-TW"/>
              </w:rPr>
              <w:t>Price</w:t>
            </w:r>
            <w:bookmarkEnd w:id="456"/>
          </w:p>
        </w:tc>
        <w:tc>
          <w:tcPr>
            <w:tcW w:w="4675" w:type="dxa"/>
          </w:tcPr>
          <w:p w14:paraId="50B2B16A" w14:textId="2914BE94" w:rsidR="002B5E4E" w:rsidRPr="00F24057" w:rsidRDefault="00866EE0" w:rsidP="00DD6DBC">
            <w:pPr>
              <w:rPr>
                <w:rFonts w:cs="Times New Roman"/>
                <w:lang w:eastAsia="zh-TW"/>
              </w:rPr>
            </w:pPr>
            <w:bookmarkStart w:id="457" w:name="_Toc389895987"/>
            <w:r w:rsidRPr="00F24057">
              <w:rPr>
                <w:rFonts w:cs="Times New Roman"/>
                <w:lang w:eastAsia="zh-TW"/>
              </w:rPr>
              <w:t>293090.57</w:t>
            </w:r>
            <w:bookmarkEnd w:id="457"/>
          </w:p>
        </w:tc>
      </w:tr>
      <w:tr w:rsidR="00396399" w:rsidRPr="00F24057" w14:paraId="44359BF6" w14:textId="77777777" w:rsidTr="6825D82A">
        <w:tc>
          <w:tcPr>
            <w:tcW w:w="4675" w:type="dxa"/>
          </w:tcPr>
          <w:p w14:paraId="11D97C95" w14:textId="08E6EDAA" w:rsidR="002B5E4E" w:rsidRPr="00F24057" w:rsidRDefault="002B5E4E" w:rsidP="00DD6DBC">
            <w:pPr>
              <w:rPr>
                <w:rFonts w:cs="Times New Roman"/>
                <w:lang w:eastAsia="zh-TW"/>
              </w:rPr>
            </w:pPr>
            <w:bookmarkStart w:id="458" w:name="_Toc1796074961"/>
            <w:r w:rsidRPr="00F24057">
              <w:rPr>
                <w:rFonts w:cs="Times New Roman"/>
                <w:lang w:eastAsia="zh-TW"/>
              </w:rPr>
              <w:t>Quantity</w:t>
            </w:r>
            <w:bookmarkEnd w:id="458"/>
          </w:p>
        </w:tc>
        <w:tc>
          <w:tcPr>
            <w:tcW w:w="4675" w:type="dxa"/>
          </w:tcPr>
          <w:p w14:paraId="5F8D20F1" w14:textId="4330E2FC" w:rsidR="002B5E4E" w:rsidRPr="00F24057" w:rsidRDefault="00D228D9" w:rsidP="00DD6DBC">
            <w:pPr>
              <w:rPr>
                <w:rFonts w:cs="Times New Roman"/>
                <w:lang w:eastAsia="zh-TW"/>
              </w:rPr>
            </w:pPr>
            <w:bookmarkStart w:id="459" w:name="_Toc2141441819"/>
            <w:r w:rsidRPr="00F24057">
              <w:rPr>
                <w:rFonts w:cs="Times New Roman"/>
                <w:lang w:eastAsia="zh-TW"/>
              </w:rPr>
              <w:t>2</w:t>
            </w:r>
            <w:bookmarkEnd w:id="459"/>
          </w:p>
        </w:tc>
      </w:tr>
    </w:tbl>
    <w:p w14:paraId="11F4E089" w14:textId="77777777" w:rsidR="00503AC0" w:rsidRPr="00F24057" w:rsidRDefault="00503AC0" w:rsidP="00CC14C4">
      <w:pPr>
        <w:rPr>
          <w:rFonts w:cs="Times New Roman"/>
          <w:lang w:eastAsia="zh-TW"/>
        </w:rPr>
      </w:pPr>
    </w:p>
    <w:p w14:paraId="0C5D27E2" w14:textId="0C898904" w:rsidR="00CF3645" w:rsidRPr="00F24057" w:rsidRDefault="00CF3645" w:rsidP="00CC14C4">
      <w:pPr>
        <w:rPr>
          <w:rFonts w:cs="Times New Roman"/>
          <w:lang w:eastAsia="zh-TW"/>
        </w:rPr>
      </w:pPr>
      <w:r w:rsidRPr="00F24057">
        <w:rPr>
          <w:rFonts w:cs="Times New Roman"/>
          <w:lang w:eastAsia="zh-TW"/>
        </w:rPr>
        <w:t>Next‑generation firewall securing the network perimeter. Acts as the security gatekeeper, filtering traffic and preventing intrusions</w:t>
      </w:r>
      <w:r w:rsidR="006737CF">
        <w:br/>
      </w:r>
    </w:p>
    <w:p w14:paraId="50871217" w14:textId="329EAE17" w:rsidR="0F08C8DF" w:rsidRPr="00F24057" w:rsidRDefault="00695C2B" w:rsidP="0F08C8DF">
      <w:pPr>
        <w:rPr>
          <w:rFonts w:cs="Times New Roman"/>
        </w:rPr>
      </w:pPr>
      <w:r w:rsidRPr="00F24057">
        <w:rPr>
          <w:rFonts w:cs="Times New Roman"/>
          <w:sz w:val="28"/>
          <w:szCs w:val="28"/>
          <w:lang w:eastAsia="zh-TW"/>
        </w:rPr>
        <w:t>Cisco Secure Client (including AnyConnect)</w:t>
      </w:r>
      <w:r w:rsidR="00CA288D">
        <w:br/>
      </w:r>
      <w:r w:rsidR="003D10F1">
        <w:drawing>
          <wp:inline distT="0" distB="0" distL="0" distR="0" wp14:anchorId="048A5736" wp14:editId="257ED32E">
            <wp:extent cx="1457608" cy="1457608"/>
            <wp:effectExtent l="0" t="0" r="0" b="0"/>
            <wp:docPr id="266797944"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471173" cy="1471173"/>
                    </a:xfrm>
                    <a:prstGeom prst="rect">
                      <a:avLst/>
                    </a:prstGeom>
                    <a:noFill/>
                  </pic:spPr>
                </pic:pic>
              </a:graphicData>
            </a:graphic>
          </wp:inline>
        </w:drawing>
      </w:r>
      <w:r>
        <w:br/>
      </w:r>
      <w:hyperlink r:id="rId40">
        <w:r w:rsidR="00FC1204" w:rsidRPr="599D6034">
          <w:rPr>
            <w:rStyle w:val="Hyperlink"/>
            <w:rFonts w:cs="Times New Roman"/>
            <w:lang w:eastAsia="zh-TW"/>
          </w:rPr>
          <w:t>https://www.cisco.com/c/en_sg/products/security/anyconnect-secure-mobility-client/index.html</w:t>
        </w:r>
      </w:hyperlink>
    </w:p>
    <w:tbl>
      <w:tblPr>
        <w:tblStyle w:val="TableGridLight"/>
        <w:tblW w:w="0" w:type="auto"/>
        <w:tblLook w:val="04A0" w:firstRow="1" w:lastRow="0" w:firstColumn="1" w:lastColumn="0" w:noHBand="0" w:noVBand="1"/>
      </w:tblPr>
      <w:tblGrid>
        <w:gridCol w:w="4675"/>
        <w:gridCol w:w="4675"/>
      </w:tblGrid>
      <w:tr w:rsidR="00396399" w:rsidRPr="00F24057" w14:paraId="0B67B9CF" w14:textId="77777777" w:rsidTr="6825D82A">
        <w:tc>
          <w:tcPr>
            <w:tcW w:w="4675" w:type="dxa"/>
          </w:tcPr>
          <w:p w14:paraId="11D26F19" w14:textId="5DB92D2C" w:rsidR="00E5364B" w:rsidRPr="00F24057" w:rsidRDefault="00E5364B" w:rsidP="00DD6DBC">
            <w:pPr>
              <w:rPr>
                <w:rFonts w:cs="Times New Roman"/>
                <w:lang w:eastAsia="zh-TW"/>
              </w:rPr>
            </w:pPr>
            <w:bookmarkStart w:id="460" w:name="_Toc1314082853"/>
            <w:r w:rsidRPr="00F24057">
              <w:rPr>
                <w:rFonts w:cs="Times New Roman"/>
                <w:lang w:eastAsia="zh-TW"/>
              </w:rPr>
              <w:t>Capacity</w:t>
            </w:r>
            <w:bookmarkEnd w:id="460"/>
          </w:p>
        </w:tc>
        <w:tc>
          <w:tcPr>
            <w:tcW w:w="4675" w:type="dxa"/>
          </w:tcPr>
          <w:p w14:paraId="50FCC03D" w14:textId="0C2B6A73" w:rsidR="00E5364B" w:rsidRPr="00F24057" w:rsidRDefault="003A2DDB" w:rsidP="00DD6DBC">
            <w:pPr>
              <w:rPr>
                <w:rFonts w:cs="Times New Roman"/>
                <w:lang w:eastAsia="zh-TW"/>
              </w:rPr>
            </w:pPr>
            <w:bookmarkStart w:id="461" w:name="_Toc327593036"/>
            <w:r w:rsidRPr="00F24057">
              <w:rPr>
                <w:rFonts w:cs="Times New Roman"/>
                <w:lang w:eastAsia="zh-TW"/>
              </w:rPr>
              <w:t>Scalable VPN sessions</w:t>
            </w:r>
            <w:bookmarkEnd w:id="461"/>
          </w:p>
        </w:tc>
      </w:tr>
      <w:tr w:rsidR="00396399" w:rsidRPr="00F24057" w14:paraId="7CF2663E" w14:textId="77777777" w:rsidTr="6825D82A">
        <w:tc>
          <w:tcPr>
            <w:tcW w:w="4675" w:type="dxa"/>
          </w:tcPr>
          <w:p w14:paraId="254FDEEB" w14:textId="063B1BF2" w:rsidR="00E5364B" w:rsidRPr="00F24057" w:rsidRDefault="00E5364B" w:rsidP="00DD6DBC">
            <w:pPr>
              <w:rPr>
                <w:rFonts w:cs="Times New Roman"/>
                <w:lang w:eastAsia="zh-TW"/>
              </w:rPr>
            </w:pPr>
            <w:bookmarkStart w:id="462" w:name="_Toc1805565886"/>
            <w:r w:rsidRPr="00F24057">
              <w:rPr>
                <w:rFonts w:cs="Times New Roman"/>
                <w:lang w:eastAsia="zh-TW"/>
              </w:rPr>
              <w:t>Performance</w:t>
            </w:r>
            <w:bookmarkEnd w:id="462"/>
          </w:p>
        </w:tc>
        <w:tc>
          <w:tcPr>
            <w:tcW w:w="4675" w:type="dxa"/>
          </w:tcPr>
          <w:p w14:paraId="04279100" w14:textId="2D68060B" w:rsidR="00E5364B" w:rsidRPr="00F24057" w:rsidRDefault="009708E4" w:rsidP="00DD6DBC">
            <w:pPr>
              <w:rPr>
                <w:rFonts w:cs="Times New Roman"/>
                <w:lang w:eastAsia="zh-TW"/>
              </w:rPr>
            </w:pPr>
            <w:bookmarkStart w:id="463" w:name="_Toc963014764"/>
            <w:r w:rsidRPr="00F24057">
              <w:rPr>
                <w:rFonts w:cs="Times New Roman"/>
                <w:lang w:eastAsia="zh-TW"/>
              </w:rPr>
              <w:t>Secure remote connectivity</w:t>
            </w:r>
            <w:bookmarkEnd w:id="463"/>
          </w:p>
        </w:tc>
      </w:tr>
      <w:tr w:rsidR="00396399" w:rsidRPr="00F24057" w14:paraId="5CCD6D8A" w14:textId="77777777" w:rsidTr="6825D82A">
        <w:tc>
          <w:tcPr>
            <w:tcW w:w="4675" w:type="dxa"/>
          </w:tcPr>
          <w:p w14:paraId="7A495008" w14:textId="49D1EC47" w:rsidR="00E5364B" w:rsidRPr="00F24057" w:rsidRDefault="00E5364B" w:rsidP="00DD6DBC">
            <w:pPr>
              <w:rPr>
                <w:rFonts w:cs="Times New Roman"/>
                <w:lang w:eastAsia="zh-TW"/>
              </w:rPr>
            </w:pPr>
            <w:bookmarkStart w:id="464" w:name="_Toc121424656"/>
            <w:r w:rsidRPr="00F24057">
              <w:rPr>
                <w:rFonts w:cs="Times New Roman"/>
                <w:lang w:eastAsia="zh-TW"/>
              </w:rPr>
              <w:t>Throughput</w:t>
            </w:r>
            <w:bookmarkEnd w:id="464"/>
          </w:p>
        </w:tc>
        <w:tc>
          <w:tcPr>
            <w:tcW w:w="4675" w:type="dxa"/>
          </w:tcPr>
          <w:p w14:paraId="69903851" w14:textId="3EE33B0E" w:rsidR="00E5364B" w:rsidRPr="00F24057" w:rsidRDefault="0070618A" w:rsidP="00DD6DBC">
            <w:pPr>
              <w:rPr>
                <w:rFonts w:cs="Times New Roman"/>
                <w:lang w:eastAsia="zh-TW"/>
              </w:rPr>
            </w:pPr>
            <w:bookmarkStart w:id="465" w:name="_Toc1130773023"/>
            <w:r w:rsidRPr="00F24057">
              <w:rPr>
                <w:rFonts w:cs="Times New Roman"/>
                <w:lang w:eastAsia="zh-TW"/>
              </w:rPr>
              <w:t>Depends on VPN concentrator capacity</w:t>
            </w:r>
            <w:bookmarkEnd w:id="465"/>
          </w:p>
        </w:tc>
      </w:tr>
      <w:tr w:rsidR="00396399" w:rsidRPr="00F24057" w14:paraId="346E87A0" w14:textId="77777777" w:rsidTr="6825D82A">
        <w:tc>
          <w:tcPr>
            <w:tcW w:w="4675" w:type="dxa"/>
          </w:tcPr>
          <w:p w14:paraId="4FF03979" w14:textId="25A954F7" w:rsidR="00E5364B" w:rsidRPr="00F24057" w:rsidRDefault="00E5364B" w:rsidP="00DD6DBC">
            <w:pPr>
              <w:rPr>
                <w:rFonts w:cs="Times New Roman"/>
                <w:lang w:eastAsia="zh-TW"/>
              </w:rPr>
            </w:pPr>
            <w:bookmarkStart w:id="466" w:name="_Toc1329036941"/>
            <w:r w:rsidRPr="00F24057">
              <w:rPr>
                <w:rFonts w:cs="Times New Roman"/>
                <w:lang w:eastAsia="zh-TW"/>
              </w:rPr>
              <w:t>Management</w:t>
            </w:r>
            <w:bookmarkEnd w:id="466"/>
          </w:p>
        </w:tc>
        <w:tc>
          <w:tcPr>
            <w:tcW w:w="4675" w:type="dxa"/>
          </w:tcPr>
          <w:p w14:paraId="4DD9B7D7" w14:textId="7D069815" w:rsidR="00E5364B" w:rsidRPr="00F24057" w:rsidRDefault="00321A8F" w:rsidP="00DD6DBC">
            <w:pPr>
              <w:rPr>
                <w:rFonts w:cs="Times New Roman"/>
                <w:lang w:eastAsia="zh-TW"/>
              </w:rPr>
            </w:pPr>
            <w:bookmarkStart w:id="467" w:name="_Toc1133408004"/>
            <w:r w:rsidRPr="00F24057">
              <w:rPr>
                <w:rFonts w:cs="Times New Roman"/>
                <w:lang w:eastAsia="zh-TW"/>
              </w:rPr>
              <w:t xml:space="preserve">Cisco </w:t>
            </w:r>
            <w:proofErr w:type="spellStart"/>
            <w:r w:rsidRPr="00F24057">
              <w:rPr>
                <w:rFonts w:cs="Times New Roman"/>
                <w:lang w:eastAsia="zh-TW"/>
              </w:rPr>
              <w:t>SecureX</w:t>
            </w:r>
            <w:proofErr w:type="spellEnd"/>
            <w:r w:rsidRPr="00F24057">
              <w:rPr>
                <w:rFonts w:cs="Times New Roman"/>
                <w:lang w:eastAsia="zh-TW"/>
              </w:rPr>
              <w:t xml:space="preserve"> integration</w:t>
            </w:r>
            <w:bookmarkEnd w:id="467"/>
          </w:p>
        </w:tc>
      </w:tr>
      <w:tr w:rsidR="00396399" w:rsidRPr="00F24057" w14:paraId="53BECDEE" w14:textId="77777777" w:rsidTr="6825D82A">
        <w:tc>
          <w:tcPr>
            <w:tcW w:w="4675" w:type="dxa"/>
          </w:tcPr>
          <w:p w14:paraId="0F55DAC5" w14:textId="302D957E" w:rsidR="00E5364B" w:rsidRPr="00F24057" w:rsidRDefault="00E5364B" w:rsidP="00DD6DBC">
            <w:pPr>
              <w:rPr>
                <w:rFonts w:cs="Times New Roman"/>
                <w:lang w:eastAsia="zh-TW"/>
              </w:rPr>
            </w:pPr>
            <w:bookmarkStart w:id="468" w:name="_Toc1426317065"/>
            <w:r w:rsidRPr="00F24057">
              <w:rPr>
                <w:rFonts w:cs="Times New Roman"/>
                <w:lang w:eastAsia="zh-TW"/>
              </w:rPr>
              <w:t>Security</w:t>
            </w:r>
            <w:bookmarkEnd w:id="468"/>
          </w:p>
        </w:tc>
        <w:tc>
          <w:tcPr>
            <w:tcW w:w="4675" w:type="dxa"/>
          </w:tcPr>
          <w:p w14:paraId="6BB682A4" w14:textId="0FFDA06A" w:rsidR="00E5364B" w:rsidRPr="00F24057" w:rsidRDefault="00BC2801" w:rsidP="00DD6DBC">
            <w:pPr>
              <w:rPr>
                <w:rFonts w:cs="Times New Roman"/>
                <w:lang w:eastAsia="zh-TW"/>
              </w:rPr>
            </w:pPr>
            <w:bookmarkStart w:id="469" w:name="_Toc161222873"/>
            <w:r w:rsidRPr="00F24057">
              <w:rPr>
                <w:rFonts w:cs="Times New Roman"/>
                <w:lang w:eastAsia="zh-TW"/>
              </w:rPr>
              <w:t>Cisco AnyConnect VPN Security</w:t>
            </w:r>
            <w:bookmarkEnd w:id="469"/>
          </w:p>
        </w:tc>
      </w:tr>
      <w:tr w:rsidR="00396399" w:rsidRPr="00F24057" w14:paraId="7A628ACD" w14:textId="77777777" w:rsidTr="6825D82A">
        <w:tc>
          <w:tcPr>
            <w:tcW w:w="4675" w:type="dxa"/>
          </w:tcPr>
          <w:p w14:paraId="59EF0325" w14:textId="479C6729" w:rsidR="00E5364B" w:rsidRPr="00F24057" w:rsidRDefault="00E5364B" w:rsidP="00DD6DBC">
            <w:pPr>
              <w:rPr>
                <w:rFonts w:cs="Times New Roman"/>
                <w:lang w:eastAsia="zh-TW"/>
              </w:rPr>
            </w:pPr>
            <w:bookmarkStart w:id="470" w:name="_Toc1887788109"/>
            <w:r w:rsidRPr="00F24057">
              <w:rPr>
                <w:rFonts w:cs="Times New Roman"/>
                <w:lang w:eastAsia="zh-TW"/>
              </w:rPr>
              <w:t>Price</w:t>
            </w:r>
            <w:bookmarkEnd w:id="470"/>
          </w:p>
        </w:tc>
        <w:tc>
          <w:tcPr>
            <w:tcW w:w="4675" w:type="dxa"/>
          </w:tcPr>
          <w:p w14:paraId="41587A8F" w14:textId="4DAADBD1" w:rsidR="00E5364B" w:rsidRPr="00F24057" w:rsidRDefault="00895A07" w:rsidP="00DD6DBC">
            <w:pPr>
              <w:rPr>
                <w:rFonts w:cs="Times New Roman"/>
                <w:lang w:eastAsia="zh-TW"/>
              </w:rPr>
            </w:pPr>
            <w:bookmarkStart w:id="471" w:name="_Toc2032564635"/>
            <w:r w:rsidRPr="00F24057">
              <w:rPr>
                <w:rFonts w:cs="Times New Roman"/>
                <w:lang w:eastAsia="zh-TW"/>
              </w:rPr>
              <w:t>24.21</w:t>
            </w:r>
            <w:bookmarkEnd w:id="471"/>
          </w:p>
        </w:tc>
      </w:tr>
      <w:tr w:rsidR="00396399" w:rsidRPr="00F24057" w14:paraId="682523BB" w14:textId="77777777" w:rsidTr="6825D82A">
        <w:tc>
          <w:tcPr>
            <w:tcW w:w="4675" w:type="dxa"/>
          </w:tcPr>
          <w:p w14:paraId="3173C5EC" w14:textId="6C11FF95" w:rsidR="00E5364B" w:rsidRPr="00F24057" w:rsidRDefault="00E5364B" w:rsidP="00DD6DBC">
            <w:pPr>
              <w:rPr>
                <w:rFonts w:cs="Times New Roman"/>
                <w:lang w:eastAsia="zh-TW"/>
              </w:rPr>
            </w:pPr>
            <w:bookmarkStart w:id="472" w:name="_Toc408723468"/>
            <w:r w:rsidRPr="00F24057">
              <w:rPr>
                <w:rFonts w:cs="Times New Roman"/>
                <w:lang w:eastAsia="zh-TW"/>
              </w:rPr>
              <w:t>Quantity</w:t>
            </w:r>
            <w:bookmarkEnd w:id="472"/>
          </w:p>
        </w:tc>
        <w:tc>
          <w:tcPr>
            <w:tcW w:w="4675" w:type="dxa"/>
          </w:tcPr>
          <w:p w14:paraId="417CB47E" w14:textId="57C7602A" w:rsidR="00E5364B" w:rsidRPr="00F24057" w:rsidRDefault="00282CF2" w:rsidP="00DD6DBC">
            <w:pPr>
              <w:rPr>
                <w:rFonts w:cs="Times New Roman"/>
                <w:lang w:eastAsia="zh-TW"/>
              </w:rPr>
            </w:pPr>
            <w:bookmarkStart w:id="473" w:name="_Toc210857102"/>
            <w:r w:rsidRPr="00F24057">
              <w:rPr>
                <w:rFonts w:cs="Times New Roman"/>
                <w:lang w:eastAsia="zh-TW"/>
              </w:rPr>
              <w:t>200</w:t>
            </w:r>
            <w:bookmarkEnd w:id="473"/>
          </w:p>
        </w:tc>
      </w:tr>
    </w:tbl>
    <w:p w14:paraId="5366E72A" w14:textId="77777777" w:rsidR="00A9240A" w:rsidRPr="00F24057" w:rsidRDefault="00A9240A" w:rsidP="0F08C8DF">
      <w:pPr>
        <w:rPr>
          <w:rFonts w:cs="Times New Roman"/>
          <w:lang w:eastAsia="zh-TW"/>
        </w:rPr>
      </w:pPr>
    </w:p>
    <w:p w14:paraId="74B4D094" w14:textId="5CB8B0DB" w:rsidR="004F01E5" w:rsidRPr="00F24057" w:rsidRDefault="00E3786F" w:rsidP="0F08C8DF">
      <w:pPr>
        <w:rPr>
          <w:rFonts w:cs="Times New Roman"/>
          <w:lang w:eastAsia="zh-TW"/>
        </w:rPr>
      </w:pPr>
      <w:r w:rsidRPr="00F24057">
        <w:rPr>
          <w:rFonts w:cs="Times New Roman"/>
          <w:noProof/>
          <w:sz w:val="32"/>
          <w:szCs w:val="32"/>
          <w:lang w:eastAsia="zh-TW"/>
        </w:rPr>
        <mc:AlternateContent>
          <mc:Choice Requires="wps">
            <w:drawing>
              <wp:anchor distT="0" distB="0" distL="114300" distR="114300" simplePos="0" relativeHeight="251658240" behindDoc="0" locked="0" layoutInCell="1" allowOverlap="1" wp14:anchorId="21CF38CA" wp14:editId="3C9F4058">
                <wp:simplePos x="0" y="0"/>
                <wp:positionH relativeFrom="column">
                  <wp:posOffset>-2019935</wp:posOffset>
                </wp:positionH>
                <wp:positionV relativeFrom="paragraph">
                  <wp:posOffset>1019175</wp:posOffset>
                </wp:positionV>
                <wp:extent cx="4994910" cy="4497705"/>
                <wp:effectExtent l="0" t="0" r="16193" b="16192"/>
                <wp:wrapNone/>
                <wp:docPr id="878313716" name="弧形 2"/>
                <wp:cNvGraphicFramePr/>
                <a:graphic xmlns:a="http://schemas.openxmlformats.org/drawingml/2006/main">
                  <a:graphicData uri="http://schemas.microsoft.com/office/word/2010/wordprocessingShape">
                    <wps:wsp>
                      <wps:cNvSpPr/>
                      <wps:spPr>
                        <a:xfrm rot="5753319">
                          <a:off x="0" y="0"/>
                          <a:ext cx="4994910" cy="4497705"/>
                        </a:xfrm>
                        <a:prstGeom prst="arc">
                          <a:avLst>
                            <a:gd name="adj1" fmla="val 16200000"/>
                            <a:gd name="adj2" fmla="val 974515"/>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3B83C18F">
              <v:shape id="弧形 2" style="position:absolute;margin-left:-159.05pt;margin-top:80.25pt;width:393.3pt;height:354.15pt;rotation:6284159fd;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994910,4497705" o:spid="_x0000_s1026" filled="f" strokecolor="#156082 [3204]" strokeweight=".5pt" path="m2497455,nsc3238725,,3941692,296511,4416192,809322v548562,592853,721246,1397567,457456,2131765l2497455,2248853,2497455,xem2497455,nfc3238725,,3941692,296511,4416192,809322v548562,592853,721246,1397567,457456,213176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" w14:anchorId="505C1B98">
                <v:stroke joinstyle="miter"/>
                <v:path arrowok="t" o:connecttype="custom" o:connectlocs="2497455,0;4416192,809322;4873648,2941087" o:connectangles="0,0,0"/>
              </v:shape>
            </w:pict>
          </mc:Fallback>
        </mc:AlternateContent>
      </w:r>
      <w:r w:rsidR="00A9240A" w:rsidRPr="00F24057">
        <w:rPr>
          <w:rFonts w:cs="Times New Roman"/>
          <w:lang w:eastAsia="zh-TW"/>
        </w:rPr>
        <w:t>Secure remote access solution. Ensures safe connectivity for remote staff, extending the corporate network securely</w:t>
      </w:r>
    </w:p>
    <w:p w14:paraId="5F873887" w14:textId="77777777" w:rsidR="0010107A" w:rsidRPr="00F24057" w:rsidRDefault="0010107A" w:rsidP="4F8F4A64">
      <w:pPr>
        <w:keepNext w:val="0"/>
        <w:keepLines w:val="0"/>
        <w:spacing w:after="160"/>
        <w:rPr>
          <w:rFonts w:cs="Times New Roman"/>
          <w:sz w:val="32"/>
          <w:szCs w:val="32"/>
          <w:lang w:eastAsia="zh-TW"/>
        </w:rPr>
      </w:pPr>
      <w:r w:rsidRPr="00F24057">
        <w:rPr>
          <w:rFonts w:cs="Times New Roman"/>
          <w:sz w:val="32"/>
          <w:szCs w:val="32"/>
          <w:lang w:eastAsia="zh-TW"/>
        </w:rPr>
        <w:br w:type="page"/>
      </w:r>
    </w:p>
    <w:p w14:paraId="413BEC25" w14:textId="4AC76C01" w:rsidR="00414769" w:rsidRPr="00F24057" w:rsidRDefault="00E3786F">
      <w:pPr>
        <w:rPr>
          <w:rFonts w:cs="Times New Roman"/>
          <w:sz w:val="32"/>
          <w:szCs w:val="32"/>
          <w:lang w:eastAsia="zh-TW"/>
        </w:rPr>
      </w:pPr>
      <w:r w:rsidRPr="00F24057">
        <w:rPr>
          <w:rFonts w:cs="Times New Roman"/>
          <w:noProof/>
          <w:sz w:val="32"/>
          <w:szCs w:val="32"/>
          <w:lang w:eastAsia="zh-TW"/>
        </w:rPr>
        <mc:AlternateContent>
          <mc:Choice Requires="wps">
            <w:drawing>
              <wp:anchor distT="0" distB="0" distL="114300" distR="114300" simplePos="0" relativeHeight="251658241" behindDoc="0" locked="0" layoutInCell="1" allowOverlap="1" wp14:anchorId="5DD28E2B" wp14:editId="10201106">
                <wp:simplePos x="0" y="0"/>
                <wp:positionH relativeFrom="column">
                  <wp:posOffset>-1492730</wp:posOffset>
                </wp:positionH>
                <wp:positionV relativeFrom="paragraph">
                  <wp:posOffset>-1782378</wp:posOffset>
                </wp:positionV>
                <wp:extent cx="3822116" cy="4876894"/>
                <wp:effectExtent l="0" t="0" r="0" b="32068"/>
                <wp:wrapNone/>
                <wp:docPr id="465547125" name="弧形 3"/>
                <wp:cNvGraphicFramePr/>
                <a:graphic xmlns:a="http://schemas.openxmlformats.org/drawingml/2006/main">
                  <a:graphicData uri="http://schemas.microsoft.com/office/word/2010/wordprocessingShape">
                    <wps:wsp>
                      <wps:cNvSpPr/>
                      <wps:spPr>
                        <a:xfrm rot="5903400">
                          <a:off x="0" y="0"/>
                          <a:ext cx="3822116" cy="4876894"/>
                        </a:xfrm>
                        <a:prstGeom prst="arc">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21B834E4">
              <v:shape id="弧形 3" style="position:absolute;margin-left:-117.55pt;margin-top:-140.35pt;width:300.95pt;height:384pt;rotation:6448087fd;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22116,4876894" o:spid="_x0000_s1026" filled="f" strokecolor="#156082 [3204]" strokeweight=".5pt" path="m1911058,nsc2966506,,3822116,1091730,3822116,2438447r-1911058,l1911058,xem1911058,nfc2966506,,3822116,1091730,3822116,243844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" w14:anchorId="5BC7720B">
                <v:stroke joinstyle="miter"/>
                <v:path arrowok="t" o:connecttype="custom" o:connectlocs="1911058,0;3822116,2438447" o:connectangles="0,0"/>
              </v:shape>
            </w:pict>
          </mc:Fallback>
        </mc:AlternateContent>
      </w:r>
      <w:r w:rsidR="003E009F" w:rsidRPr="00F24057">
        <w:rPr>
          <w:rFonts w:cs="Times New Roman"/>
          <w:sz w:val="32"/>
          <w:szCs w:val="32"/>
          <w:lang w:eastAsia="zh-TW"/>
        </w:rPr>
        <w:t>Network configuration</w:t>
      </w:r>
      <w:r w:rsidR="009A61C3" w:rsidRPr="00F24057">
        <w:rPr>
          <w:rFonts w:cs="Times New Roman"/>
          <w:sz w:val="32"/>
          <w:szCs w:val="32"/>
          <w:lang w:eastAsia="zh-TW"/>
        </w:rPr>
        <w:t xml:space="preserve"> </w:t>
      </w:r>
      <w:r w:rsidR="007C648E" w:rsidRPr="00F24057">
        <w:rPr>
          <w:rFonts w:cs="Times New Roman"/>
          <w:sz w:val="32"/>
          <w:szCs w:val="32"/>
          <w:lang w:eastAsia="zh-TW"/>
        </w:rPr>
        <w:t>graph</w:t>
      </w:r>
    </w:p>
    <w:p w14:paraId="32BF5357" w14:textId="71AAC91D" w:rsidR="0056050E" w:rsidRPr="00F24057" w:rsidRDefault="0010107A" w:rsidP="00E973B4">
      <w:pPr>
        <w:rPr>
          <w:rFonts w:cs="Times New Roman"/>
          <w:lang w:eastAsia="zh-TW"/>
        </w:rPr>
      </w:pPr>
      <w:ins w:id="474" w:author="SUNG Kit (250405321)" w:date="2026-06-24T13:58:00Z">
        <w:r>
          <w:br/>
        </w:r>
        <w:r>
          <w:br/>
        </w:r>
        <w:r>
          <w:br/>
        </w:r>
      </w:ins>
      <w:r w:rsidR="00E973B4" w:rsidRPr="00F24057">
        <w:rPr>
          <w:rFonts w:cs="Times New Roman"/>
          <w:lang w:eastAsia="zh-TW"/>
        </w:rPr>
        <w:t>Factory in Mainland China                                                                         Factory in Vietnam</w:t>
      </w:r>
      <w:r w:rsidR="00133E49" w:rsidRPr="00F24057">
        <w:rPr>
          <w:rFonts w:cs="Times New Roman"/>
          <w:noProof/>
          <w:lang w:eastAsia="zh-TW"/>
        </w:rPr>
        <mc:AlternateContent>
          <mc:Choice Requires="wps">
            <w:drawing>
              <wp:anchor distT="0" distB="0" distL="114300" distR="114300" simplePos="0" relativeHeight="251658244" behindDoc="0" locked="0" layoutInCell="1" allowOverlap="1" wp14:anchorId="1769EFD0" wp14:editId="7EDD298B">
                <wp:simplePos x="0" y="0"/>
                <wp:positionH relativeFrom="column">
                  <wp:posOffset>3259988</wp:posOffset>
                </wp:positionH>
                <wp:positionV relativeFrom="paragraph">
                  <wp:posOffset>294655</wp:posOffset>
                </wp:positionV>
                <wp:extent cx="3630930" cy="2088055"/>
                <wp:effectExtent l="0" t="0" r="0" b="0"/>
                <wp:wrapNone/>
                <wp:docPr id="862897476" name="弧形 6"/>
                <wp:cNvGraphicFramePr/>
                <a:graphic xmlns:a="http://schemas.openxmlformats.org/drawingml/2006/main">
                  <a:graphicData uri="http://schemas.microsoft.com/office/word/2010/wordprocessingShape">
                    <wps:wsp>
                      <wps:cNvSpPr/>
                      <wps:spPr>
                        <a:xfrm rot="12023888">
                          <a:off x="0" y="0"/>
                          <a:ext cx="3630930" cy="2088055"/>
                        </a:xfrm>
                        <a:prstGeom prst="arc">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5F6E8692">
              <v:shape id="弧形 6" style="position:absolute;margin-left:256.7pt;margin-top:23.2pt;width:285.9pt;height:164.4pt;rotation:-10459668fd;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630930,2088055" o:spid="_x0000_s1026" filled="f" strokecolor="#156082 [3204]" strokeweight=".5pt" path="m1815465,nsc2818119,,3630930,467427,3630930,1044028r-1815465,l1815465,xem1815465,nfc2818119,,3630930,467427,3630930,104402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" w14:anchorId="3F390AE7">
                <v:stroke joinstyle="miter"/>
                <v:path arrowok="t" o:connecttype="custom" o:connectlocs="1815465,0;3630930,1044028" o:connectangles="0,0"/>
              </v:shape>
            </w:pict>
          </mc:Fallback>
        </mc:AlternateContent>
      </w:r>
    </w:p>
    <w:p w14:paraId="45BE072F" w14:textId="2C1FA8AB" w:rsidR="00E973B4" w:rsidRPr="00F24057" w:rsidRDefault="00133E49" w:rsidP="001D1814">
      <w:pPr>
        <w:rPr>
          <w:rFonts w:cs="Times New Roman"/>
          <w:lang w:eastAsia="zh-TW"/>
        </w:rPr>
      </w:pPr>
      <w:r w:rsidRPr="00F24057">
        <w:rPr>
          <w:rFonts w:cs="Times New Roman"/>
          <w:noProof/>
          <w:sz w:val="32"/>
          <w:szCs w:val="32"/>
          <w:lang w:eastAsia="zh-TW"/>
        </w:rPr>
        <mc:AlternateContent>
          <mc:Choice Requires="wps">
            <w:drawing>
              <wp:anchor distT="0" distB="0" distL="114300" distR="114300" simplePos="0" relativeHeight="251658243" behindDoc="0" locked="0" layoutInCell="1" allowOverlap="1" wp14:anchorId="76C6BA2F" wp14:editId="048671FE">
                <wp:simplePos x="0" y="0"/>
                <wp:positionH relativeFrom="column">
                  <wp:posOffset>3549458</wp:posOffset>
                </wp:positionH>
                <wp:positionV relativeFrom="paragraph">
                  <wp:posOffset>1931677</wp:posOffset>
                </wp:positionV>
                <wp:extent cx="3883667" cy="4284072"/>
                <wp:effectExtent l="9525" t="0" r="0" b="0"/>
                <wp:wrapNone/>
                <wp:docPr id="610886055" name="弧形 5"/>
                <wp:cNvGraphicFramePr/>
                <a:graphic xmlns:a="http://schemas.openxmlformats.org/drawingml/2006/main">
                  <a:graphicData uri="http://schemas.microsoft.com/office/word/2010/wordprocessingShape">
                    <wps:wsp>
                      <wps:cNvSpPr/>
                      <wps:spPr>
                        <a:xfrm rot="16200000">
                          <a:off x="0" y="0"/>
                          <a:ext cx="3883667" cy="4284072"/>
                        </a:xfrm>
                        <a:prstGeom prst="arc">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6352C408">
              <v:shape id="弧形 5" style="position:absolute;margin-left:279.5pt;margin-top:152.1pt;width:305.8pt;height:337.35pt;rotation:-90;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83667,4284072" o:spid="_x0000_s1026" filled="f" strokecolor="#156082 [3204]" strokeweight=".5pt" path="m1941833,nsc3014278,,3883667,959022,3883667,2142036r-1941833,c1941834,1428024,1941833,714012,1941833,xem1941833,nfc3014278,,3883667,959022,3883667,214203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" w14:anchorId="08A68A6F">
                <v:stroke joinstyle="miter"/>
                <v:path arrowok="t" o:connecttype="custom" o:connectlocs="1941833,0;3883667,2142036" o:connectangles="0,0"/>
              </v:shape>
            </w:pict>
          </mc:Fallback>
        </mc:AlternateContent>
      </w:r>
      <w:r w:rsidR="001943F8" w:rsidRPr="00F24057">
        <w:rPr>
          <w:rFonts w:cs="Times New Roman"/>
          <w:noProof/>
          <w:sz w:val="32"/>
          <w:szCs w:val="32"/>
          <w:lang w:eastAsia="zh-TW"/>
        </w:rPr>
        <mc:AlternateContent>
          <mc:Choice Requires="wps">
            <w:drawing>
              <wp:anchor distT="0" distB="0" distL="114300" distR="114300" simplePos="0" relativeHeight="251658242" behindDoc="0" locked="0" layoutInCell="1" allowOverlap="1" wp14:anchorId="0DEED360" wp14:editId="35715C46">
                <wp:simplePos x="0" y="0"/>
                <wp:positionH relativeFrom="column">
                  <wp:posOffset>-1584030</wp:posOffset>
                </wp:positionH>
                <wp:positionV relativeFrom="paragraph">
                  <wp:posOffset>2208692</wp:posOffset>
                </wp:positionV>
                <wp:extent cx="4444410" cy="3720790"/>
                <wp:effectExtent l="0" t="0" r="13335" b="0"/>
                <wp:wrapNone/>
                <wp:docPr id="1997433744" name="弧形 4"/>
                <wp:cNvGraphicFramePr/>
                <a:graphic xmlns:a="http://schemas.openxmlformats.org/drawingml/2006/main">
                  <a:graphicData uri="http://schemas.microsoft.com/office/word/2010/wordprocessingShape">
                    <wps:wsp>
                      <wps:cNvSpPr/>
                      <wps:spPr>
                        <a:xfrm>
                          <a:off x="0" y="0"/>
                          <a:ext cx="4444410" cy="3720790"/>
                        </a:xfrm>
                        <a:prstGeom prst="arc">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63D87C90">
              <v:shape id="弧形 4" style="position:absolute;margin-left:-124.75pt;margin-top:173.9pt;width:349.95pt;height:293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444410,3720790" o:spid="_x0000_s1026" filled="f" strokecolor="#156082 [3204]" strokeweight=".5pt" path="m2222205,nsc3449495,,4444410,832927,4444410,1860395r-2222205,l2222205,xem2222205,nfc3449495,,4444410,832927,4444410,186039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" w14:anchorId="0E246F3C">
                <v:stroke joinstyle="miter"/>
                <v:path arrowok="t" o:connecttype="custom" o:connectlocs="2222205,0;4444410,1860395" o:connectangles="0,0"/>
              </v:shape>
            </w:pict>
          </mc:Fallback>
        </mc:AlternateContent>
      </w:r>
      <w:r w:rsidR="004F01E5">
        <w:drawing>
          <wp:inline distT="0" distB="0" distL="0" distR="0" wp14:anchorId="6E671637" wp14:editId="2E99EA01">
            <wp:extent cx="5943600" cy="4273550"/>
            <wp:effectExtent l="0" t="0" r="0" b="0"/>
            <wp:docPr id="21470348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34888" name=""/>
                    <pic:cNvPicPr/>
                  </pic:nvPicPr>
                  <pic:blipFill>
                    <a:blip r:embed="rId41"/>
                    <a:stretch>
                      <a:fillRect/>
                    </a:stretch>
                  </pic:blipFill>
                  <pic:spPr>
                    <a:xfrm>
                      <a:off x="0" y="0"/>
                      <a:ext cx="5943600" cy="4273550"/>
                    </a:xfrm>
                    <a:prstGeom prst="rect">
                      <a:avLst/>
                    </a:prstGeom>
                  </pic:spPr>
                </pic:pic>
              </a:graphicData>
            </a:graphic>
          </wp:inline>
        </w:drawing>
      </w:r>
      <w:r w:rsidR="001D1814" w:rsidRPr="00F24057">
        <w:rPr>
          <w:rFonts w:cs="Times New Roman"/>
        </w:rPr>
        <w:t xml:space="preserve"> </w:t>
      </w:r>
      <w:r w:rsidR="001D1814" w:rsidRPr="00F24057">
        <w:rPr>
          <w:rFonts w:cs="Times New Roman"/>
          <w:lang w:eastAsia="zh-TW"/>
        </w:rPr>
        <w:t>Factory in Thailand                                                                               Factory in the Philippines</w:t>
      </w:r>
    </w:p>
    <w:p w14:paraId="42B93428" w14:textId="70108B54" w:rsidR="004F01E5" w:rsidRPr="00F24057" w:rsidRDefault="004F01E5">
      <w:pPr>
        <w:rPr>
          <w:rFonts w:cs="Times New Roman"/>
          <w:sz w:val="32"/>
          <w:szCs w:val="32"/>
          <w:lang w:eastAsia="zh-TW"/>
        </w:rPr>
      </w:pPr>
      <w:r w:rsidRPr="00F24057">
        <w:rPr>
          <w:rFonts w:cs="Times New Roman"/>
          <w:sz w:val="32"/>
          <w:szCs w:val="32"/>
          <w:lang w:eastAsia="zh-TW"/>
        </w:rPr>
        <w:br w:type="page"/>
      </w:r>
    </w:p>
    <w:p w14:paraId="1B355D89" w14:textId="6E604889" w:rsidR="00E17724" w:rsidRPr="00F24057" w:rsidRDefault="00B41333" w:rsidP="53918F22">
      <w:pPr>
        <w:rPr>
          <w:rFonts w:cs="Times New Roman"/>
          <w:sz w:val="32"/>
          <w:szCs w:val="32"/>
          <w:lang w:val="en-GB" w:eastAsia="zh-TW"/>
        </w:rPr>
      </w:pPr>
      <w:r w:rsidRPr="00F24057">
        <w:rPr>
          <w:rFonts w:cs="Times New Roman"/>
          <w:sz w:val="32"/>
          <w:szCs w:val="32"/>
          <w:lang w:eastAsia="zh-TW"/>
        </w:rPr>
        <w:t xml:space="preserve">Price </w:t>
      </w:r>
      <w:r w:rsidR="00E17724" w:rsidRPr="00F24057">
        <w:rPr>
          <w:rFonts w:cs="Times New Roman"/>
          <w:sz w:val="32"/>
          <w:szCs w:val="32"/>
          <w:lang w:eastAsia="zh-TW"/>
        </w:rPr>
        <w:t>with</w:t>
      </w:r>
      <w:r w:rsidRPr="00F24057">
        <w:rPr>
          <w:rFonts w:cs="Times New Roman"/>
          <w:sz w:val="32"/>
          <w:szCs w:val="32"/>
          <w:lang w:eastAsia="zh-TW"/>
        </w:rPr>
        <w:t xml:space="preserve">in </w:t>
      </w:r>
      <w:r w:rsidR="00E17724" w:rsidRPr="00F24057">
        <w:rPr>
          <w:rFonts w:cs="Times New Roman"/>
          <w:sz w:val="32"/>
          <w:szCs w:val="32"/>
          <w:lang w:eastAsia="zh-TW"/>
        </w:rPr>
        <w:t>10 Years</w:t>
      </w:r>
      <w:r w:rsidR="001566E4" w:rsidRPr="00F24057">
        <w:rPr>
          <w:rFonts w:cs="Times New Roman"/>
          <w:sz w:val="32"/>
          <w:szCs w:val="32"/>
          <w:lang w:eastAsia="zh-TW"/>
        </w:rPr>
        <w:t xml:space="preserve"> in </w:t>
      </w:r>
      <w:r w:rsidR="00161937" w:rsidRPr="00F24057">
        <w:rPr>
          <w:rFonts w:cs="Times New Roman"/>
          <w:sz w:val="32"/>
          <w:szCs w:val="32"/>
          <w:lang w:eastAsia="zh-TW"/>
        </w:rPr>
        <w:t>H</w:t>
      </w:r>
      <w:r w:rsidR="001566E4" w:rsidRPr="00F24057">
        <w:rPr>
          <w:rFonts w:cs="Times New Roman"/>
          <w:sz w:val="32"/>
          <w:szCs w:val="32"/>
          <w:lang w:eastAsia="zh-TW"/>
        </w:rPr>
        <w:t>KD</w:t>
      </w:r>
    </w:p>
    <w:tbl>
      <w:tblPr>
        <w:tblStyle w:val="TableGridLight"/>
        <w:tblW w:w="0" w:type="auto"/>
        <w:tblLook w:val="04A0" w:firstRow="1" w:lastRow="0" w:firstColumn="1" w:lastColumn="0" w:noHBand="0" w:noVBand="1"/>
      </w:tblPr>
      <w:tblGrid>
        <w:gridCol w:w="4279"/>
        <w:gridCol w:w="1056"/>
        <w:gridCol w:w="1836"/>
        <w:gridCol w:w="2179"/>
      </w:tblGrid>
      <w:tr w:rsidR="001311BB" w:rsidRPr="00F24057" w14:paraId="22CD8E69" w14:textId="77777777" w:rsidTr="6825D82A">
        <w:trPr>
          <w:trHeight w:val="315"/>
        </w:trPr>
        <w:tc>
          <w:tcPr>
            <w:tcW w:w="0" w:type="auto"/>
            <w:hideMark/>
          </w:tcPr>
          <w:p w14:paraId="461A101E" w14:textId="75865002" w:rsidR="00740346" w:rsidRPr="00F24057" w:rsidRDefault="00740346" w:rsidP="00740346">
            <w:pPr>
              <w:rPr>
                <w:rFonts w:eastAsia="Times New Roman" w:cs="Times New Roman"/>
                <w:lang w:eastAsia="zh-TW"/>
              </w:rPr>
            </w:pPr>
            <w:bookmarkStart w:id="475" w:name="_Toc1132805407"/>
            <w:r w:rsidRPr="00F24057">
              <w:rPr>
                <w:rFonts w:eastAsia="Times New Roman" w:cs="Times New Roman"/>
                <w:lang w:eastAsia="zh-TW"/>
              </w:rPr>
              <w:t>Hardware Item Description</w:t>
            </w:r>
            <w:bookmarkEnd w:id="475"/>
          </w:p>
        </w:tc>
        <w:tc>
          <w:tcPr>
            <w:tcW w:w="0" w:type="auto"/>
            <w:hideMark/>
          </w:tcPr>
          <w:p w14:paraId="70E93A31" w14:textId="32FF71D5" w:rsidR="00740346" w:rsidRPr="00F24057" w:rsidRDefault="00740346" w:rsidP="00740346">
            <w:pPr>
              <w:rPr>
                <w:rFonts w:eastAsia="Times New Roman" w:cs="Times New Roman"/>
                <w:lang w:eastAsia="zh-TW"/>
              </w:rPr>
            </w:pPr>
            <w:bookmarkStart w:id="476" w:name="_Toc1462334868"/>
            <w:r w:rsidRPr="00F24057">
              <w:rPr>
                <w:rFonts w:eastAsia="Times New Roman" w:cs="Times New Roman"/>
                <w:lang w:eastAsia="zh-TW"/>
              </w:rPr>
              <w:t>Quantity</w:t>
            </w:r>
            <w:bookmarkEnd w:id="476"/>
          </w:p>
        </w:tc>
        <w:tc>
          <w:tcPr>
            <w:tcW w:w="0" w:type="auto"/>
            <w:hideMark/>
          </w:tcPr>
          <w:p w14:paraId="3E6A6E33" w14:textId="37CBBD4A" w:rsidR="00740346" w:rsidRPr="00F24057" w:rsidRDefault="00740346" w:rsidP="00740346">
            <w:pPr>
              <w:rPr>
                <w:rFonts w:eastAsia="Times New Roman" w:cs="Times New Roman"/>
                <w:lang w:eastAsia="zh-TW"/>
              </w:rPr>
            </w:pPr>
            <w:bookmarkStart w:id="477" w:name="_Toc910939320"/>
            <w:r w:rsidRPr="00F24057">
              <w:rPr>
                <w:rFonts w:eastAsia="Times New Roman" w:cs="Times New Roman"/>
                <w:lang w:eastAsia="zh-TW"/>
              </w:rPr>
              <w:t>Unit Price (HKD)</w:t>
            </w:r>
            <w:bookmarkEnd w:id="477"/>
          </w:p>
        </w:tc>
        <w:tc>
          <w:tcPr>
            <w:tcW w:w="0" w:type="auto"/>
            <w:hideMark/>
          </w:tcPr>
          <w:p w14:paraId="141272DF" w14:textId="7AE0B7DB" w:rsidR="00740346" w:rsidRPr="00F24057" w:rsidRDefault="00740346" w:rsidP="00740346">
            <w:pPr>
              <w:rPr>
                <w:rFonts w:eastAsia="Times New Roman" w:cs="Times New Roman"/>
                <w:lang w:eastAsia="zh-TW"/>
              </w:rPr>
            </w:pPr>
            <w:bookmarkStart w:id="478" w:name="_Toc805963921"/>
            <w:r w:rsidRPr="00F24057">
              <w:rPr>
                <w:rFonts w:eastAsia="Times New Roman" w:cs="Times New Roman"/>
                <w:lang w:eastAsia="zh-TW"/>
              </w:rPr>
              <w:t>Total Amount (HKD)</w:t>
            </w:r>
            <w:bookmarkEnd w:id="478"/>
          </w:p>
        </w:tc>
      </w:tr>
      <w:tr w:rsidR="001311BB" w:rsidRPr="00F24057" w14:paraId="5F63C27C" w14:textId="77777777" w:rsidTr="6825D82A">
        <w:trPr>
          <w:trHeight w:val="315"/>
        </w:trPr>
        <w:tc>
          <w:tcPr>
            <w:tcW w:w="0" w:type="auto"/>
            <w:hideMark/>
          </w:tcPr>
          <w:p w14:paraId="42DD0ADE" w14:textId="43D84DD6" w:rsidR="00740346" w:rsidRPr="00F24057" w:rsidRDefault="00740346" w:rsidP="00740346">
            <w:pPr>
              <w:rPr>
                <w:rFonts w:eastAsia="Times New Roman" w:cs="Times New Roman"/>
                <w:lang w:eastAsia="zh-TW"/>
              </w:rPr>
            </w:pPr>
            <w:bookmarkStart w:id="479" w:name="_Toc449152625"/>
            <w:r w:rsidRPr="00F24057">
              <w:rPr>
                <w:rFonts w:eastAsia="Times New Roman" w:cs="Times New Roman"/>
                <w:lang w:eastAsia="zh-TW"/>
              </w:rPr>
              <w:t>Dell PowerEdge R640 Server</w:t>
            </w:r>
            <w:bookmarkEnd w:id="479"/>
          </w:p>
        </w:tc>
        <w:tc>
          <w:tcPr>
            <w:tcW w:w="0" w:type="auto"/>
            <w:hideMark/>
          </w:tcPr>
          <w:p w14:paraId="34F6AD62" w14:textId="1FEB6D62" w:rsidR="00740346" w:rsidRPr="00F24057" w:rsidRDefault="00740346" w:rsidP="00740346">
            <w:pPr>
              <w:jc w:val="right"/>
              <w:rPr>
                <w:rFonts w:eastAsia="Times New Roman" w:cs="Times New Roman"/>
                <w:lang w:eastAsia="zh-TW"/>
              </w:rPr>
            </w:pPr>
            <w:bookmarkStart w:id="480" w:name="_Toc1615982137"/>
            <w:r w:rsidRPr="00F24057">
              <w:rPr>
                <w:rFonts w:eastAsia="Times New Roman" w:cs="Times New Roman"/>
                <w:lang w:eastAsia="zh-TW"/>
              </w:rPr>
              <w:t>5</w:t>
            </w:r>
            <w:bookmarkEnd w:id="480"/>
          </w:p>
        </w:tc>
        <w:tc>
          <w:tcPr>
            <w:tcW w:w="0" w:type="auto"/>
            <w:hideMark/>
          </w:tcPr>
          <w:p w14:paraId="76664E0F" w14:textId="5EE65351" w:rsidR="00740346" w:rsidRPr="00F24057" w:rsidRDefault="00740346" w:rsidP="00740346">
            <w:pPr>
              <w:jc w:val="right"/>
              <w:rPr>
                <w:rFonts w:eastAsia="Times New Roman" w:cs="Times New Roman"/>
                <w:lang w:eastAsia="zh-TW"/>
              </w:rPr>
            </w:pPr>
            <w:bookmarkStart w:id="481" w:name="_Toc694254943"/>
            <w:r w:rsidRPr="00F24057">
              <w:rPr>
                <w:rFonts w:eastAsia="Times New Roman" w:cs="Times New Roman"/>
                <w:lang w:eastAsia="zh-TW"/>
              </w:rPr>
              <w:t>38,300.00</w:t>
            </w:r>
            <w:bookmarkEnd w:id="481"/>
          </w:p>
        </w:tc>
        <w:tc>
          <w:tcPr>
            <w:tcW w:w="0" w:type="auto"/>
            <w:hideMark/>
          </w:tcPr>
          <w:p w14:paraId="4DCD7DE6" w14:textId="46EC620B" w:rsidR="00740346" w:rsidRPr="00F24057" w:rsidRDefault="00740346" w:rsidP="00740346">
            <w:pPr>
              <w:jc w:val="right"/>
              <w:rPr>
                <w:rFonts w:eastAsia="Times New Roman" w:cs="Times New Roman"/>
                <w:lang w:eastAsia="zh-TW"/>
              </w:rPr>
            </w:pPr>
            <w:bookmarkStart w:id="482" w:name="_Toc285727686"/>
            <w:r w:rsidRPr="00F24057">
              <w:rPr>
                <w:rFonts w:eastAsia="Times New Roman" w:cs="Times New Roman"/>
                <w:lang w:eastAsia="zh-TW"/>
              </w:rPr>
              <w:t>191,500.00</w:t>
            </w:r>
            <w:bookmarkEnd w:id="482"/>
          </w:p>
        </w:tc>
      </w:tr>
      <w:tr w:rsidR="001311BB" w:rsidRPr="00F24057" w14:paraId="4A5BEA67" w14:textId="77777777" w:rsidTr="6825D82A">
        <w:trPr>
          <w:trHeight w:val="315"/>
        </w:trPr>
        <w:tc>
          <w:tcPr>
            <w:tcW w:w="0" w:type="auto"/>
            <w:hideMark/>
          </w:tcPr>
          <w:p w14:paraId="1128F866" w14:textId="1B48AC49" w:rsidR="00740346" w:rsidRPr="00F24057" w:rsidRDefault="00740346" w:rsidP="00740346">
            <w:pPr>
              <w:rPr>
                <w:rFonts w:eastAsia="Times New Roman" w:cs="Times New Roman"/>
                <w:lang w:eastAsia="zh-TW"/>
              </w:rPr>
            </w:pPr>
            <w:bookmarkStart w:id="483" w:name="_Toc733149484"/>
            <w:r w:rsidRPr="00F24057">
              <w:rPr>
                <w:rFonts w:eastAsia="Times New Roman" w:cs="Times New Roman"/>
                <w:lang w:eastAsia="zh-TW"/>
              </w:rPr>
              <w:t>Synology RS3621RPxs (Host + Cache)</w:t>
            </w:r>
            <w:bookmarkEnd w:id="483"/>
          </w:p>
        </w:tc>
        <w:tc>
          <w:tcPr>
            <w:tcW w:w="0" w:type="auto"/>
            <w:hideMark/>
          </w:tcPr>
          <w:p w14:paraId="6BCE235D" w14:textId="57B00CE1" w:rsidR="00740346" w:rsidRPr="00F24057" w:rsidRDefault="00740346" w:rsidP="00740346">
            <w:pPr>
              <w:jc w:val="right"/>
              <w:rPr>
                <w:rFonts w:eastAsia="Times New Roman" w:cs="Times New Roman"/>
                <w:lang w:eastAsia="zh-TW"/>
              </w:rPr>
            </w:pPr>
            <w:bookmarkStart w:id="484" w:name="_Toc1366729946"/>
            <w:r w:rsidRPr="00F24057">
              <w:rPr>
                <w:rFonts w:eastAsia="Times New Roman" w:cs="Times New Roman"/>
                <w:lang w:eastAsia="zh-TW"/>
              </w:rPr>
              <w:t>2</w:t>
            </w:r>
            <w:bookmarkEnd w:id="484"/>
          </w:p>
        </w:tc>
        <w:tc>
          <w:tcPr>
            <w:tcW w:w="0" w:type="auto"/>
            <w:hideMark/>
          </w:tcPr>
          <w:p w14:paraId="5E2F9D78" w14:textId="551BB76B" w:rsidR="00740346" w:rsidRPr="00F24057" w:rsidRDefault="00740346" w:rsidP="00740346">
            <w:pPr>
              <w:jc w:val="right"/>
              <w:rPr>
                <w:rFonts w:eastAsia="Times New Roman" w:cs="Times New Roman"/>
                <w:lang w:eastAsia="zh-TW"/>
              </w:rPr>
            </w:pPr>
            <w:bookmarkStart w:id="485" w:name="_Toc1856444899"/>
            <w:r w:rsidRPr="00F24057">
              <w:rPr>
                <w:rFonts w:eastAsia="Times New Roman" w:cs="Times New Roman"/>
                <w:lang w:eastAsia="zh-TW"/>
              </w:rPr>
              <w:t>37,222.00</w:t>
            </w:r>
            <w:bookmarkEnd w:id="485"/>
          </w:p>
        </w:tc>
        <w:tc>
          <w:tcPr>
            <w:tcW w:w="0" w:type="auto"/>
            <w:hideMark/>
          </w:tcPr>
          <w:p w14:paraId="63B8FA01" w14:textId="5A6EB5CA" w:rsidR="00740346" w:rsidRPr="00F24057" w:rsidRDefault="00740346" w:rsidP="00740346">
            <w:pPr>
              <w:jc w:val="right"/>
              <w:rPr>
                <w:rFonts w:eastAsia="Times New Roman" w:cs="Times New Roman"/>
                <w:lang w:eastAsia="zh-TW"/>
              </w:rPr>
            </w:pPr>
            <w:bookmarkStart w:id="486" w:name="_Toc233704234"/>
            <w:r w:rsidRPr="00F24057">
              <w:rPr>
                <w:rFonts w:eastAsia="Times New Roman" w:cs="Times New Roman"/>
                <w:lang w:eastAsia="zh-TW"/>
              </w:rPr>
              <w:t>74,444.00</w:t>
            </w:r>
            <w:bookmarkEnd w:id="486"/>
          </w:p>
        </w:tc>
      </w:tr>
      <w:tr w:rsidR="001311BB" w:rsidRPr="00F24057" w14:paraId="0F1D09CD" w14:textId="77777777" w:rsidTr="6825D82A">
        <w:trPr>
          <w:trHeight w:val="315"/>
        </w:trPr>
        <w:tc>
          <w:tcPr>
            <w:tcW w:w="0" w:type="auto"/>
            <w:hideMark/>
          </w:tcPr>
          <w:p w14:paraId="433C5CCA" w14:textId="7C67F0B1" w:rsidR="00740346" w:rsidRPr="00F24057" w:rsidRDefault="00740346" w:rsidP="00740346">
            <w:pPr>
              <w:rPr>
                <w:rFonts w:eastAsia="Times New Roman" w:cs="Times New Roman"/>
                <w:lang w:eastAsia="zh-TW"/>
              </w:rPr>
            </w:pPr>
            <w:bookmarkStart w:id="487" w:name="_Toc1984100304"/>
            <w:r w:rsidRPr="00F24057">
              <w:rPr>
                <w:rFonts w:eastAsia="Times New Roman" w:cs="Times New Roman"/>
                <w:lang w:eastAsia="zh-TW"/>
              </w:rPr>
              <w:t>Synology HAT5300 24TB Enterprise HDD</w:t>
            </w:r>
            <w:bookmarkEnd w:id="487"/>
          </w:p>
        </w:tc>
        <w:tc>
          <w:tcPr>
            <w:tcW w:w="0" w:type="auto"/>
            <w:hideMark/>
          </w:tcPr>
          <w:p w14:paraId="7DC09662" w14:textId="11B5546A" w:rsidR="00740346" w:rsidRPr="00F24057" w:rsidRDefault="00740346" w:rsidP="00740346">
            <w:pPr>
              <w:jc w:val="right"/>
              <w:rPr>
                <w:rFonts w:eastAsia="Times New Roman" w:cs="Times New Roman"/>
                <w:lang w:eastAsia="zh-TW"/>
              </w:rPr>
            </w:pPr>
            <w:bookmarkStart w:id="488" w:name="_Toc321400225"/>
            <w:r w:rsidRPr="00F24057">
              <w:rPr>
                <w:rFonts w:eastAsia="Times New Roman" w:cs="Times New Roman"/>
                <w:lang w:eastAsia="zh-TW"/>
              </w:rPr>
              <w:t>24</w:t>
            </w:r>
            <w:bookmarkEnd w:id="488"/>
          </w:p>
        </w:tc>
        <w:tc>
          <w:tcPr>
            <w:tcW w:w="0" w:type="auto"/>
            <w:hideMark/>
          </w:tcPr>
          <w:p w14:paraId="6056281C" w14:textId="6A78DEFE" w:rsidR="00740346" w:rsidRPr="00F24057" w:rsidRDefault="00740346" w:rsidP="00740346">
            <w:pPr>
              <w:jc w:val="right"/>
              <w:rPr>
                <w:rFonts w:eastAsia="Times New Roman" w:cs="Times New Roman"/>
                <w:lang w:eastAsia="zh-TW"/>
              </w:rPr>
            </w:pPr>
            <w:bookmarkStart w:id="489" w:name="_Toc1013564652"/>
            <w:r w:rsidRPr="00F24057">
              <w:rPr>
                <w:rFonts w:eastAsia="Times New Roman" w:cs="Times New Roman"/>
                <w:lang w:eastAsia="zh-TW"/>
              </w:rPr>
              <w:t>9,149.00</w:t>
            </w:r>
            <w:bookmarkEnd w:id="489"/>
          </w:p>
        </w:tc>
        <w:tc>
          <w:tcPr>
            <w:tcW w:w="0" w:type="auto"/>
            <w:hideMark/>
          </w:tcPr>
          <w:p w14:paraId="644D9369" w14:textId="5933B770" w:rsidR="00740346" w:rsidRPr="00F24057" w:rsidRDefault="00740346" w:rsidP="00740346">
            <w:pPr>
              <w:jc w:val="right"/>
              <w:rPr>
                <w:rFonts w:eastAsia="Times New Roman" w:cs="Times New Roman"/>
                <w:lang w:eastAsia="zh-TW"/>
              </w:rPr>
            </w:pPr>
            <w:bookmarkStart w:id="490" w:name="_Toc188540467"/>
            <w:r w:rsidRPr="00F24057">
              <w:rPr>
                <w:rFonts w:eastAsia="Times New Roman" w:cs="Times New Roman"/>
                <w:lang w:eastAsia="zh-TW"/>
              </w:rPr>
              <w:t>219,576.00</w:t>
            </w:r>
            <w:bookmarkEnd w:id="490"/>
          </w:p>
        </w:tc>
      </w:tr>
      <w:tr w:rsidR="001311BB" w:rsidRPr="00F24057" w14:paraId="7094CB2C" w14:textId="77777777" w:rsidTr="6825D82A">
        <w:trPr>
          <w:trHeight w:val="315"/>
        </w:trPr>
        <w:tc>
          <w:tcPr>
            <w:tcW w:w="0" w:type="auto"/>
            <w:hideMark/>
          </w:tcPr>
          <w:p w14:paraId="680DAB1A" w14:textId="403F5335" w:rsidR="00740346" w:rsidRPr="00F24057" w:rsidRDefault="00740346" w:rsidP="00740346">
            <w:pPr>
              <w:rPr>
                <w:rFonts w:eastAsia="Times New Roman" w:cs="Times New Roman"/>
                <w:lang w:eastAsia="zh-TW"/>
              </w:rPr>
            </w:pPr>
            <w:bookmarkStart w:id="491" w:name="_Toc47023739"/>
            <w:r w:rsidRPr="00F24057">
              <w:rPr>
                <w:rFonts w:eastAsia="Times New Roman" w:cs="Times New Roman"/>
                <w:lang w:eastAsia="zh-TW"/>
              </w:rPr>
              <w:t>EC24250 Dell 24 All-in-One PC (AIO)</w:t>
            </w:r>
            <w:bookmarkEnd w:id="491"/>
          </w:p>
        </w:tc>
        <w:tc>
          <w:tcPr>
            <w:tcW w:w="0" w:type="auto"/>
            <w:hideMark/>
          </w:tcPr>
          <w:p w14:paraId="6F69F609" w14:textId="3B791302" w:rsidR="00740346" w:rsidRPr="00F24057" w:rsidRDefault="00740346" w:rsidP="00740346">
            <w:pPr>
              <w:jc w:val="right"/>
              <w:rPr>
                <w:rFonts w:eastAsia="Times New Roman" w:cs="Times New Roman"/>
                <w:lang w:eastAsia="zh-TW"/>
              </w:rPr>
            </w:pPr>
            <w:bookmarkStart w:id="492" w:name="_Toc891785009"/>
            <w:r w:rsidRPr="00F24057">
              <w:rPr>
                <w:rFonts w:eastAsia="Times New Roman" w:cs="Times New Roman"/>
                <w:lang w:eastAsia="zh-TW"/>
              </w:rPr>
              <w:t>12</w:t>
            </w:r>
            <w:bookmarkEnd w:id="492"/>
          </w:p>
        </w:tc>
        <w:tc>
          <w:tcPr>
            <w:tcW w:w="0" w:type="auto"/>
            <w:hideMark/>
          </w:tcPr>
          <w:p w14:paraId="4F109F32" w14:textId="2D125801" w:rsidR="00740346" w:rsidRPr="00F24057" w:rsidRDefault="00740346" w:rsidP="00740346">
            <w:pPr>
              <w:jc w:val="right"/>
              <w:rPr>
                <w:rFonts w:eastAsia="Times New Roman" w:cs="Times New Roman"/>
                <w:lang w:eastAsia="zh-TW"/>
              </w:rPr>
            </w:pPr>
            <w:bookmarkStart w:id="493" w:name="_Toc513250285"/>
            <w:r w:rsidRPr="00F24057">
              <w:rPr>
                <w:rFonts w:eastAsia="Times New Roman" w:cs="Times New Roman"/>
                <w:lang w:eastAsia="zh-TW"/>
              </w:rPr>
              <w:t>5,999.00</w:t>
            </w:r>
            <w:bookmarkEnd w:id="493"/>
          </w:p>
        </w:tc>
        <w:tc>
          <w:tcPr>
            <w:tcW w:w="0" w:type="auto"/>
            <w:hideMark/>
          </w:tcPr>
          <w:p w14:paraId="4BB8189B" w14:textId="473F2D62" w:rsidR="00740346" w:rsidRPr="00F24057" w:rsidRDefault="00740346" w:rsidP="00740346">
            <w:pPr>
              <w:jc w:val="right"/>
              <w:rPr>
                <w:rFonts w:eastAsia="Times New Roman" w:cs="Times New Roman"/>
                <w:lang w:eastAsia="zh-TW"/>
              </w:rPr>
            </w:pPr>
            <w:bookmarkStart w:id="494" w:name="_Toc82518765"/>
            <w:r w:rsidRPr="00F24057">
              <w:rPr>
                <w:rFonts w:eastAsia="Times New Roman" w:cs="Times New Roman"/>
                <w:lang w:eastAsia="zh-TW"/>
              </w:rPr>
              <w:t>71,988.00</w:t>
            </w:r>
            <w:bookmarkEnd w:id="494"/>
          </w:p>
        </w:tc>
      </w:tr>
      <w:tr w:rsidR="001311BB" w:rsidRPr="00F24057" w14:paraId="1AF7C69B" w14:textId="77777777" w:rsidTr="6825D82A">
        <w:trPr>
          <w:trHeight w:val="315"/>
        </w:trPr>
        <w:tc>
          <w:tcPr>
            <w:tcW w:w="0" w:type="auto"/>
            <w:hideMark/>
          </w:tcPr>
          <w:p w14:paraId="17434129" w14:textId="4437855C" w:rsidR="00740346" w:rsidRPr="00F24057" w:rsidRDefault="00740346" w:rsidP="00740346">
            <w:pPr>
              <w:rPr>
                <w:rFonts w:eastAsia="Times New Roman" w:cs="Times New Roman"/>
                <w:lang w:eastAsia="zh-TW"/>
              </w:rPr>
            </w:pPr>
            <w:bookmarkStart w:id="495" w:name="_Toc1075586395"/>
            <w:r w:rsidRPr="00F24057">
              <w:rPr>
                <w:rFonts w:eastAsia="Times New Roman" w:cs="Times New Roman"/>
                <w:lang w:eastAsia="zh-TW"/>
              </w:rPr>
              <w:t>Latitude 3420 Laptop</w:t>
            </w:r>
            <w:bookmarkEnd w:id="495"/>
          </w:p>
        </w:tc>
        <w:tc>
          <w:tcPr>
            <w:tcW w:w="0" w:type="auto"/>
            <w:hideMark/>
          </w:tcPr>
          <w:p w14:paraId="0A278436" w14:textId="2CD826EC" w:rsidR="00740346" w:rsidRPr="00F24057" w:rsidRDefault="00740346" w:rsidP="00740346">
            <w:pPr>
              <w:jc w:val="right"/>
              <w:rPr>
                <w:rFonts w:eastAsia="Times New Roman" w:cs="Times New Roman"/>
                <w:lang w:eastAsia="zh-TW"/>
              </w:rPr>
            </w:pPr>
            <w:bookmarkStart w:id="496" w:name="_Toc1618067030"/>
            <w:r w:rsidRPr="00F24057">
              <w:rPr>
                <w:rFonts w:eastAsia="Times New Roman" w:cs="Times New Roman"/>
                <w:lang w:eastAsia="zh-TW"/>
              </w:rPr>
              <w:t>40</w:t>
            </w:r>
            <w:bookmarkEnd w:id="496"/>
          </w:p>
        </w:tc>
        <w:tc>
          <w:tcPr>
            <w:tcW w:w="0" w:type="auto"/>
            <w:hideMark/>
          </w:tcPr>
          <w:p w14:paraId="2907B594" w14:textId="1BABFD2C" w:rsidR="00740346" w:rsidRPr="00F24057" w:rsidRDefault="00740346" w:rsidP="00740346">
            <w:pPr>
              <w:jc w:val="right"/>
              <w:rPr>
                <w:rFonts w:eastAsia="Times New Roman" w:cs="Times New Roman"/>
                <w:lang w:eastAsia="zh-TW"/>
              </w:rPr>
            </w:pPr>
            <w:bookmarkStart w:id="497" w:name="_Toc1050675481"/>
            <w:r w:rsidRPr="00F24057">
              <w:rPr>
                <w:rFonts w:eastAsia="Times New Roman" w:cs="Times New Roman"/>
                <w:lang w:eastAsia="zh-TW"/>
              </w:rPr>
              <w:t>6,958.00</w:t>
            </w:r>
            <w:bookmarkEnd w:id="497"/>
          </w:p>
        </w:tc>
        <w:tc>
          <w:tcPr>
            <w:tcW w:w="0" w:type="auto"/>
            <w:hideMark/>
          </w:tcPr>
          <w:p w14:paraId="27CDBDD1" w14:textId="729EACCD" w:rsidR="00740346" w:rsidRPr="00F24057" w:rsidRDefault="00740346" w:rsidP="00740346">
            <w:pPr>
              <w:jc w:val="right"/>
              <w:rPr>
                <w:rFonts w:eastAsia="Times New Roman" w:cs="Times New Roman"/>
                <w:lang w:eastAsia="zh-TW"/>
              </w:rPr>
            </w:pPr>
            <w:bookmarkStart w:id="498" w:name="_Toc1334142510"/>
            <w:r w:rsidRPr="00F24057">
              <w:rPr>
                <w:rFonts w:eastAsia="Times New Roman" w:cs="Times New Roman"/>
                <w:lang w:eastAsia="zh-TW"/>
              </w:rPr>
              <w:t>278,320.00</w:t>
            </w:r>
            <w:bookmarkEnd w:id="498"/>
          </w:p>
        </w:tc>
      </w:tr>
      <w:tr w:rsidR="001311BB" w:rsidRPr="00F24057" w14:paraId="42C47924" w14:textId="77777777" w:rsidTr="6825D82A">
        <w:trPr>
          <w:trHeight w:val="315"/>
        </w:trPr>
        <w:tc>
          <w:tcPr>
            <w:tcW w:w="0" w:type="auto"/>
            <w:hideMark/>
          </w:tcPr>
          <w:p w14:paraId="2E8AED52" w14:textId="19EED48F" w:rsidR="00740346" w:rsidRPr="00F24057" w:rsidRDefault="00740346" w:rsidP="00740346">
            <w:pPr>
              <w:rPr>
                <w:rFonts w:eastAsia="Times New Roman" w:cs="Times New Roman"/>
                <w:lang w:eastAsia="zh-TW"/>
              </w:rPr>
            </w:pPr>
            <w:bookmarkStart w:id="499" w:name="_Toc1715241775"/>
            <w:r w:rsidRPr="00F24057">
              <w:rPr>
                <w:rFonts w:eastAsia="Times New Roman" w:cs="Times New Roman"/>
                <w:lang w:eastAsia="zh-TW"/>
              </w:rPr>
              <w:t>Samsung Galaxy Tab A9+ Tablet</w:t>
            </w:r>
            <w:bookmarkEnd w:id="499"/>
          </w:p>
        </w:tc>
        <w:tc>
          <w:tcPr>
            <w:tcW w:w="0" w:type="auto"/>
            <w:hideMark/>
          </w:tcPr>
          <w:p w14:paraId="22BF216E" w14:textId="5BC0C3E4" w:rsidR="00740346" w:rsidRPr="00F24057" w:rsidRDefault="00740346" w:rsidP="00740346">
            <w:pPr>
              <w:jc w:val="right"/>
              <w:rPr>
                <w:rFonts w:eastAsia="Times New Roman" w:cs="Times New Roman"/>
                <w:lang w:eastAsia="zh-TW"/>
              </w:rPr>
            </w:pPr>
            <w:bookmarkStart w:id="500" w:name="_Toc2069276748"/>
            <w:r w:rsidRPr="00F24057">
              <w:rPr>
                <w:rFonts w:eastAsia="Times New Roman" w:cs="Times New Roman"/>
                <w:lang w:eastAsia="zh-TW"/>
              </w:rPr>
              <w:t>40</w:t>
            </w:r>
            <w:bookmarkEnd w:id="500"/>
          </w:p>
        </w:tc>
        <w:tc>
          <w:tcPr>
            <w:tcW w:w="0" w:type="auto"/>
            <w:hideMark/>
          </w:tcPr>
          <w:p w14:paraId="19724D1C" w14:textId="122923BF" w:rsidR="00740346" w:rsidRPr="00F24057" w:rsidRDefault="00740346" w:rsidP="00740346">
            <w:pPr>
              <w:jc w:val="right"/>
              <w:rPr>
                <w:rFonts w:eastAsia="Times New Roman" w:cs="Times New Roman"/>
                <w:lang w:eastAsia="zh-TW"/>
              </w:rPr>
            </w:pPr>
            <w:bookmarkStart w:id="501" w:name="_Toc671309964"/>
            <w:r w:rsidRPr="00F24057">
              <w:rPr>
                <w:rFonts w:eastAsia="Times New Roman" w:cs="Times New Roman"/>
                <w:lang w:eastAsia="zh-TW"/>
              </w:rPr>
              <w:t>1,698.00</w:t>
            </w:r>
            <w:bookmarkEnd w:id="501"/>
          </w:p>
        </w:tc>
        <w:tc>
          <w:tcPr>
            <w:tcW w:w="0" w:type="auto"/>
            <w:hideMark/>
          </w:tcPr>
          <w:p w14:paraId="5104DDF9" w14:textId="0AC63242" w:rsidR="00740346" w:rsidRPr="00F24057" w:rsidRDefault="00740346" w:rsidP="00740346">
            <w:pPr>
              <w:jc w:val="right"/>
              <w:rPr>
                <w:rFonts w:eastAsia="Times New Roman" w:cs="Times New Roman"/>
                <w:lang w:eastAsia="zh-TW"/>
              </w:rPr>
            </w:pPr>
            <w:bookmarkStart w:id="502" w:name="_Toc664468451"/>
            <w:r w:rsidRPr="00F24057">
              <w:rPr>
                <w:rFonts w:eastAsia="Times New Roman" w:cs="Times New Roman"/>
                <w:lang w:eastAsia="zh-TW"/>
              </w:rPr>
              <w:t>67,920.00</w:t>
            </w:r>
            <w:bookmarkEnd w:id="502"/>
          </w:p>
        </w:tc>
      </w:tr>
      <w:tr w:rsidR="001311BB" w:rsidRPr="00F24057" w14:paraId="2AB6E511" w14:textId="77777777" w:rsidTr="6825D82A">
        <w:trPr>
          <w:trHeight w:val="315"/>
        </w:trPr>
        <w:tc>
          <w:tcPr>
            <w:tcW w:w="0" w:type="auto"/>
            <w:hideMark/>
          </w:tcPr>
          <w:p w14:paraId="06683233" w14:textId="4DF3FA2F" w:rsidR="00740346" w:rsidRPr="00F24057" w:rsidRDefault="00740346" w:rsidP="00740346">
            <w:pPr>
              <w:rPr>
                <w:rFonts w:eastAsia="Times New Roman" w:cs="Times New Roman"/>
                <w:lang w:eastAsia="zh-TW"/>
              </w:rPr>
            </w:pPr>
            <w:bookmarkStart w:id="503" w:name="_Toc1056570198"/>
            <w:r w:rsidRPr="00F24057">
              <w:rPr>
                <w:rFonts w:eastAsia="Times New Roman" w:cs="Times New Roman"/>
                <w:lang w:eastAsia="zh-TW"/>
              </w:rPr>
              <w:t>Cisco Catalyst 9500 Series Core Switch</w:t>
            </w:r>
            <w:bookmarkEnd w:id="503"/>
          </w:p>
        </w:tc>
        <w:tc>
          <w:tcPr>
            <w:tcW w:w="0" w:type="auto"/>
            <w:hideMark/>
          </w:tcPr>
          <w:p w14:paraId="665A7304" w14:textId="441A7EF3" w:rsidR="00740346" w:rsidRPr="00F24057" w:rsidRDefault="00740346" w:rsidP="00740346">
            <w:pPr>
              <w:jc w:val="right"/>
              <w:rPr>
                <w:rFonts w:eastAsia="Times New Roman" w:cs="Times New Roman"/>
                <w:lang w:eastAsia="zh-TW"/>
              </w:rPr>
            </w:pPr>
            <w:bookmarkStart w:id="504" w:name="_Toc1908675864"/>
            <w:r w:rsidRPr="00F24057">
              <w:rPr>
                <w:rFonts w:eastAsia="Times New Roman" w:cs="Times New Roman"/>
                <w:lang w:eastAsia="zh-TW"/>
              </w:rPr>
              <w:t>2</w:t>
            </w:r>
            <w:bookmarkEnd w:id="504"/>
          </w:p>
        </w:tc>
        <w:tc>
          <w:tcPr>
            <w:tcW w:w="0" w:type="auto"/>
            <w:hideMark/>
          </w:tcPr>
          <w:p w14:paraId="36FB4BE7" w14:textId="236F5772" w:rsidR="00740346" w:rsidRPr="00F24057" w:rsidRDefault="00740346" w:rsidP="00740346">
            <w:pPr>
              <w:jc w:val="right"/>
              <w:rPr>
                <w:rFonts w:eastAsia="Times New Roman" w:cs="Times New Roman"/>
                <w:lang w:eastAsia="zh-TW"/>
              </w:rPr>
            </w:pPr>
            <w:bookmarkStart w:id="505" w:name="_Toc614050437"/>
            <w:r w:rsidRPr="00F24057">
              <w:rPr>
                <w:rFonts w:eastAsia="Times New Roman" w:cs="Times New Roman"/>
                <w:lang w:eastAsia="zh-TW"/>
              </w:rPr>
              <w:t>115,000.00</w:t>
            </w:r>
            <w:bookmarkEnd w:id="505"/>
          </w:p>
        </w:tc>
        <w:tc>
          <w:tcPr>
            <w:tcW w:w="0" w:type="auto"/>
            <w:hideMark/>
          </w:tcPr>
          <w:p w14:paraId="619BA286" w14:textId="2D9ADC06" w:rsidR="00740346" w:rsidRPr="00F24057" w:rsidRDefault="00740346" w:rsidP="00740346">
            <w:pPr>
              <w:jc w:val="right"/>
              <w:rPr>
                <w:rFonts w:eastAsia="Times New Roman" w:cs="Times New Roman"/>
                <w:lang w:eastAsia="zh-TW"/>
              </w:rPr>
            </w:pPr>
            <w:bookmarkStart w:id="506" w:name="_Toc1216793247"/>
            <w:r w:rsidRPr="00F24057">
              <w:rPr>
                <w:rFonts w:eastAsia="Times New Roman" w:cs="Times New Roman"/>
                <w:lang w:eastAsia="zh-TW"/>
              </w:rPr>
              <w:t>230,000.00</w:t>
            </w:r>
            <w:bookmarkEnd w:id="506"/>
          </w:p>
        </w:tc>
      </w:tr>
      <w:tr w:rsidR="001311BB" w:rsidRPr="00F24057" w14:paraId="736CD77C" w14:textId="77777777" w:rsidTr="6825D82A">
        <w:trPr>
          <w:trHeight w:val="315"/>
        </w:trPr>
        <w:tc>
          <w:tcPr>
            <w:tcW w:w="0" w:type="auto"/>
            <w:hideMark/>
          </w:tcPr>
          <w:p w14:paraId="457E96B7" w14:textId="496E2017" w:rsidR="00740346" w:rsidRPr="00F24057" w:rsidRDefault="00740346" w:rsidP="00740346">
            <w:pPr>
              <w:rPr>
                <w:rFonts w:eastAsia="Times New Roman" w:cs="Times New Roman"/>
                <w:lang w:eastAsia="zh-TW"/>
              </w:rPr>
            </w:pPr>
            <w:bookmarkStart w:id="507" w:name="_Toc802394796"/>
            <w:r w:rsidRPr="00F24057">
              <w:rPr>
                <w:rFonts w:eastAsia="Times New Roman" w:cs="Times New Roman"/>
                <w:lang w:eastAsia="zh-TW"/>
              </w:rPr>
              <w:t>Cisco Catalyst 9300 Series + Network Modules</w:t>
            </w:r>
            <w:bookmarkEnd w:id="507"/>
          </w:p>
        </w:tc>
        <w:tc>
          <w:tcPr>
            <w:tcW w:w="0" w:type="auto"/>
            <w:hideMark/>
          </w:tcPr>
          <w:p w14:paraId="2468C6A5" w14:textId="13A05D56" w:rsidR="00740346" w:rsidRPr="00F24057" w:rsidRDefault="00740346" w:rsidP="00740346">
            <w:pPr>
              <w:jc w:val="right"/>
              <w:rPr>
                <w:rFonts w:eastAsia="Times New Roman" w:cs="Times New Roman"/>
                <w:lang w:eastAsia="zh-TW"/>
              </w:rPr>
            </w:pPr>
            <w:bookmarkStart w:id="508" w:name="_Toc1275610980"/>
            <w:r w:rsidRPr="00F24057">
              <w:rPr>
                <w:rFonts w:eastAsia="Times New Roman" w:cs="Times New Roman"/>
                <w:lang w:eastAsia="zh-TW"/>
              </w:rPr>
              <w:t>3</w:t>
            </w:r>
            <w:bookmarkEnd w:id="508"/>
          </w:p>
        </w:tc>
        <w:tc>
          <w:tcPr>
            <w:tcW w:w="0" w:type="auto"/>
            <w:hideMark/>
          </w:tcPr>
          <w:p w14:paraId="62996B73" w14:textId="7FC62F76" w:rsidR="00740346" w:rsidRPr="00F24057" w:rsidRDefault="00740346" w:rsidP="00740346">
            <w:pPr>
              <w:jc w:val="right"/>
              <w:rPr>
                <w:rFonts w:eastAsia="Times New Roman" w:cs="Times New Roman"/>
                <w:lang w:eastAsia="zh-TW"/>
              </w:rPr>
            </w:pPr>
            <w:bookmarkStart w:id="509" w:name="_Toc1495482472"/>
            <w:r w:rsidRPr="00F24057">
              <w:rPr>
                <w:rFonts w:eastAsia="Times New Roman" w:cs="Times New Roman"/>
                <w:lang w:eastAsia="zh-TW"/>
              </w:rPr>
              <w:t>41,600.00</w:t>
            </w:r>
            <w:bookmarkEnd w:id="509"/>
          </w:p>
        </w:tc>
        <w:tc>
          <w:tcPr>
            <w:tcW w:w="0" w:type="auto"/>
            <w:hideMark/>
          </w:tcPr>
          <w:p w14:paraId="32BC0DDE" w14:textId="1214FA9F" w:rsidR="00740346" w:rsidRPr="00F24057" w:rsidRDefault="00740346" w:rsidP="00740346">
            <w:pPr>
              <w:jc w:val="right"/>
              <w:rPr>
                <w:rFonts w:eastAsia="Times New Roman" w:cs="Times New Roman"/>
                <w:lang w:eastAsia="zh-TW"/>
              </w:rPr>
            </w:pPr>
            <w:bookmarkStart w:id="510" w:name="_Toc1288747369"/>
            <w:r w:rsidRPr="00F24057">
              <w:rPr>
                <w:rFonts w:eastAsia="Times New Roman" w:cs="Times New Roman"/>
                <w:lang w:eastAsia="zh-TW"/>
              </w:rPr>
              <w:t>124,800.00</w:t>
            </w:r>
            <w:bookmarkEnd w:id="510"/>
          </w:p>
        </w:tc>
      </w:tr>
      <w:tr w:rsidR="001311BB" w:rsidRPr="00F24057" w14:paraId="61EDE022" w14:textId="77777777" w:rsidTr="6825D82A">
        <w:trPr>
          <w:trHeight w:val="315"/>
        </w:trPr>
        <w:tc>
          <w:tcPr>
            <w:tcW w:w="0" w:type="auto"/>
            <w:hideMark/>
          </w:tcPr>
          <w:p w14:paraId="3193A815" w14:textId="6182F307" w:rsidR="00740346" w:rsidRPr="00F24057" w:rsidRDefault="00740346" w:rsidP="00740346">
            <w:pPr>
              <w:rPr>
                <w:rFonts w:eastAsia="Times New Roman" w:cs="Times New Roman"/>
                <w:lang w:eastAsia="zh-TW"/>
              </w:rPr>
            </w:pPr>
            <w:bookmarkStart w:id="511" w:name="_Toc1198278417"/>
            <w:proofErr w:type="spellStart"/>
            <w:r w:rsidRPr="00F24057">
              <w:rPr>
                <w:rFonts w:eastAsia="Times New Roman" w:cs="Times New Roman"/>
                <w:lang w:eastAsia="zh-TW"/>
              </w:rPr>
              <w:t>WiFi</w:t>
            </w:r>
            <w:proofErr w:type="spellEnd"/>
            <w:r w:rsidRPr="00F24057">
              <w:rPr>
                <w:rFonts w:eastAsia="Times New Roman" w:cs="Times New Roman"/>
                <w:lang w:eastAsia="zh-TW"/>
              </w:rPr>
              <w:t xml:space="preserve"> 6 AX3600 PoE Access Point</w:t>
            </w:r>
            <w:bookmarkEnd w:id="511"/>
          </w:p>
        </w:tc>
        <w:tc>
          <w:tcPr>
            <w:tcW w:w="0" w:type="auto"/>
            <w:hideMark/>
          </w:tcPr>
          <w:p w14:paraId="08A4072C" w14:textId="26024A81" w:rsidR="00740346" w:rsidRPr="00F24057" w:rsidRDefault="00740346" w:rsidP="00740346">
            <w:pPr>
              <w:jc w:val="right"/>
              <w:rPr>
                <w:rFonts w:eastAsia="Times New Roman" w:cs="Times New Roman"/>
                <w:lang w:eastAsia="zh-TW"/>
              </w:rPr>
            </w:pPr>
            <w:bookmarkStart w:id="512" w:name="_Toc504905392"/>
            <w:r w:rsidRPr="00F24057">
              <w:rPr>
                <w:rFonts w:eastAsia="Times New Roman" w:cs="Times New Roman"/>
                <w:lang w:eastAsia="zh-TW"/>
              </w:rPr>
              <w:t>256</w:t>
            </w:r>
            <w:bookmarkEnd w:id="512"/>
          </w:p>
        </w:tc>
        <w:tc>
          <w:tcPr>
            <w:tcW w:w="0" w:type="auto"/>
            <w:hideMark/>
          </w:tcPr>
          <w:p w14:paraId="17B3D8C9" w14:textId="700FCAA8" w:rsidR="00740346" w:rsidRPr="00F24057" w:rsidRDefault="00740346" w:rsidP="00740346">
            <w:pPr>
              <w:jc w:val="right"/>
              <w:rPr>
                <w:rFonts w:eastAsia="Times New Roman" w:cs="Times New Roman"/>
                <w:lang w:eastAsia="zh-TW"/>
              </w:rPr>
            </w:pPr>
            <w:bookmarkStart w:id="513" w:name="_Toc1829430676"/>
            <w:r w:rsidRPr="00F24057">
              <w:rPr>
                <w:rFonts w:eastAsia="Times New Roman" w:cs="Times New Roman"/>
                <w:lang w:eastAsia="zh-TW"/>
              </w:rPr>
              <w:t>1,199.00</w:t>
            </w:r>
            <w:bookmarkEnd w:id="513"/>
          </w:p>
        </w:tc>
        <w:tc>
          <w:tcPr>
            <w:tcW w:w="0" w:type="auto"/>
            <w:hideMark/>
          </w:tcPr>
          <w:p w14:paraId="69905A87" w14:textId="69721ED5" w:rsidR="00740346" w:rsidRPr="00F24057" w:rsidRDefault="00740346" w:rsidP="00740346">
            <w:pPr>
              <w:jc w:val="right"/>
              <w:rPr>
                <w:rFonts w:eastAsia="Times New Roman" w:cs="Times New Roman"/>
                <w:lang w:eastAsia="zh-TW"/>
              </w:rPr>
            </w:pPr>
            <w:bookmarkStart w:id="514" w:name="_Toc244433148"/>
            <w:r w:rsidRPr="00F24057">
              <w:rPr>
                <w:rFonts w:eastAsia="Times New Roman" w:cs="Times New Roman"/>
                <w:lang w:eastAsia="zh-TW"/>
              </w:rPr>
              <w:t>306,944.00</w:t>
            </w:r>
            <w:bookmarkEnd w:id="514"/>
          </w:p>
        </w:tc>
      </w:tr>
      <w:tr w:rsidR="00A71BDC" w:rsidRPr="00F24057" w14:paraId="5F51F37B" w14:textId="77777777" w:rsidTr="6825D82A">
        <w:trPr>
          <w:trHeight w:val="315"/>
        </w:trPr>
        <w:tc>
          <w:tcPr>
            <w:tcW w:w="0" w:type="auto"/>
            <w:hideMark/>
          </w:tcPr>
          <w:p w14:paraId="7DBC5230" w14:textId="107D91F9" w:rsidR="00740346" w:rsidRPr="00F24057" w:rsidRDefault="00740346" w:rsidP="00740346">
            <w:pPr>
              <w:rPr>
                <w:rFonts w:eastAsia="Times New Roman" w:cs="Times New Roman"/>
                <w:lang w:eastAsia="zh-TW"/>
              </w:rPr>
            </w:pPr>
            <w:bookmarkStart w:id="515" w:name="_Toc247475813"/>
            <w:r w:rsidRPr="00F24057">
              <w:rPr>
                <w:rFonts w:eastAsia="Times New Roman" w:cs="Times New Roman"/>
                <w:lang w:eastAsia="zh-TW"/>
              </w:rPr>
              <w:t>FortiGate 2600F Series Firewall</w:t>
            </w:r>
            <w:bookmarkEnd w:id="515"/>
          </w:p>
        </w:tc>
        <w:tc>
          <w:tcPr>
            <w:tcW w:w="0" w:type="auto"/>
            <w:hideMark/>
          </w:tcPr>
          <w:p w14:paraId="3CA9F379" w14:textId="5CC4D3C6" w:rsidR="00740346" w:rsidRPr="00F24057" w:rsidRDefault="00740346" w:rsidP="00740346">
            <w:pPr>
              <w:jc w:val="right"/>
              <w:rPr>
                <w:rFonts w:eastAsia="Times New Roman" w:cs="Times New Roman"/>
                <w:lang w:eastAsia="zh-TW"/>
              </w:rPr>
            </w:pPr>
            <w:bookmarkStart w:id="516" w:name="_Toc2013626784"/>
            <w:r w:rsidRPr="00F24057">
              <w:rPr>
                <w:rFonts w:eastAsia="Times New Roman" w:cs="Times New Roman"/>
                <w:lang w:eastAsia="zh-TW"/>
              </w:rPr>
              <w:t>2</w:t>
            </w:r>
            <w:bookmarkEnd w:id="516"/>
          </w:p>
        </w:tc>
        <w:tc>
          <w:tcPr>
            <w:tcW w:w="0" w:type="auto"/>
            <w:hideMark/>
          </w:tcPr>
          <w:p w14:paraId="5EEE427F" w14:textId="76FAE76E" w:rsidR="00740346" w:rsidRPr="00F24057" w:rsidRDefault="00740346" w:rsidP="00740346">
            <w:pPr>
              <w:jc w:val="right"/>
              <w:rPr>
                <w:rFonts w:eastAsia="Times New Roman" w:cs="Times New Roman"/>
                <w:lang w:eastAsia="zh-TW"/>
              </w:rPr>
            </w:pPr>
            <w:bookmarkStart w:id="517" w:name="_Toc1853549823"/>
            <w:r w:rsidRPr="00F24057">
              <w:rPr>
                <w:rFonts w:eastAsia="Times New Roman" w:cs="Times New Roman"/>
                <w:lang w:eastAsia="zh-TW"/>
              </w:rPr>
              <w:t>293,090.57</w:t>
            </w:r>
            <w:bookmarkEnd w:id="517"/>
          </w:p>
        </w:tc>
        <w:tc>
          <w:tcPr>
            <w:tcW w:w="0" w:type="auto"/>
            <w:hideMark/>
          </w:tcPr>
          <w:p w14:paraId="7579DE4C" w14:textId="0B1621E1" w:rsidR="00740346" w:rsidRPr="00F24057" w:rsidRDefault="00740346" w:rsidP="00740346">
            <w:pPr>
              <w:jc w:val="right"/>
              <w:rPr>
                <w:rFonts w:eastAsia="Times New Roman" w:cs="Times New Roman"/>
                <w:lang w:eastAsia="zh-TW"/>
              </w:rPr>
            </w:pPr>
            <w:bookmarkStart w:id="518" w:name="_Toc685532712"/>
            <w:r w:rsidRPr="00F24057">
              <w:rPr>
                <w:rFonts w:eastAsia="Times New Roman" w:cs="Times New Roman"/>
                <w:lang w:eastAsia="zh-TW"/>
              </w:rPr>
              <w:t>586,181.14</w:t>
            </w:r>
            <w:bookmarkEnd w:id="518"/>
          </w:p>
        </w:tc>
      </w:tr>
      <w:tr w:rsidR="003E6C34" w:rsidRPr="00F24057" w14:paraId="167ABFD2" w14:textId="77777777" w:rsidTr="6825D82A">
        <w:trPr>
          <w:trHeight w:val="315"/>
        </w:trPr>
        <w:tc>
          <w:tcPr>
            <w:tcW w:w="0" w:type="auto"/>
            <w:hideMark/>
          </w:tcPr>
          <w:p w14:paraId="65F6A8D9" w14:textId="6B2BD51F" w:rsidR="00740346" w:rsidRPr="00F24057" w:rsidRDefault="00740346" w:rsidP="00740346">
            <w:pPr>
              <w:rPr>
                <w:rFonts w:eastAsia="Times New Roman" w:cs="Times New Roman"/>
                <w:lang w:eastAsia="zh-TW"/>
              </w:rPr>
            </w:pPr>
            <w:bookmarkStart w:id="519" w:name="_Toc821555179"/>
            <w:r w:rsidRPr="00F24057">
              <w:rPr>
                <w:rFonts w:eastAsia="Times New Roman" w:cs="Times New Roman"/>
                <w:lang w:eastAsia="zh-TW"/>
              </w:rPr>
              <w:t>Total Hardware Cost</w:t>
            </w:r>
            <w:bookmarkEnd w:id="519"/>
          </w:p>
        </w:tc>
        <w:tc>
          <w:tcPr>
            <w:tcW w:w="0" w:type="auto"/>
            <w:hideMark/>
          </w:tcPr>
          <w:p w14:paraId="42B86DA4" w14:textId="77777777" w:rsidR="00740346" w:rsidRPr="00F24057" w:rsidRDefault="00740346" w:rsidP="00740346">
            <w:pPr>
              <w:rPr>
                <w:rFonts w:eastAsia="Times New Roman" w:cs="Times New Roman"/>
                <w:lang w:eastAsia="zh-TW"/>
              </w:rPr>
            </w:pPr>
          </w:p>
        </w:tc>
        <w:tc>
          <w:tcPr>
            <w:tcW w:w="0" w:type="auto"/>
            <w:hideMark/>
          </w:tcPr>
          <w:p w14:paraId="3852FA21" w14:textId="77777777" w:rsidR="00740346" w:rsidRPr="00F24057" w:rsidRDefault="00740346" w:rsidP="00740346">
            <w:pPr>
              <w:rPr>
                <w:rFonts w:eastAsia="Times New Roman" w:cs="Times New Roman"/>
                <w:lang w:eastAsia="zh-TW"/>
              </w:rPr>
            </w:pPr>
          </w:p>
        </w:tc>
        <w:tc>
          <w:tcPr>
            <w:tcW w:w="0" w:type="auto"/>
            <w:hideMark/>
          </w:tcPr>
          <w:p w14:paraId="62529DC0" w14:textId="4621FF93" w:rsidR="00740346" w:rsidRPr="00F24057" w:rsidRDefault="00740346" w:rsidP="00740346">
            <w:pPr>
              <w:jc w:val="right"/>
              <w:rPr>
                <w:rFonts w:eastAsia="Times New Roman" w:cs="Times New Roman"/>
                <w:lang w:eastAsia="zh-TW"/>
              </w:rPr>
            </w:pPr>
            <w:bookmarkStart w:id="520" w:name="_Toc378436106"/>
            <w:r w:rsidRPr="00F24057">
              <w:rPr>
                <w:rFonts w:eastAsia="Times New Roman" w:cs="Times New Roman"/>
                <w:lang w:eastAsia="zh-TW"/>
              </w:rPr>
              <w:t>2,151,673.14</w:t>
            </w:r>
            <w:bookmarkEnd w:id="520"/>
          </w:p>
        </w:tc>
      </w:tr>
    </w:tbl>
    <w:p w14:paraId="7B7F7AAF" w14:textId="77777777" w:rsidR="00A2374F" w:rsidRPr="00F24057" w:rsidRDefault="00A2374F" w:rsidP="53918F22">
      <w:pPr>
        <w:rPr>
          <w:rFonts w:cs="Times New Roman"/>
          <w:sz w:val="32"/>
          <w:szCs w:val="32"/>
          <w:lang w:val="en-GB" w:eastAsia="zh-TW"/>
        </w:rPr>
      </w:pPr>
    </w:p>
    <w:tbl>
      <w:tblPr>
        <w:tblStyle w:val="TableGridLight"/>
        <w:tblW w:w="9335" w:type="dxa"/>
        <w:tblLook w:val="04A0" w:firstRow="1" w:lastRow="0" w:firstColumn="1" w:lastColumn="0" w:noHBand="0" w:noVBand="1"/>
      </w:tblPr>
      <w:tblGrid>
        <w:gridCol w:w="3752"/>
        <w:gridCol w:w="1056"/>
        <w:gridCol w:w="2412"/>
        <w:gridCol w:w="2115"/>
      </w:tblGrid>
      <w:tr w:rsidR="001311BB" w:rsidRPr="00F24057" w14:paraId="54CAE4D5" w14:textId="77777777" w:rsidTr="6825D82A">
        <w:trPr>
          <w:trHeight w:val="315"/>
        </w:trPr>
        <w:tc>
          <w:tcPr>
            <w:tcW w:w="3752" w:type="dxa"/>
            <w:hideMark/>
          </w:tcPr>
          <w:p w14:paraId="20F3C95B" w14:textId="63AAE9B3" w:rsidR="00E714EF" w:rsidRPr="00F24057" w:rsidRDefault="00E714EF" w:rsidP="00E714EF">
            <w:pPr>
              <w:rPr>
                <w:rFonts w:eastAsia="Times New Roman" w:cs="Times New Roman"/>
                <w:lang w:eastAsia="zh-TW"/>
              </w:rPr>
            </w:pPr>
            <w:bookmarkStart w:id="521" w:name="_Toc1754009649"/>
            <w:r w:rsidRPr="00F24057">
              <w:rPr>
                <w:rFonts w:eastAsia="Times New Roman" w:cs="Times New Roman"/>
                <w:lang w:eastAsia="zh-TW"/>
              </w:rPr>
              <w:t>Software Item Description</w:t>
            </w:r>
            <w:bookmarkEnd w:id="521"/>
          </w:p>
        </w:tc>
        <w:tc>
          <w:tcPr>
            <w:tcW w:w="1056" w:type="dxa"/>
            <w:hideMark/>
          </w:tcPr>
          <w:p w14:paraId="43807011" w14:textId="488D3ADC" w:rsidR="00E714EF" w:rsidRPr="00F24057" w:rsidRDefault="00E714EF" w:rsidP="00E714EF">
            <w:pPr>
              <w:rPr>
                <w:rFonts w:eastAsia="Times New Roman" w:cs="Times New Roman"/>
                <w:lang w:eastAsia="zh-TW"/>
              </w:rPr>
            </w:pPr>
            <w:bookmarkStart w:id="522" w:name="_Toc1371791208"/>
            <w:r w:rsidRPr="00F24057">
              <w:rPr>
                <w:rFonts w:eastAsia="Times New Roman" w:cs="Times New Roman"/>
                <w:lang w:eastAsia="zh-TW"/>
              </w:rPr>
              <w:t>Quantity</w:t>
            </w:r>
            <w:bookmarkEnd w:id="522"/>
          </w:p>
        </w:tc>
        <w:tc>
          <w:tcPr>
            <w:tcW w:w="2412" w:type="dxa"/>
            <w:hideMark/>
          </w:tcPr>
          <w:p w14:paraId="31580502" w14:textId="00E4D2FC" w:rsidR="00E714EF" w:rsidRPr="00F24057" w:rsidRDefault="00E714EF" w:rsidP="00E714EF">
            <w:pPr>
              <w:rPr>
                <w:rFonts w:eastAsia="Times New Roman" w:cs="Times New Roman"/>
                <w:lang w:eastAsia="zh-TW"/>
              </w:rPr>
            </w:pPr>
            <w:bookmarkStart w:id="523" w:name="_Toc706527947"/>
            <w:r w:rsidRPr="00F24057">
              <w:rPr>
                <w:rFonts w:eastAsia="Times New Roman" w:cs="Times New Roman"/>
                <w:lang w:eastAsia="zh-TW"/>
              </w:rPr>
              <w:t>Annual Unit Price (HKD)</w:t>
            </w:r>
            <w:bookmarkEnd w:id="523"/>
          </w:p>
        </w:tc>
        <w:tc>
          <w:tcPr>
            <w:tcW w:w="2115" w:type="dxa"/>
            <w:hideMark/>
          </w:tcPr>
          <w:p w14:paraId="18C4E67C" w14:textId="147554DD" w:rsidR="00E714EF" w:rsidRPr="00F24057" w:rsidRDefault="00E714EF" w:rsidP="00E714EF">
            <w:pPr>
              <w:rPr>
                <w:rFonts w:eastAsia="Times New Roman" w:cs="Times New Roman"/>
                <w:lang w:eastAsia="zh-TW"/>
              </w:rPr>
            </w:pPr>
            <w:bookmarkStart w:id="524" w:name="_Toc283566780"/>
            <w:r w:rsidRPr="00F24057">
              <w:rPr>
                <w:rFonts w:eastAsia="Times New Roman" w:cs="Times New Roman"/>
                <w:lang w:eastAsia="zh-TW"/>
              </w:rPr>
              <w:t>10-Year Total (HKD)</w:t>
            </w:r>
            <w:bookmarkEnd w:id="524"/>
          </w:p>
        </w:tc>
      </w:tr>
      <w:tr w:rsidR="001311BB" w:rsidRPr="00F24057" w14:paraId="2C0EE231" w14:textId="77777777" w:rsidTr="6825D82A">
        <w:trPr>
          <w:trHeight w:val="315"/>
        </w:trPr>
        <w:tc>
          <w:tcPr>
            <w:tcW w:w="3752" w:type="dxa"/>
            <w:hideMark/>
          </w:tcPr>
          <w:p w14:paraId="06B9ABA7" w14:textId="274A8964" w:rsidR="00E714EF" w:rsidRPr="00F24057" w:rsidRDefault="00E714EF" w:rsidP="00E714EF">
            <w:pPr>
              <w:rPr>
                <w:rFonts w:eastAsia="Times New Roman" w:cs="Times New Roman"/>
                <w:lang w:eastAsia="zh-TW"/>
              </w:rPr>
            </w:pPr>
            <w:bookmarkStart w:id="525" w:name="_Toc1194933794"/>
            <w:r w:rsidRPr="00F24057">
              <w:rPr>
                <w:rFonts w:eastAsia="Times New Roman" w:cs="Times New Roman"/>
                <w:lang w:eastAsia="zh-TW"/>
              </w:rPr>
              <w:t>Dynamics 365 Business Central (Core)</w:t>
            </w:r>
            <w:bookmarkEnd w:id="525"/>
          </w:p>
        </w:tc>
        <w:tc>
          <w:tcPr>
            <w:tcW w:w="1056" w:type="dxa"/>
            <w:hideMark/>
          </w:tcPr>
          <w:p w14:paraId="1BFAEB34" w14:textId="535DD132" w:rsidR="00E714EF" w:rsidRPr="00F24057" w:rsidRDefault="00E714EF" w:rsidP="00E714EF">
            <w:pPr>
              <w:jc w:val="right"/>
              <w:rPr>
                <w:rFonts w:eastAsia="Times New Roman" w:cs="Times New Roman"/>
                <w:lang w:eastAsia="zh-TW"/>
              </w:rPr>
            </w:pPr>
            <w:bookmarkStart w:id="526" w:name="_Toc305323823"/>
            <w:r w:rsidRPr="00F24057">
              <w:rPr>
                <w:rFonts w:eastAsia="Times New Roman" w:cs="Times New Roman"/>
                <w:lang w:eastAsia="zh-TW"/>
              </w:rPr>
              <w:t>12</w:t>
            </w:r>
            <w:bookmarkEnd w:id="526"/>
          </w:p>
        </w:tc>
        <w:tc>
          <w:tcPr>
            <w:tcW w:w="2412" w:type="dxa"/>
            <w:hideMark/>
          </w:tcPr>
          <w:p w14:paraId="041DF2F3" w14:textId="4ED1A478" w:rsidR="00E714EF" w:rsidRPr="00F24057" w:rsidRDefault="00E714EF" w:rsidP="00E714EF">
            <w:pPr>
              <w:jc w:val="right"/>
              <w:rPr>
                <w:rFonts w:eastAsia="Times New Roman" w:cs="Times New Roman"/>
                <w:lang w:eastAsia="zh-TW"/>
              </w:rPr>
            </w:pPr>
            <w:bookmarkStart w:id="527" w:name="_Toc512958923"/>
            <w:r w:rsidRPr="00F24057">
              <w:rPr>
                <w:rFonts w:eastAsia="Times New Roman" w:cs="Times New Roman"/>
                <w:lang w:eastAsia="zh-TW"/>
              </w:rPr>
              <w:t>7,521.55</w:t>
            </w:r>
            <w:bookmarkEnd w:id="527"/>
          </w:p>
        </w:tc>
        <w:tc>
          <w:tcPr>
            <w:tcW w:w="2115" w:type="dxa"/>
            <w:hideMark/>
          </w:tcPr>
          <w:p w14:paraId="0BFE0B94" w14:textId="54BF22EA" w:rsidR="00E714EF" w:rsidRPr="00F24057" w:rsidRDefault="00E714EF" w:rsidP="00E714EF">
            <w:pPr>
              <w:jc w:val="right"/>
              <w:rPr>
                <w:rFonts w:eastAsia="Times New Roman" w:cs="Times New Roman"/>
                <w:lang w:eastAsia="zh-TW"/>
              </w:rPr>
            </w:pPr>
            <w:bookmarkStart w:id="528" w:name="_Toc1196700951"/>
            <w:r w:rsidRPr="00F24057">
              <w:rPr>
                <w:rFonts w:eastAsia="Times New Roman" w:cs="Times New Roman"/>
                <w:lang w:eastAsia="zh-TW"/>
              </w:rPr>
              <w:t>90,258.60</w:t>
            </w:r>
            <w:bookmarkEnd w:id="528"/>
          </w:p>
        </w:tc>
      </w:tr>
      <w:tr w:rsidR="001311BB" w:rsidRPr="00F24057" w14:paraId="1655E1F9" w14:textId="77777777" w:rsidTr="6825D82A">
        <w:trPr>
          <w:trHeight w:val="315"/>
        </w:trPr>
        <w:tc>
          <w:tcPr>
            <w:tcW w:w="3752" w:type="dxa"/>
            <w:hideMark/>
          </w:tcPr>
          <w:p w14:paraId="520838D5" w14:textId="16317889" w:rsidR="00E714EF" w:rsidRPr="00F24057" w:rsidRDefault="00E714EF" w:rsidP="00E714EF">
            <w:pPr>
              <w:rPr>
                <w:rFonts w:eastAsia="Times New Roman" w:cs="Times New Roman"/>
                <w:lang w:eastAsia="zh-TW"/>
              </w:rPr>
            </w:pPr>
            <w:bookmarkStart w:id="529" w:name="_Toc725220446"/>
            <w:r w:rsidRPr="00F24057">
              <w:rPr>
                <w:rFonts w:eastAsia="Times New Roman" w:cs="Times New Roman"/>
                <w:lang w:eastAsia="zh-TW"/>
              </w:rPr>
              <w:t>Dynamics 365 Business Central (General)</w:t>
            </w:r>
            <w:bookmarkEnd w:id="529"/>
          </w:p>
        </w:tc>
        <w:tc>
          <w:tcPr>
            <w:tcW w:w="1056" w:type="dxa"/>
            <w:hideMark/>
          </w:tcPr>
          <w:p w14:paraId="207924B7" w14:textId="6DCB602A" w:rsidR="00E714EF" w:rsidRPr="00F24057" w:rsidRDefault="00E714EF" w:rsidP="00E714EF">
            <w:pPr>
              <w:jc w:val="right"/>
              <w:rPr>
                <w:rFonts w:eastAsia="Times New Roman" w:cs="Times New Roman"/>
                <w:lang w:eastAsia="zh-TW"/>
              </w:rPr>
            </w:pPr>
            <w:bookmarkStart w:id="530" w:name="_Toc1555490764"/>
            <w:r w:rsidRPr="00F24057">
              <w:rPr>
                <w:rFonts w:eastAsia="Times New Roman" w:cs="Times New Roman"/>
                <w:lang w:eastAsia="zh-TW"/>
              </w:rPr>
              <w:t>40</w:t>
            </w:r>
            <w:bookmarkEnd w:id="530"/>
          </w:p>
        </w:tc>
        <w:tc>
          <w:tcPr>
            <w:tcW w:w="2412" w:type="dxa"/>
            <w:hideMark/>
          </w:tcPr>
          <w:p w14:paraId="62823215" w14:textId="151E7830" w:rsidR="00E714EF" w:rsidRPr="00F24057" w:rsidRDefault="00E714EF" w:rsidP="00E714EF">
            <w:pPr>
              <w:jc w:val="right"/>
              <w:rPr>
                <w:rFonts w:eastAsia="Times New Roman" w:cs="Times New Roman"/>
                <w:lang w:eastAsia="zh-TW"/>
              </w:rPr>
            </w:pPr>
            <w:bookmarkStart w:id="531" w:name="_Toc1863098336"/>
            <w:r w:rsidRPr="00F24057">
              <w:rPr>
                <w:rFonts w:eastAsia="Times New Roman" w:cs="Times New Roman"/>
                <w:lang w:eastAsia="zh-TW"/>
              </w:rPr>
              <w:t>752.155</w:t>
            </w:r>
            <w:bookmarkEnd w:id="531"/>
          </w:p>
        </w:tc>
        <w:tc>
          <w:tcPr>
            <w:tcW w:w="2115" w:type="dxa"/>
            <w:hideMark/>
          </w:tcPr>
          <w:p w14:paraId="37C832E9" w14:textId="469DDEA5" w:rsidR="00E714EF" w:rsidRPr="00F24057" w:rsidRDefault="00E714EF" w:rsidP="00E714EF">
            <w:pPr>
              <w:jc w:val="right"/>
              <w:rPr>
                <w:rFonts w:eastAsia="Times New Roman" w:cs="Times New Roman"/>
                <w:lang w:eastAsia="zh-TW"/>
              </w:rPr>
            </w:pPr>
            <w:bookmarkStart w:id="532" w:name="_Toc393777535"/>
            <w:r w:rsidRPr="00F24057">
              <w:rPr>
                <w:rFonts w:eastAsia="Times New Roman" w:cs="Times New Roman"/>
                <w:lang w:eastAsia="zh-TW"/>
              </w:rPr>
              <w:t>30,086.20</w:t>
            </w:r>
            <w:bookmarkEnd w:id="532"/>
          </w:p>
        </w:tc>
      </w:tr>
      <w:tr w:rsidR="001311BB" w:rsidRPr="00F24057" w14:paraId="5C2BFC35" w14:textId="77777777" w:rsidTr="6825D82A">
        <w:trPr>
          <w:trHeight w:val="315"/>
        </w:trPr>
        <w:tc>
          <w:tcPr>
            <w:tcW w:w="3752" w:type="dxa"/>
            <w:hideMark/>
          </w:tcPr>
          <w:p w14:paraId="77CAD250" w14:textId="5E8CC2C2" w:rsidR="00E714EF" w:rsidRPr="00F24057" w:rsidRDefault="00E714EF" w:rsidP="00E714EF">
            <w:pPr>
              <w:rPr>
                <w:rFonts w:eastAsia="Times New Roman" w:cs="Times New Roman"/>
                <w:lang w:eastAsia="zh-TW"/>
              </w:rPr>
            </w:pPr>
            <w:bookmarkStart w:id="533" w:name="_Toc1228086916"/>
            <w:r w:rsidRPr="00F24057">
              <w:rPr>
                <w:rFonts w:eastAsia="Times New Roman" w:cs="Times New Roman"/>
                <w:lang w:eastAsia="zh-TW"/>
              </w:rPr>
              <w:t>Microsoft 365 E3</w:t>
            </w:r>
            <w:bookmarkEnd w:id="533"/>
          </w:p>
        </w:tc>
        <w:tc>
          <w:tcPr>
            <w:tcW w:w="1056" w:type="dxa"/>
            <w:hideMark/>
          </w:tcPr>
          <w:p w14:paraId="3AF3447E" w14:textId="696B7A25" w:rsidR="00E714EF" w:rsidRPr="00F24057" w:rsidRDefault="00E714EF" w:rsidP="00E714EF">
            <w:pPr>
              <w:jc w:val="right"/>
              <w:rPr>
                <w:rFonts w:eastAsia="Times New Roman" w:cs="Times New Roman"/>
                <w:lang w:eastAsia="zh-TW"/>
              </w:rPr>
            </w:pPr>
            <w:bookmarkStart w:id="534" w:name="_Toc962544049"/>
            <w:r w:rsidRPr="00F24057">
              <w:rPr>
                <w:rFonts w:eastAsia="Times New Roman" w:cs="Times New Roman"/>
                <w:lang w:eastAsia="zh-TW"/>
              </w:rPr>
              <w:t>52</w:t>
            </w:r>
            <w:bookmarkEnd w:id="534"/>
          </w:p>
        </w:tc>
        <w:tc>
          <w:tcPr>
            <w:tcW w:w="2412" w:type="dxa"/>
            <w:hideMark/>
          </w:tcPr>
          <w:p w14:paraId="21977250" w14:textId="036C7F93" w:rsidR="00E714EF" w:rsidRPr="00F24057" w:rsidRDefault="00E714EF" w:rsidP="00E714EF">
            <w:pPr>
              <w:jc w:val="right"/>
              <w:rPr>
                <w:rFonts w:eastAsia="Times New Roman" w:cs="Times New Roman"/>
                <w:lang w:eastAsia="zh-TW"/>
              </w:rPr>
            </w:pPr>
            <w:bookmarkStart w:id="535" w:name="_Toc826284172"/>
            <w:r w:rsidRPr="00F24057">
              <w:rPr>
                <w:rFonts w:eastAsia="Times New Roman" w:cs="Times New Roman"/>
                <w:lang w:eastAsia="zh-TW"/>
              </w:rPr>
              <w:t>3,384.67</w:t>
            </w:r>
            <w:bookmarkEnd w:id="535"/>
          </w:p>
        </w:tc>
        <w:tc>
          <w:tcPr>
            <w:tcW w:w="2115" w:type="dxa"/>
            <w:hideMark/>
          </w:tcPr>
          <w:p w14:paraId="4A09270D" w14:textId="0B827E99" w:rsidR="00E714EF" w:rsidRPr="00F24057" w:rsidRDefault="00E714EF" w:rsidP="00E714EF">
            <w:pPr>
              <w:jc w:val="right"/>
              <w:rPr>
                <w:rFonts w:eastAsia="Times New Roman" w:cs="Times New Roman"/>
                <w:lang w:eastAsia="zh-TW"/>
              </w:rPr>
            </w:pPr>
            <w:bookmarkStart w:id="536" w:name="_Toc1272486647"/>
            <w:r w:rsidRPr="00F24057">
              <w:rPr>
                <w:rFonts w:eastAsia="Times New Roman" w:cs="Times New Roman"/>
                <w:lang w:eastAsia="zh-TW"/>
              </w:rPr>
              <w:t>176,002.84</w:t>
            </w:r>
            <w:bookmarkEnd w:id="536"/>
          </w:p>
        </w:tc>
      </w:tr>
      <w:tr w:rsidR="001311BB" w:rsidRPr="00F24057" w14:paraId="58821984" w14:textId="77777777" w:rsidTr="6825D82A">
        <w:trPr>
          <w:trHeight w:val="315"/>
        </w:trPr>
        <w:tc>
          <w:tcPr>
            <w:tcW w:w="3752" w:type="dxa"/>
            <w:hideMark/>
          </w:tcPr>
          <w:p w14:paraId="1E7758F8" w14:textId="49F0C628" w:rsidR="00E714EF" w:rsidRPr="00F24057" w:rsidRDefault="00E714EF" w:rsidP="00E714EF">
            <w:pPr>
              <w:rPr>
                <w:rFonts w:eastAsia="Times New Roman" w:cs="Times New Roman"/>
                <w:lang w:eastAsia="zh-TW"/>
              </w:rPr>
            </w:pPr>
            <w:bookmarkStart w:id="537" w:name="_Toc1850829643"/>
            <w:r w:rsidRPr="00F24057">
              <w:rPr>
                <w:rFonts w:eastAsia="Times New Roman" w:cs="Times New Roman"/>
                <w:lang w:eastAsia="zh-TW"/>
              </w:rPr>
              <w:t>Trend Vision One™ Endpoint Security</w:t>
            </w:r>
            <w:bookmarkEnd w:id="537"/>
          </w:p>
        </w:tc>
        <w:tc>
          <w:tcPr>
            <w:tcW w:w="1056" w:type="dxa"/>
            <w:hideMark/>
          </w:tcPr>
          <w:p w14:paraId="639CE228" w14:textId="66ECF0B5" w:rsidR="00E714EF" w:rsidRPr="00F24057" w:rsidRDefault="00E714EF" w:rsidP="00E714EF">
            <w:pPr>
              <w:jc w:val="right"/>
              <w:rPr>
                <w:rFonts w:eastAsia="Times New Roman" w:cs="Times New Roman"/>
                <w:lang w:eastAsia="zh-TW"/>
              </w:rPr>
            </w:pPr>
            <w:bookmarkStart w:id="538" w:name="_Toc462885615"/>
            <w:r w:rsidRPr="00F24057">
              <w:rPr>
                <w:rFonts w:eastAsia="Times New Roman" w:cs="Times New Roman"/>
                <w:lang w:eastAsia="zh-TW"/>
              </w:rPr>
              <w:t>52</w:t>
            </w:r>
            <w:bookmarkEnd w:id="538"/>
          </w:p>
        </w:tc>
        <w:tc>
          <w:tcPr>
            <w:tcW w:w="2412" w:type="dxa"/>
            <w:hideMark/>
          </w:tcPr>
          <w:p w14:paraId="149CFDFD" w14:textId="49930CB2" w:rsidR="00E714EF" w:rsidRPr="00F24057" w:rsidRDefault="00E714EF" w:rsidP="00E714EF">
            <w:pPr>
              <w:jc w:val="right"/>
              <w:rPr>
                <w:rFonts w:eastAsia="Times New Roman" w:cs="Times New Roman"/>
                <w:lang w:eastAsia="zh-TW"/>
              </w:rPr>
            </w:pPr>
            <w:bookmarkStart w:id="539" w:name="_Toc1752924690"/>
            <w:r w:rsidRPr="00F24057">
              <w:rPr>
                <w:rFonts w:eastAsia="Times New Roman" w:cs="Times New Roman"/>
                <w:lang w:eastAsia="zh-TW"/>
              </w:rPr>
              <w:t>211.46</w:t>
            </w:r>
            <w:bookmarkEnd w:id="539"/>
          </w:p>
        </w:tc>
        <w:tc>
          <w:tcPr>
            <w:tcW w:w="2115" w:type="dxa"/>
            <w:hideMark/>
          </w:tcPr>
          <w:p w14:paraId="65C88423" w14:textId="16B59629" w:rsidR="00E714EF" w:rsidRPr="00F24057" w:rsidRDefault="00E714EF" w:rsidP="00E714EF">
            <w:pPr>
              <w:jc w:val="right"/>
              <w:rPr>
                <w:rFonts w:eastAsia="Times New Roman" w:cs="Times New Roman"/>
                <w:lang w:eastAsia="zh-TW"/>
              </w:rPr>
            </w:pPr>
            <w:bookmarkStart w:id="540" w:name="_Toc1808170440"/>
            <w:r w:rsidRPr="00F24057">
              <w:rPr>
                <w:rFonts w:eastAsia="Times New Roman" w:cs="Times New Roman"/>
                <w:lang w:eastAsia="zh-TW"/>
              </w:rPr>
              <w:t>10,995.92</w:t>
            </w:r>
            <w:bookmarkEnd w:id="540"/>
          </w:p>
        </w:tc>
      </w:tr>
      <w:tr w:rsidR="001311BB" w:rsidRPr="00F24057" w14:paraId="52991EBE" w14:textId="77777777" w:rsidTr="6825D82A">
        <w:trPr>
          <w:trHeight w:val="315"/>
        </w:trPr>
        <w:tc>
          <w:tcPr>
            <w:tcW w:w="3752" w:type="dxa"/>
            <w:hideMark/>
          </w:tcPr>
          <w:p w14:paraId="1219BEE3" w14:textId="3C8FCC96" w:rsidR="00E714EF" w:rsidRPr="00F24057" w:rsidRDefault="00E714EF" w:rsidP="00E714EF">
            <w:pPr>
              <w:rPr>
                <w:rFonts w:eastAsia="Times New Roman" w:cs="Times New Roman"/>
                <w:lang w:eastAsia="zh-TW"/>
              </w:rPr>
            </w:pPr>
            <w:bookmarkStart w:id="541" w:name="_Toc699581063"/>
            <w:r w:rsidRPr="00F24057">
              <w:rPr>
                <w:rFonts w:eastAsia="Times New Roman" w:cs="Times New Roman"/>
                <w:lang w:eastAsia="zh-TW"/>
              </w:rPr>
              <w:t>Cisco Secure Client (VPN License)</w:t>
            </w:r>
            <w:bookmarkEnd w:id="541"/>
          </w:p>
        </w:tc>
        <w:tc>
          <w:tcPr>
            <w:tcW w:w="1056" w:type="dxa"/>
            <w:hideMark/>
          </w:tcPr>
          <w:p w14:paraId="00BCCD74" w14:textId="1A271E39" w:rsidR="00E714EF" w:rsidRPr="00F24057" w:rsidRDefault="00E714EF" w:rsidP="00E714EF">
            <w:pPr>
              <w:jc w:val="right"/>
              <w:rPr>
                <w:rFonts w:eastAsia="Times New Roman" w:cs="Times New Roman"/>
                <w:lang w:eastAsia="zh-TW"/>
              </w:rPr>
            </w:pPr>
            <w:bookmarkStart w:id="542" w:name="_Toc845022615"/>
            <w:r w:rsidRPr="00F24057">
              <w:rPr>
                <w:rFonts w:eastAsia="Times New Roman" w:cs="Times New Roman"/>
                <w:lang w:eastAsia="zh-TW"/>
              </w:rPr>
              <w:t>200</w:t>
            </w:r>
            <w:bookmarkEnd w:id="542"/>
          </w:p>
        </w:tc>
        <w:tc>
          <w:tcPr>
            <w:tcW w:w="2412" w:type="dxa"/>
            <w:hideMark/>
          </w:tcPr>
          <w:p w14:paraId="66229D73" w14:textId="0345EFE1" w:rsidR="00E714EF" w:rsidRPr="00F24057" w:rsidRDefault="00E714EF" w:rsidP="00E714EF">
            <w:pPr>
              <w:jc w:val="right"/>
              <w:rPr>
                <w:rFonts w:eastAsia="Times New Roman" w:cs="Times New Roman"/>
                <w:lang w:eastAsia="zh-TW"/>
              </w:rPr>
            </w:pPr>
            <w:bookmarkStart w:id="543" w:name="_Toc375639809"/>
            <w:r w:rsidRPr="00F24057">
              <w:rPr>
                <w:rFonts w:eastAsia="Times New Roman" w:cs="Times New Roman"/>
                <w:lang w:eastAsia="zh-TW"/>
              </w:rPr>
              <w:t>24.21</w:t>
            </w:r>
            <w:bookmarkEnd w:id="543"/>
          </w:p>
        </w:tc>
        <w:tc>
          <w:tcPr>
            <w:tcW w:w="2115" w:type="dxa"/>
            <w:hideMark/>
          </w:tcPr>
          <w:p w14:paraId="58FF3B77" w14:textId="200FFB4E" w:rsidR="00E714EF" w:rsidRPr="00F24057" w:rsidRDefault="00E714EF" w:rsidP="00E714EF">
            <w:pPr>
              <w:jc w:val="right"/>
              <w:rPr>
                <w:rFonts w:eastAsia="Times New Roman" w:cs="Times New Roman"/>
                <w:lang w:eastAsia="zh-TW"/>
              </w:rPr>
            </w:pPr>
            <w:bookmarkStart w:id="544" w:name="_Toc495402611"/>
            <w:r w:rsidRPr="00F24057">
              <w:rPr>
                <w:rFonts w:eastAsia="Times New Roman" w:cs="Times New Roman"/>
                <w:lang w:eastAsia="zh-TW"/>
              </w:rPr>
              <w:t>4,842.00</w:t>
            </w:r>
            <w:bookmarkEnd w:id="544"/>
          </w:p>
        </w:tc>
      </w:tr>
      <w:tr w:rsidR="001311BB" w:rsidRPr="00F24057" w14:paraId="55065DD3" w14:textId="77777777" w:rsidTr="6825D82A">
        <w:trPr>
          <w:trHeight w:val="315"/>
        </w:trPr>
        <w:tc>
          <w:tcPr>
            <w:tcW w:w="3752" w:type="dxa"/>
            <w:hideMark/>
          </w:tcPr>
          <w:p w14:paraId="573D490C" w14:textId="74C5E872" w:rsidR="00E714EF" w:rsidRPr="00F24057" w:rsidRDefault="00E714EF" w:rsidP="00E714EF">
            <w:pPr>
              <w:rPr>
                <w:rFonts w:eastAsia="Times New Roman" w:cs="Times New Roman"/>
                <w:lang w:eastAsia="zh-TW"/>
              </w:rPr>
            </w:pPr>
            <w:bookmarkStart w:id="545" w:name="_Toc155381687"/>
            <w:r w:rsidRPr="00F24057">
              <w:rPr>
                <w:rFonts w:eastAsia="Times New Roman" w:cs="Times New Roman"/>
                <w:lang w:eastAsia="zh-TW"/>
              </w:rPr>
              <w:t>SQL Server 2022</w:t>
            </w:r>
            <w:bookmarkEnd w:id="545"/>
          </w:p>
        </w:tc>
        <w:tc>
          <w:tcPr>
            <w:tcW w:w="1056" w:type="dxa"/>
            <w:hideMark/>
          </w:tcPr>
          <w:p w14:paraId="65282C05" w14:textId="227EB81A" w:rsidR="00E714EF" w:rsidRPr="00F24057" w:rsidRDefault="00E714EF" w:rsidP="00E714EF">
            <w:pPr>
              <w:jc w:val="right"/>
              <w:rPr>
                <w:rFonts w:eastAsia="Times New Roman" w:cs="Times New Roman"/>
                <w:lang w:eastAsia="zh-TW"/>
              </w:rPr>
            </w:pPr>
            <w:bookmarkStart w:id="546" w:name="_Toc1126033239"/>
            <w:r w:rsidRPr="00F24057">
              <w:rPr>
                <w:rFonts w:eastAsia="Times New Roman" w:cs="Times New Roman"/>
                <w:lang w:eastAsia="zh-TW"/>
              </w:rPr>
              <w:t>1</w:t>
            </w:r>
            <w:bookmarkEnd w:id="546"/>
          </w:p>
        </w:tc>
        <w:tc>
          <w:tcPr>
            <w:tcW w:w="2412" w:type="dxa"/>
            <w:hideMark/>
          </w:tcPr>
          <w:p w14:paraId="512DB3C7" w14:textId="12F76209" w:rsidR="00E714EF" w:rsidRPr="00F24057" w:rsidRDefault="00E714EF" w:rsidP="00E714EF">
            <w:pPr>
              <w:jc w:val="right"/>
              <w:rPr>
                <w:rFonts w:eastAsia="Times New Roman" w:cs="Times New Roman"/>
                <w:lang w:eastAsia="zh-TW"/>
              </w:rPr>
            </w:pPr>
            <w:bookmarkStart w:id="547" w:name="_Toc2039124360"/>
            <w:r w:rsidRPr="00F24057">
              <w:rPr>
                <w:rFonts w:eastAsia="Times New Roman" w:cs="Times New Roman"/>
                <w:lang w:eastAsia="zh-TW"/>
              </w:rPr>
              <w:t>0</w:t>
            </w:r>
            <w:bookmarkEnd w:id="547"/>
          </w:p>
        </w:tc>
        <w:tc>
          <w:tcPr>
            <w:tcW w:w="2115" w:type="dxa"/>
            <w:hideMark/>
          </w:tcPr>
          <w:p w14:paraId="6156ABB6" w14:textId="758C827F" w:rsidR="00E714EF" w:rsidRPr="00F24057" w:rsidRDefault="00E714EF" w:rsidP="00E714EF">
            <w:pPr>
              <w:jc w:val="right"/>
              <w:rPr>
                <w:rFonts w:eastAsia="Times New Roman" w:cs="Times New Roman"/>
                <w:lang w:eastAsia="zh-TW"/>
              </w:rPr>
            </w:pPr>
            <w:bookmarkStart w:id="548" w:name="_Toc104187064"/>
            <w:r w:rsidRPr="00F24057">
              <w:rPr>
                <w:rFonts w:eastAsia="Times New Roman" w:cs="Times New Roman"/>
                <w:lang w:eastAsia="zh-TW"/>
              </w:rPr>
              <w:t>0.00</w:t>
            </w:r>
            <w:bookmarkEnd w:id="548"/>
          </w:p>
        </w:tc>
      </w:tr>
      <w:tr w:rsidR="00D53869" w:rsidRPr="00F24057" w14:paraId="1CC3210A" w14:textId="77777777" w:rsidTr="6825D82A">
        <w:trPr>
          <w:trHeight w:val="315"/>
        </w:trPr>
        <w:tc>
          <w:tcPr>
            <w:tcW w:w="3752" w:type="dxa"/>
            <w:hideMark/>
          </w:tcPr>
          <w:p w14:paraId="704A5964" w14:textId="6FDCBF98" w:rsidR="00E714EF" w:rsidRPr="00F24057" w:rsidRDefault="00E714EF" w:rsidP="00E714EF">
            <w:pPr>
              <w:rPr>
                <w:rFonts w:eastAsia="Times New Roman" w:cs="Times New Roman"/>
                <w:lang w:eastAsia="zh-TW"/>
              </w:rPr>
            </w:pPr>
            <w:bookmarkStart w:id="549" w:name="_Toc550600235"/>
            <w:r w:rsidRPr="00F24057">
              <w:rPr>
                <w:rFonts w:eastAsia="Times New Roman" w:cs="Times New Roman"/>
                <w:lang w:eastAsia="zh-TW"/>
              </w:rPr>
              <w:t xml:space="preserve">Zabbix </w:t>
            </w:r>
            <w:proofErr w:type="gramStart"/>
            <w:r w:rsidRPr="00F24057">
              <w:rPr>
                <w:rFonts w:eastAsia="Times New Roman" w:cs="Times New Roman"/>
                <w:lang w:eastAsia="zh-TW"/>
              </w:rPr>
              <w:t>On-Premise</w:t>
            </w:r>
            <w:proofErr w:type="gramEnd"/>
            <w:r w:rsidRPr="00F24057">
              <w:rPr>
                <w:rFonts w:eastAsia="Times New Roman" w:cs="Times New Roman"/>
                <w:lang w:eastAsia="zh-TW"/>
              </w:rPr>
              <w:t xml:space="preserve"> Monitoring</w:t>
            </w:r>
            <w:bookmarkEnd w:id="549"/>
          </w:p>
        </w:tc>
        <w:tc>
          <w:tcPr>
            <w:tcW w:w="1056" w:type="dxa"/>
            <w:hideMark/>
          </w:tcPr>
          <w:p w14:paraId="6F544730" w14:textId="6C14957B" w:rsidR="00E714EF" w:rsidRPr="00F24057" w:rsidRDefault="00E714EF" w:rsidP="00E714EF">
            <w:pPr>
              <w:jc w:val="right"/>
              <w:rPr>
                <w:rFonts w:eastAsia="Times New Roman" w:cs="Times New Roman"/>
                <w:lang w:eastAsia="zh-TW"/>
              </w:rPr>
            </w:pPr>
            <w:bookmarkStart w:id="550" w:name="_Toc1909164266"/>
            <w:r w:rsidRPr="00F24057">
              <w:rPr>
                <w:rFonts w:eastAsia="Times New Roman" w:cs="Times New Roman"/>
                <w:lang w:eastAsia="zh-TW"/>
              </w:rPr>
              <w:t>1</w:t>
            </w:r>
            <w:bookmarkEnd w:id="550"/>
          </w:p>
        </w:tc>
        <w:tc>
          <w:tcPr>
            <w:tcW w:w="2412" w:type="dxa"/>
            <w:hideMark/>
          </w:tcPr>
          <w:p w14:paraId="0F3BF201" w14:textId="11F5381A" w:rsidR="00E714EF" w:rsidRPr="00F24057" w:rsidRDefault="00E714EF" w:rsidP="00E714EF">
            <w:pPr>
              <w:jc w:val="right"/>
              <w:rPr>
                <w:rFonts w:eastAsia="Times New Roman" w:cs="Times New Roman"/>
                <w:lang w:eastAsia="zh-TW"/>
              </w:rPr>
            </w:pPr>
            <w:bookmarkStart w:id="551" w:name="_Toc1097812583"/>
            <w:r w:rsidRPr="00F24057">
              <w:rPr>
                <w:rFonts w:eastAsia="Times New Roman" w:cs="Times New Roman"/>
                <w:lang w:eastAsia="zh-TW"/>
              </w:rPr>
              <w:t>0</w:t>
            </w:r>
            <w:bookmarkEnd w:id="551"/>
          </w:p>
        </w:tc>
        <w:tc>
          <w:tcPr>
            <w:tcW w:w="2115" w:type="dxa"/>
            <w:hideMark/>
          </w:tcPr>
          <w:p w14:paraId="09BFC3B1" w14:textId="68D90C58" w:rsidR="00E714EF" w:rsidRPr="00F24057" w:rsidRDefault="00E714EF" w:rsidP="00E714EF">
            <w:pPr>
              <w:jc w:val="right"/>
              <w:rPr>
                <w:rFonts w:eastAsia="Times New Roman" w:cs="Times New Roman"/>
                <w:lang w:eastAsia="zh-TW"/>
              </w:rPr>
            </w:pPr>
            <w:bookmarkStart w:id="552" w:name="_Toc159818856"/>
            <w:r w:rsidRPr="00F24057">
              <w:rPr>
                <w:rFonts w:eastAsia="Times New Roman" w:cs="Times New Roman"/>
                <w:lang w:eastAsia="zh-TW"/>
              </w:rPr>
              <w:t>0.00</w:t>
            </w:r>
            <w:bookmarkEnd w:id="552"/>
          </w:p>
        </w:tc>
      </w:tr>
      <w:tr w:rsidR="00AA432D" w:rsidRPr="00F24057" w14:paraId="0B3557F0" w14:textId="77777777" w:rsidTr="6825D82A">
        <w:trPr>
          <w:trHeight w:val="315"/>
        </w:trPr>
        <w:tc>
          <w:tcPr>
            <w:tcW w:w="3752" w:type="dxa"/>
            <w:hideMark/>
          </w:tcPr>
          <w:p w14:paraId="04D737E8" w14:textId="6C52E54E" w:rsidR="00E714EF" w:rsidRPr="00F24057" w:rsidRDefault="00E714EF" w:rsidP="00E714EF">
            <w:pPr>
              <w:rPr>
                <w:rFonts w:eastAsia="Times New Roman" w:cs="Times New Roman"/>
                <w:lang w:eastAsia="zh-TW"/>
              </w:rPr>
            </w:pPr>
            <w:bookmarkStart w:id="553" w:name="_Toc1469952961"/>
            <w:r w:rsidRPr="00F24057">
              <w:rPr>
                <w:rFonts w:eastAsia="Times New Roman" w:cs="Times New Roman"/>
                <w:lang w:eastAsia="zh-TW"/>
              </w:rPr>
              <w:t>Total Software Cost (10 Years)</w:t>
            </w:r>
            <w:bookmarkEnd w:id="553"/>
          </w:p>
        </w:tc>
        <w:tc>
          <w:tcPr>
            <w:tcW w:w="1056" w:type="dxa"/>
            <w:hideMark/>
          </w:tcPr>
          <w:p w14:paraId="4F886665" w14:textId="77777777" w:rsidR="00E714EF" w:rsidRPr="00F24057" w:rsidRDefault="00E714EF" w:rsidP="00E714EF">
            <w:pPr>
              <w:rPr>
                <w:rFonts w:eastAsia="Times New Roman" w:cs="Times New Roman"/>
                <w:lang w:eastAsia="zh-TW"/>
              </w:rPr>
            </w:pPr>
          </w:p>
        </w:tc>
        <w:tc>
          <w:tcPr>
            <w:tcW w:w="2412" w:type="dxa"/>
            <w:hideMark/>
          </w:tcPr>
          <w:p w14:paraId="3ECD037D" w14:textId="77777777" w:rsidR="00E714EF" w:rsidRPr="00F24057" w:rsidRDefault="00E714EF" w:rsidP="00E714EF">
            <w:pPr>
              <w:rPr>
                <w:rFonts w:eastAsia="Times New Roman" w:cs="Times New Roman"/>
                <w:lang w:eastAsia="zh-TW"/>
              </w:rPr>
            </w:pPr>
          </w:p>
        </w:tc>
        <w:tc>
          <w:tcPr>
            <w:tcW w:w="2115" w:type="dxa"/>
            <w:hideMark/>
          </w:tcPr>
          <w:p w14:paraId="5A0BA13C" w14:textId="7C729B97" w:rsidR="00E714EF" w:rsidRPr="00F24057" w:rsidRDefault="00E714EF" w:rsidP="00E714EF">
            <w:pPr>
              <w:jc w:val="right"/>
              <w:rPr>
                <w:rFonts w:eastAsia="Times New Roman" w:cs="Times New Roman"/>
                <w:lang w:eastAsia="zh-TW"/>
              </w:rPr>
            </w:pPr>
            <w:bookmarkStart w:id="554" w:name="_Toc261835241"/>
            <w:r w:rsidRPr="00F24057">
              <w:rPr>
                <w:rFonts w:eastAsia="Times New Roman" w:cs="Times New Roman"/>
                <w:lang w:eastAsia="zh-TW"/>
              </w:rPr>
              <w:t>312,185.56</w:t>
            </w:r>
            <w:bookmarkEnd w:id="554"/>
          </w:p>
        </w:tc>
      </w:tr>
    </w:tbl>
    <w:p w14:paraId="1BD2DB1C" w14:textId="77777777" w:rsidR="001566E4" w:rsidRPr="00F24057" w:rsidRDefault="001566E4" w:rsidP="53918F22">
      <w:pPr>
        <w:rPr>
          <w:rFonts w:cs="Times New Roman"/>
          <w:lang w:val="en-GB" w:eastAsia="zh-TW"/>
        </w:rPr>
      </w:pPr>
    </w:p>
    <w:tbl>
      <w:tblPr>
        <w:tblStyle w:val="TableGridLight"/>
        <w:tblW w:w="6342" w:type="dxa"/>
        <w:tblLook w:val="04A0" w:firstRow="1" w:lastRow="0" w:firstColumn="1" w:lastColumn="0" w:noHBand="0" w:noVBand="1"/>
      </w:tblPr>
      <w:tblGrid>
        <w:gridCol w:w="3822"/>
        <w:gridCol w:w="2520"/>
      </w:tblGrid>
      <w:tr w:rsidR="003037A9" w:rsidRPr="00F24057" w14:paraId="5D07CE01" w14:textId="77777777" w:rsidTr="4E7FF6D3">
        <w:trPr>
          <w:trHeight w:val="315"/>
        </w:trPr>
        <w:tc>
          <w:tcPr>
            <w:tcW w:w="3822" w:type="dxa"/>
            <w:hideMark/>
          </w:tcPr>
          <w:p w14:paraId="560EED05" w14:textId="77777777" w:rsidR="001566E4" w:rsidRPr="00F24057" w:rsidRDefault="001566E4" w:rsidP="001566E4">
            <w:pPr>
              <w:rPr>
                <w:rFonts w:eastAsia="Times New Roman" w:cs="Times New Roman"/>
                <w:color w:val="000000" w:themeColor="text1"/>
                <w:lang w:eastAsia="zh-TW"/>
              </w:rPr>
            </w:pPr>
            <w:r w:rsidRPr="00F24057">
              <w:rPr>
                <w:rFonts w:eastAsia="Times New Roman" w:cs="Times New Roman"/>
                <w:color w:val="000000" w:themeColor="text1"/>
                <w:lang w:eastAsia="zh-TW"/>
              </w:rPr>
              <w:t>10-Year Software Subscriptions</w:t>
            </w:r>
          </w:p>
        </w:tc>
        <w:tc>
          <w:tcPr>
            <w:tcW w:w="2520" w:type="dxa"/>
            <w:hideMark/>
          </w:tcPr>
          <w:p w14:paraId="15A7AF96" w14:textId="77777777" w:rsidR="001566E4" w:rsidRPr="00F24057" w:rsidRDefault="001566E4" w:rsidP="001566E4">
            <w:pPr>
              <w:jc w:val="right"/>
              <w:rPr>
                <w:rFonts w:eastAsia="Times New Roman" w:cs="Times New Roman"/>
                <w:color w:val="000000" w:themeColor="text1"/>
                <w:lang w:eastAsia="zh-TW"/>
              </w:rPr>
            </w:pPr>
            <w:r w:rsidRPr="00F24057">
              <w:rPr>
                <w:rFonts w:eastAsia="Times New Roman" w:cs="Times New Roman"/>
                <w:color w:val="000000" w:themeColor="text1"/>
                <w:lang w:eastAsia="zh-TW"/>
              </w:rPr>
              <w:t>3,121,855.60</w:t>
            </w:r>
          </w:p>
        </w:tc>
      </w:tr>
      <w:tr w:rsidR="003037A9" w:rsidRPr="00F24057" w14:paraId="205C43BA" w14:textId="77777777" w:rsidTr="4E7FF6D3">
        <w:trPr>
          <w:trHeight w:val="315"/>
        </w:trPr>
        <w:tc>
          <w:tcPr>
            <w:tcW w:w="3822" w:type="dxa"/>
            <w:hideMark/>
          </w:tcPr>
          <w:p w14:paraId="0F76E544" w14:textId="77777777" w:rsidR="001566E4" w:rsidRPr="00F24057" w:rsidRDefault="001566E4" w:rsidP="001566E4">
            <w:pPr>
              <w:rPr>
                <w:rFonts w:eastAsia="Times New Roman" w:cs="Times New Roman"/>
                <w:color w:val="000000" w:themeColor="text1"/>
                <w:lang w:eastAsia="zh-TW"/>
              </w:rPr>
            </w:pPr>
            <w:r w:rsidRPr="00F24057">
              <w:rPr>
                <w:rFonts w:eastAsia="Times New Roman" w:cs="Times New Roman"/>
                <w:color w:val="000000" w:themeColor="text1"/>
                <w:lang w:eastAsia="zh-TW"/>
              </w:rPr>
              <w:t>One-time Hardware Investment</w:t>
            </w:r>
          </w:p>
        </w:tc>
        <w:tc>
          <w:tcPr>
            <w:tcW w:w="2520" w:type="dxa"/>
            <w:hideMark/>
          </w:tcPr>
          <w:p w14:paraId="5F462091" w14:textId="77777777" w:rsidR="001566E4" w:rsidRPr="00F24057" w:rsidRDefault="001566E4" w:rsidP="001566E4">
            <w:pPr>
              <w:jc w:val="right"/>
              <w:rPr>
                <w:rFonts w:eastAsia="Times New Roman" w:cs="Times New Roman"/>
                <w:color w:val="000000" w:themeColor="text1"/>
                <w:lang w:eastAsia="zh-TW"/>
              </w:rPr>
            </w:pPr>
            <w:r w:rsidRPr="00F24057">
              <w:rPr>
                <w:rFonts w:eastAsia="Times New Roman" w:cs="Times New Roman"/>
                <w:color w:val="000000" w:themeColor="text1"/>
                <w:lang w:eastAsia="zh-TW"/>
              </w:rPr>
              <w:t>2,151,673.14</w:t>
            </w:r>
          </w:p>
        </w:tc>
      </w:tr>
      <w:tr w:rsidR="003037A9" w:rsidRPr="00F24057" w14:paraId="1750FB58" w14:textId="77777777" w:rsidTr="4E7FF6D3">
        <w:trPr>
          <w:trHeight w:val="315"/>
        </w:trPr>
        <w:tc>
          <w:tcPr>
            <w:tcW w:w="3822" w:type="dxa"/>
            <w:hideMark/>
          </w:tcPr>
          <w:p w14:paraId="0E9F0360" w14:textId="77777777" w:rsidR="001566E4" w:rsidRPr="00F24057" w:rsidRDefault="001566E4" w:rsidP="001566E4">
            <w:pPr>
              <w:rPr>
                <w:rFonts w:eastAsia="Times New Roman" w:cs="Times New Roman"/>
                <w:color w:val="000000" w:themeColor="text1"/>
                <w:lang w:eastAsia="zh-TW"/>
              </w:rPr>
            </w:pPr>
            <w:r w:rsidRPr="00F24057">
              <w:rPr>
                <w:rFonts w:eastAsia="Times New Roman" w:cs="Times New Roman"/>
                <w:color w:val="000000" w:themeColor="text1"/>
                <w:lang w:eastAsia="zh-TW"/>
              </w:rPr>
              <w:t>10-Year Estimated Total Expenditure</w:t>
            </w:r>
          </w:p>
        </w:tc>
        <w:tc>
          <w:tcPr>
            <w:tcW w:w="2520" w:type="dxa"/>
            <w:hideMark/>
          </w:tcPr>
          <w:p w14:paraId="05513453" w14:textId="77777777" w:rsidR="001566E4" w:rsidRPr="00F24057" w:rsidRDefault="001566E4" w:rsidP="001566E4">
            <w:pPr>
              <w:jc w:val="right"/>
              <w:rPr>
                <w:rFonts w:eastAsia="Times New Roman" w:cs="Times New Roman"/>
                <w:color w:val="000000" w:themeColor="text1"/>
                <w:lang w:eastAsia="zh-TW"/>
              </w:rPr>
            </w:pPr>
            <w:r w:rsidRPr="00F24057">
              <w:rPr>
                <w:rFonts w:eastAsia="Times New Roman" w:cs="Times New Roman"/>
                <w:color w:val="000000" w:themeColor="text1"/>
                <w:lang w:eastAsia="zh-TW"/>
              </w:rPr>
              <w:t>5,273,528.74</w:t>
            </w:r>
          </w:p>
        </w:tc>
      </w:tr>
    </w:tbl>
    <w:p w14:paraId="5D25FE40" w14:textId="52762E3E" w:rsidR="00A2374F" w:rsidRPr="00F24057" w:rsidRDefault="53918F22" w:rsidP="53918F22">
      <w:pPr>
        <w:rPr>
          <w:rFonts w:cs="Times New Roman"/>
          <w:lang w:val="en-GB" w:eastAsia="zh-TW"/>
        </w:rPr>
      </w:pPr>
      <w:r w:rsidRPr="00F24057">
        <w:rPr>
          <w:rFonts w:eastAsia="Times New Roman" w:cs="Times New Roman"/>
          <w:lang w:val="en-GB"/>
        </w:rPr>
        <w:br w:type="page"/>
      </w:r>
    </w:p>
    <w:p w14:paraId="3E7A3434" w14:textId="7B6F7F53" w:rsidR="51464C79" w:rsidRPr="00F24057" w:rsidRDefault="22C4BC04" w:rsidP="53918F22">
      <w:pPr>
        <w:pStyle w:val="Heading1"/>
        <w:rPr>
          <w:rFonts w:cs="Times New Roman"/>
        </w:rPr>
      </w:pPr>
      <w:bookmarkStart w:id="555" w:name="_Toc1529226453"/>
      <w:bookmarkStart w:id="556" w:name="_Toc2018901415"/>
      <w:bookmarkStart w:id="557" w:name="_Toc233377575"/>
      <w:bookmarkStart w:id="558" w:name="_Toc233378215"/>
      <w:r w:rsidRPr="00F24057">
        <w:rPr>
          <w:rFonts w:cs="Times New Roman"/>
        </w:rPr>
        <w:t>6</w:t>
      </w:r>
      <w:r w:rsidR="21CF8465" w:rsidRPr="00F24057">
        <w:rPr>
          <w:rFonts w:cs="Times New Roman"/>
        </w:rPr>
        <w:t xml:space="preserve">. </w:t>
      </w:r>
      <w:r w:rsidR="52257DF3" w:rsidRPr="00F24057">
        <w:rPr>
          <w:rFonts w:cs="Times New Roman"/>
        </w:rPr>
        <w:t xml:space="preserve">How can an organization </w:t>
      </w:r>
      <w:r w:rsidR="536F1B3B" w:rsidRPr="00F24057">
        <w:rPr>
          <w:rFonts w:cs="Times New Roman"/>
        </w:rPr>
        <w:t>benefit</w:t>
      </w:r>
      <w:r w:rsidR="52257DF3" w:rsidRPr="00F24057">
        <w:rPr>
          <w:rFonts w:cs="Times New Roman"/>
        </w:rPr>
        <w:t xml:space="preserve"> from this central computerized management system?</w:t>
      </w:r>
      <w:bookmarkEnd w:id="555"/>
      <w:bookmarkEnd w:id="556"/>
      <w:bookmarkEnd w:id="557"/>
      <w:bookmarkEnd w:id="558"/>
    </w:p>
    <w:p w14:paraId="2D537966" w14:textId="77777777" w:rsidR="00637703" w:rsidRPr="00F24057" w:rsidRDefault="00987314" w:rsidP="002D086C">
      <w:pPr>
        <w:spacing w:line="276" w:lineRule="auto"/>
        <w:rPr>
          <w:rFonts w:cs="Times New Roman"/>
        </w:rPr>
      </w:pPr>
      <w:r w:rsidRPr="00F24057">
        <w:rPr>
          <w:rFonts w:cs="Times New Roman"/>
        </w:rPr>
        <w:t xml:space="preserve">The adoption of a centralized computerized management system provides Premium Living Furniture Co. Ltd. with significant advantages across its operations. By replacing fragmented departmental tools and manual processes with a unified platform, the company can achieve greater efficiency, transparency, and responsiveness. </w:t>
      </w:r>
    </w:p>
    <w:p w14:paraId="7FA55995" w14:textId="5C93CE05" w:rsidR="00987314" w:rsidRPr="00F24057" w:rsidRDefault="00987314" w:rsidP="002D086C">
      <w:pPr>
        <w:spacing w:line="276" w:lineRule="auto"/>
        <w:rPr>
          <w:rFonts w:cs="Times New Roman"/>
        </w:rPr>
      </w:pPr>
      <w:r w:rsidRPr="00F24057">
        <w:rPr>
          <w:rFonts w:cs="Times New Roman"/>
        </w:rPr>
        <w:t>The benefits extend beyond immediate problem‑solving, offering long‑term strategic value that supports the company’s transformation into a hybrid B2B and B2C enterprise.</w:t>
      </w:r>
    </w:p>
    <w:p w14:paraId="2ADCFDC2" w14:textId="77777777" w:rsidR="002476FC" w:rsidRPr="00F24057" w:rsidRDefault="002476FC" w:rsidP="002D086C">
      <w:pPr>
        <w:spacing w:line="276" w:lineRule="auto"/>
        <w:rPr>
          <w:rFonts w:cs="Times New Roman"/>
        </w:rPr>
      </w:pPr>
    </w:p>
    <w:p w14:paraId="07F8BDC3" w14:textId="05C282B3" w:rsidR="657EFDBC" w:rsidRPr="00F24057" w:rsidRDefault="2A09C860" w:rsidP="53918F22">
      <w:pPr>
        <w:pStyle w:val="Heading2"/>
        <w:rPr>
          <w:rFonts w:cs="Times New Roman"/>
        </w:rPr>
      </w:pPr>
      <w:bookmarkStart w:id="559" w:name="_Toc1447082614"/>
      <w:bookmarkStart w:id="560" w:name="_Toc699265408"/>
      <w:bookmarkStart w:id="561" w:name="_Toc233377576"/>
      <w:bookmarkStart w:id="562" w:name="_Toc233378216"/>
      <w:r w:rsidRPr="00F24057">
        <w:rPr>
          <w:rFonts w:cs="Times New Roman"/>
        </w:rPr>
        <w:t>6</w:t>
      </w:r>
      <w:r w:rsidR="095905F6" w:rsidRPr="00F24057">
        <w:rPr>
          <w:rFonts w:cs="Times New Roman"/>
        </w:rPr>
        <w:t xml:space="preserve">.1 </w:t>
      </w:r>
      <w:r w:rsidR="7030AC46" w:rsidRPr="00F24057">
        <w:rPr>
          <w:rFonts w:cs="Times New Roman"/>
        </w:rPr>
        <w:t xml:space="preserve">Enhanced </w:t>
      </w:r>
      <w:r w:rsidR="095905F6" w:rsidRPr="00F24057">
        <w:rPr>
          <w:rFonts w:cs="Times New Roman"/>
        </w:rPr>
        <w:t>inventory control</w:t>
      </w:r>
      <w:bookmarkEnd w:id="559"/>
      <w:bookmarkEnd w:id="560"/>
      <w:bookmarkEnd w:id="561"/>
      <w:bookmarkEnd w:id="562"/>
    </w:p>
    <w:p w14:paraId="1A0F4CB2" w14:textId="77777777" w:rsidR="00637703" w:rsidRPr="00F24057" w:rsidRDefault="00820F88" w:rsidP="00820F88">
      <w:pPr>
        <w:spacing w:line="276" w:lineRule="auto"/>
        <w:rPr>
          <w:rFonts w:cs="Times New Roman"/>
        </w:rPr>
      </w:pPr>
      <w:r w:rsidRPr="00F24057">
        <w:rPr>
          <w:rFonts w:cs="Times New Roman"/>
        </w:rPr>
        <w:t xml:space="preserve">The current system suffers from procurement delays and production disruptions due to non‑trackable emails and manual verification. With the centralized system, material requests are logged digitally, assigned unique identifiers, and made accessible across departments in real time. This guarantees consistency in updated information across the organization. </w:t>
      </w:r>
    </w:p>
    <w:p w14:paraId="1BE00592" w14:textId="7C426450" w:rsidR="00637703" w:rsidRPr="00F24057" w:rsidRDefault="00820F88" w:rsidP="00820F88">
      <w:pPr>
        <w:spacing w:line="276" w:lineRule="auto"/>
        <w:rPr>
          <w:rFonts w:cs="Times New Roman"/>
        </w:rPr>
      </w:pPr>
      <w:r w:rsidRPr="00F24057">
        <w:rPr>
          <w:rFonts w:cs="Times New Roman"/>
        </w:rPr>
        <w:t>By implementing a central computerized management system, requests made by production or manufacturing representatives can be tracked online, this ensures transparency, reduces duplication, and allows inventory staff to respond quickly to shortages.</w:t>
      </w:r>
    </w:p>
    <w:p w14:paraId="5D8D5A23" w14:textId="766500E3" w:rsidR="00820F88" w:rsidRPr="00F24057" w:rsidRDefault="00820F88" w:rsidP="00820F88">
      <w:pPr>
        <w:spacing w:line="276" w:lineRule="auto"/>
        <w:rPr>
          <w:rFonts w:cs="Times New Roman"/>
        </w:rPr>
      </w:pPr>
      <w:r w:rsidRPr="00F24057">
        <w:rPr>
          <w:rFonts w:cs="Times New Roman"/>
        </w:rPr>
        <w:t xml:space="preserve"> Automated alerts for low stock levels and real‑time updates on raw materials and finished goods further strengthen resource utilization. As a result, production schedules become more reliable, downtime is minimized, and accountability is improved.</w:t>
      </w:r>
    </w:p>
    <w:p w14:paraId="3DF1E189" w14:textId="5020B7B6" w:rsidR="657EFDBC" w:rsidRPr="00F24057" w:rsidRDefault="1A00B7D3" w:rsidP="53918F22">
      <w:pPr>
        <w:pStyle w:val="Heading2"/>
        <w:rPr>
          <w:rFonts w:cs="Times New Roman"/>
        </w:rPr>
      </w:pPr>
      <w:bookmarkStart w:id="563" w:name="_Toc1710909512"/>
      <w:bookmarkStart w:id="564" w:name="_Toc510478432"/>
      <w:bookmarkStart w:id="565" w:name="_Toc233377577"/>
      <w:bookmarkStart w:id="566" w:name="_Toc233378217"/>
      <w:r w:rsidRPr="00F24057">
        <w:rPr>
          <w:rFonts w:cs="Times New Roman"/>
        </w:rPr>
        <w:t>6</w:t>
      </w:r>
      <w:r w:rsidR="095905F6" w:rsidRPr="00F24057">
        <w:rPr>
          <w:rFonts w:cs="Times New Roman"/>
        </w:rPr>
        <w:t>.2 Better customer service</w:t>
      </w:r>
      <w:bookmarkEnd w:id="563"/>
      <w:bookmarkEnd w:id="564"/>
      <w:bookmarkEnd w:id="565"/>
      <w:bookmarkEnd w:id="566"/>
    </w:p>
    <w:p w14:paraId="2D4D521D" w14:textId="77777777" w:rsidR="00637703" w:rsidRPr="00F24057" w:rsidRDefault="00224D97" w:rsidP="00224D97">
      <w:pPr>
        <w:spacing w:line="276" w:lineRule="auto"/>
        <w:rPr>
          <w:rFonts w:cs="Times New Roman"/>
        </w:rPr>
      </w:pPr>
      <w:r w:rsidRPr="00F24057">
        <w:rPr>
          <w:rFonts w:cs="Times New Roman"/>
        </w:rPr>
        <w:t xml:space="preserve">Customer complaints are currently handled exclusively through phone calls, with handwritten logs that are inconsistent and difficult to trace. </w:t>
      </w:r>
    </w:p>
    <w:p w14:paraId="49D513AD" w14:textId="0E60A958" w:rsidR="00637703" w:rsidRPr="00F24057" w:rsidRDefault="00224D97" w:rsidP="00224D97">
      <w:pPr>
        <w:spacing w:line="276" w:lineRule="auto"/>
        <w:rPr>
          <w:rFonts w:cs="Times New Roman"/>
        </w:rPr>
      </w:pPr>
      <w:r w:rsidRPr="00F24057">
        <w:rPr>
          <w:rFonts w:cs="Times New Roman"/>
        </w:rPr>
        <w:t xml:space="preserve">The new system introduces a structured, digital platform where customers can log into their accounts, submit complaints, and provide feedback directly. Each interaction is recorded, categorized, and tracked until resolution, ensuring standardized workflows and faster response times. </w:t>
      </w:r>
    </w:p>
    <w:p w14:paraId="302B75BD" w14:textId="57FE176A" w:rsidR="00224D97" w:rsidRPr="00F24057" w:rsidRDefault="00224D97" w:rsidP="00224D97">
      <w:pPr>
        <w:spacing w:line="276" w:lineRule="auto"/>
        <w:rPr>
          <w:rFonts w:cs="Times New Roman"/>
        </w:rPr>
      </w:pPr>
      <w:r w:rsidRPr="00F24057">
        <w:rPr>
          <w:rFonts w:cs="Times New Roman"/>
        </w:rPr>
        <w:t>Customer service representatives gain access to complete communication histories, reducing repetition and improving continuity. Managers can analyze complaint trends to identify recurring issues and implement corrective measures. This transformation builds stronger customer trust, enhances satisfaction, and reinforces the company’s brand reputation.</w:t>
      </w:r>
    </w:p>
    <w:p w14:paraId="46BB50AA" w14:textId="77777777" w:rsidR="002476FC" w:rsidRPr="00F24057" w:rsidRDefault="002476FC">
      <w:pPr>
        <w:rPr>
          <w:rFonts w:eastAsia="Times New Roman" w:cs="Times New Roman"/>
          <w:sz w:val="28"/>
          <w:szCs w:val="28"/>
        </w:rPr>
      </w:pPr>
      <w:r w:rsidRPr="00F24057">
        <w:rPr>
          <w:rFonts w:eastAsia="Times New Roman" w:cs="Times New Roman"/>
          <w:sz w:val="28"/>
          <w:szCs w:val="28"/>
        </w:rPr>
        <w:br w:type="page"/>
      </w:r>
    </w:p>
    <w:p w14:paraId="3688096F" w14:textId="0FF52F05" w:rsidR="657EFDBC" w:rsidRPr="00F24057" w:rsidRDefault="7C1E732A" w:rsidP="53918F22">
      <w:pPr>
        <w:pStyle w:val="Heading2"/>
        <w:rPr>
          <w:rFonts w:cs="Times New Roman"/>
        </w:rPr>
      </w:pPr>
      <w:bookmarkStart w:id="567" w:name="_Toc936279958"/>
      <w:bookmarkStart w:id="568" w:name="_Toc1023120910"/>
      <w:bookmarkStart w:id="569" w:name="_Toc233377578"/>
      <w:bookmarkStart w:id="570" w:name="_Toc233378218"/>
      <w:r w:rsidRPr="00F24057">
        <w:rPr>
          <w:rFonts w:cs="Times New Roman"/>
        </w:rPr>
        <w:t>6</w:t>
      </w:r>
      <w:r w:rsidR="095905F6" w:rsidRPr="00F24057">
        <w:rPr>
          <w:rFonts w:cs="Times New Roman"/>
        </w:rPr>
        <w:t xml:space="preserve">.3 </w:t>
      </w:r>
      <w:r w:rsidR="5CE6E96D" w:rsidRPr="00F24057">
        <w:rPr>
          <w:rFonts w:cs="Times New Roman"/>
        </w:rPr>
        <w:t>A new communication channel</w:t>
      </w:r>
      <w:bookmarkEnd w:id="567"/>
      <w:bookmarkEnd w:id="568"/>
      <w:bookmarkEnd w:id="569"/>
      <w:bookmarkEnd w:id="570"/>
    </w:p>
    <w:p w14:paraId="41FBD9EA" w14:textId="77777777" w:rsidR="002476FC" w:rsidRPr="00F24057" w:rsidRDefault="002476FC" w:rsidP="002476FC">
      <w:pPr>
        <w:spacing w:line="276" w:lineRule="auto"/>
        <w:rPr>
          <w:rFonts w:cs="Times New Roman"/>
        </w:rPr>
      </w:pPr>
      <w:r w:rsidRPr="00F24057">
        <w:rPr>
          <w:rFonts w:cs="Times New Roman"/>
        </w:rPr>
        <w:t xml:space="preserve">Sales representatives currently rely on manual email exchanges with logistics staff to update delivery dates or product quantities, leading to delays and errors. </w:t>
      </w:r>
    </w:p>
    <w:p w14:paraId="3FCD5C47" w14:textId="77777777" w:rsidR="002476FC" w:rsidRPr="00F24057" w:rsidRDefault="002476FC" w:rsidP="002476FC">
      <w:pPr>
        <w:spacing w:line="276" w:lineRule="auto"/>
        <w:rPr>
          <w:rFonts w:cs="Times New Roman"/>
        </w:rPr>
      </w:pPr>
      <w:r w:rsidRPr="00F24057">
        <w:rPr>
          <w:rFonts w:cs="Times New Roman"/>
        </w:rPr>
        <w:t xml:space="preserve">The centralized system establishes a new communication channel that empowers sales staff to directly modify authorized order details within the system. Changes are automatically logged, time‑stamped, and shared across relevant departments, ensuring transparency and immediate synchronization. </w:t>
      </w:r>
    </w:p>
    <w:p w14:paraId="61A337B0" w14:textId="75E3D0C7" w:rsidR="002476FC" w:rsidRPr="00F24057" w:rsidRDefault="002476FC" w:rsidP="002476FC">
      <w:pPr>
        <w:spacing w:line="276" w:lineRule="auto"/>
        <w:rPr>
          <w:rFonts w:cs="Times New Roman"/>
        </w:rPr>
      </w:pPr>
      <w:r w:rsidRPr="00F24057">
        <w:rPr>
          <w:rFonts w:cs="Times New Roman"/>
        </w:rPr>
        <w:t>Notifications alert logistics, production, and inventory teams to updates, reducing administrative burdens and improving coordination. Customers benefit from faster confirmations and more accurate information, while internal teams experience smoother collaboration and reduced risk of miscommunication.</w:t>
      </w:r>
    </w:p>
    <w:p w14:paraId="3FF6346A" w14:textId="2CD5266F" w:rsidR="122F0249" w:rsidRPr="00F24057" w:rsidRDefault="122F0249">
      <w:pPr>
        <w:rPr>
          <w:rFonts w:cs="Times New Roman"/>
        </w:rPr>
      </w:pPr>
      <w:r w:rsidRPr="00F24057">
        <w:rPr>
          <w:rFonts w:cs="Times New Roman"/>
        </w:rPr>
        <w:br w:type="page"/>
      </w:r>
    </w:p>
    <w:p w14:paraId="17C27725" w14:textId="481F1D8D" w:rsidR="4620CEEB" w:rsidRPr="00F24057" w:rsidRDefault="0DD41E8D" w:rsidP="42937520">
      <w:pPr>
        <w:pStyle w:val="Heading1"/>
        <w:spacing w:before="0" w:after="0"/>
        <w:rPr>
          <w:rFonts w:cs="Times New Roman"/>
        </w:rPr>
      </w:pPr>
      <w:bookmarkStart w:id="571" w:name="_Toc910531077"/>
      <w:bookmarkStart w:id="572" w:name="_Toc1953730545"/>
      <w:bookmarkStart w:id="573" w:name="_Toc233377579"/>
      <w:bookmarkStart w:id="574" w:name="_Toc233378219"/>
      <w:r w:rsidRPr="00F24057">
        <w:rPr>
          <w:rFonts w:cs="Times New Roman"/>
        </w:rPr>
        <w:t>7. Constrains and limitation</w:t>
      </w:r>
      <w:bookmarkEnd w:id="571"/>
      <w:bookmarkEnd w:id="572"/>
      <w:bookmarkEnd w:id="573"/>
      <w:bookmarkEnd w:id="574"/>
    </w:p>
    <w:p w14:paraId="69AE894D" w14:textId="3391A84F" w:rsidR="4620CEEB" w:rsidRPr="00F24057" w:rsidRDefault="4620CEEB" w:rsidP="122F0249">
      <w:pPr>
        <w:rPr>
          <w:rFonts w:cs="Times New Roman"/>
          <w:sz w:val="28"/>
          <w:szCs w:val="28"/>
          <w:lang w:val="en-GB"/>
        </w:rPr>
      </w:pPr>
      <w:r w:rsidRPr="00F24057">
        <w:rPr>
          <w:rFonts w:cs="Times New Roman"/>
          <w:sz w:val="28"/>
          <w:szCs w:val="28"/>
          <w:lang w:val="en-GB"/>
        </w:rPr>
        <w:t>Technical Limitations</w:t>
      </w:r>
    </w:p>
    <w:p w14:paraId="23CDBB26" w14:textId="77777777" w:rsidR="4620CEEB" w:rsidRPr="00F24057" w:rsidRDefault="4620CEEB" w:rsidP="122F0249">
      <w:pPr>
        <w:rPr>
          <w:rFonts w:cs="Times New Roman"/>
          <w:lang w:val="en-GB"/>
        </w:rPr>
      </w:pPr>
      <w:r w:rsidRPr="00F24057">
        <w:rPr>
          <w:rFonts w:cs="Times New Roman"/>
          <w:lang w:val="en-GB"/>
        </w:rPr>
        <w:t xml:space="preserve">In terms of technology selection, the system heavily relies on the Microsoft and Cisco/Fortinet ecosystems. While this ensures stability and compatibility, it also results in high long-term licensing and maintenance costs and a lack of flexibility. Server and network equipment typically have a </w:t>
      </w:r>
      <w:proofErr w:type="gramStart"/>
      <w:r w:rsidRPr="00F24057">
        <w:rPr>
          <w:rFonts w:cs="Times New Roman"/>
          <w:lang w:val="en-GB"/>
        </w:rPr>
        <w:t>5-7 year</w:t>
      </w:r>
      <w:proofErr w:type="gramEnd"/>
      <w:r w:rsidRPr="00F24057">
        <w:rPr>
          <w:rFonts w:cs="Times New Roman"/>
          <w:lang w:val="en-GB"/>
        </w:rPr>
        <w:t xml:space="preserve"> upgrade cycle, requiring at least one replacement within a 10-year planning period, increasing additional capital expenditure. Furthermore, while All-in-One PCs simplify cabling, they require complete machine replacement for repairs, leading to higher maintenance costs than traditional desktop computers.</w:t>
      </w:r>
    </w:p>
    <w:p w14:paraId="51F7533E" w14:textId="77777777" w:rsidR="122F0249" w:rsidRPr="00F24057" w:rsidRDefault="122F0249" w:rsidP="122F0249">
      <w:pPr>
        <w:rPr>
          <w:rFonts w:cs="Times New Roman"/>
          <w:lang w:val="en-GB"/>
        </w:rPr>
      </w:pPr>
    </w:p>
    <w:p w14:paraId="7D8AA6B0" w14:textId="77777777" w:rsidR="4620CEEB" w:rsidRPr="00F24057" w:rsidRDefault="4620CEEB" w:rsidP="122F0249">
      <w:pPr>
        <w:rPr>
          <w:rFonts w:cs="Times New Roman"/>
          <w:sz w:val="28"/>
          <w:szCs w:val="28"/>
          <w:lang w:val="en-GB"/>
        </w:rPr>
      </w:pPr>
      <w:r w:rsidRPr="00F24057">
        <w:rPr>
          <w:rFonts w:cs="Times New Roman"/>
          <w:sz w:val="28"/>
          <w:szCs w:val="28"/>
          <w:lang w:val="en-GB"/>
        </w:rPr>
        <w:t>Data Protection Limitations</w:t>
      </w:r>
    </w:p>
    <w:p w14:paraId="6D0A0E5D" w14:textId="77777777" w:rsidR="4620CEEB" w:rsidRPr="00F24057" w:rsidRDefault="4620CEEB" w:rsidP="122F0249">
      <w:pPr>
        <w:rPr>
          <w:rFonts w:cs="Times New Roman"/>
          <w:lang w:val="en-GB"/>
        </w:rPr>
      </w:pPr>
      <w:r w:rsidRPr="00F24057">
        <w:rPr>
          <w:rFonts w:cs="Times New Roman"/>
          <w:lang w:val="en-GB"/>
        </w:rPr>
        <w:t xml:space="preserve">Regarding data protection, while RAID 6 can prevent hard drive failures, it cannot protect against accidental deletion, ransomware attacks, or data </w:t>
      </w:r>
      <w:proofErr w:type="spellStart"/>
      <w:r w:rsidRPr="00F24057">
        <w:rPr>
          <w:rFonts w:cs="Times New Roman"/>
          <w:lang w:val="en-GB"/>
        </w:rPr>
        <w:t>center</w:t>
      </w:r>
      <w:proofErr w:type="spellEnd"/>
      <w:r w:rsidRPr="00F24057">
        <w:rPr>
          <w:rFonts w:cs="Times New Roman"/>
          <w:lang w:val="en-GB"/>
        </w:rPr>
        <w:t xml:space="preserve"> disasters. Cold backup processes rely on manual handling and management; if procedures are not rigorous, backup delays or data loss may occur. More importantly, cold backups are slower to recover from; in the event of a major disaster, business recovery time will be much longer than with automated cloud backups, posing a significant challenge to business continuity.</w:t>
      </w:r>
    </w:p>
    <w:p w14:paraId="38D02C78" w14:textId="77777777" w:rsidR="122F0249" w:rsidRPr="00F24057" w:rsidRDefault="122F0249" w:rsidP="122F0249">
      <w:pPr>
        <w:rPr>
          <w:rFonts w:cs="Times New Roman"/>
          <w:lang w:val="en-GB"/>
        </w:rPr>
      </w:pPr>
    </w:p>
    <w:p w14:paraId="12138FF0" w14:textId="40568D7E" w:rsidR="4620CEEB" w:rsidRPr="00F24057" w:rsidRDefault="4620CEEB" w:rsidP="122F0249">
      <w:pPr>
        <w:rPr>
          <w:rFonts w:cs="Times New Roman"/>
          <w:sz w:val="28"/>
          <w:szCs w:val="28"/>
          <w:lang w:val="en-GB"/>
        </w:rPr>
      </w:pPr>
      <w:r w:rsidRPr="00F24057">
        <w:rPr>
          <w:rFonts w:cs="Times New Roman"/>
          <w:sz w:val="28"/>
          <w:szCs w:val="28"/>
          <w:lang w:val="en-GB"/>
        </w:rPr>
        <w:t>Software Limitations</w:t>
      </w:r>
    </w:p>
    <w:p w14:paraId="66863A2D" w14:textId="77777777" w:rsidR="4620CEEB" w:rsidRPr="00F24057" w:rsidRDefault="4620CEEB" w:rsidP="122F0249">
      <w:pPr>
        <w:rPr>
          <w:rFonts w:cs="Times New Roman"/>
          <w:lang w:val="en-GB"/>
        </w:rPr>
      </w:pPr>
      <w:r w:rsidRPr="00F24057">
        <w:rPr>
          <w:rFonts w:cs="Times New Roman"/>
          <w:lang w:val="en-GB"/>
        </w:rPr>
        <w:t>At the software level, Dynamics 365, SQL Server, and Microsoft 365 E3 all require ongoing payment, potentially exceeding the budget in the long run. Future version updates also depend on the vendors, and changes in licensing or integration models by Microsoft could cause compatibility issues. While Zabbix is ​​free, it requires maintenance by the IT team and lacks official technical support, posing a risk to long-term stability.</w:t>
      </w:r>
    </w:p>
    <w:p w14:paraId="5DAD165A" w14:textId="77777777" w:rsidR="122F0249" w:rsidRPr="00F24057" w:rsidRDefault="122F0249" w:rsidP="122F0249">
      <w:pPr>
        <w:rPr>
          <w:rFonts w:cs="Times New Roman"/>
          <w:lang w:val="en-GB"/>
        </w:rPr>
      </w:pPr>
    </w:p>
    <w:p w14:paraId="2B2ABA8C" w14:textId="77777777" w:rsidR="4620CEEB" w:rsidRPr="00F24057" w:rsidRDefault="4620CEEB" w:rsidP="122F0249">
      <w:pPr>
        <w:rPr>
          <w:rFonts w:cs="Times New Roman"/>
          <w:sz w:val="28"/>
          <w:szCs w:val="28"/>
          <w:lang w:val="en-GB"/>
        </w:rPr>
      </w:pPr>
      <w:r w:rsidRPr="00F24057">
        <w:rPr>
          <w:rFonts w:cs="Times New Roman"/>
          <w:sz w:val="28"/>
          <w:szCs w:val="28"/>
          <w:lang w:val="en-GB"/>
        </w:rPr>
        <w:t>Network Limitations</w:t>
      </w:r>
    </w:p>
    <w:p w14:paraId="2589AD98" w14:textId="77777777" w:rsidR="4620CEEB" w:rsidRPr="00F24057" w:rsidRDefault="4620CEEB" w:rsidP="122F0249">
      <w:pPr>
        <w:rPr>
          <w:rFonts w:cs="Times New Roman"/>
          <w:lang w:val="en-GB"/>
        </w:rPr>
      </w:pPr>
      <w:r w:rsidRPr="00F24057">
        <w:rPr>
          <w:rFonts w:cs="Times New Roman"/>
          <w:lang w:val="en-GB"/>
        </w:rPr>
        <w:t>Although the network architecture uses Cisco Catalyst and Meraki equipment, offering powerful functionality, its high complexity requires professional management, increasing manpower demands. Wi-Fi 6 may still experience interference or performance bottlenecks in high-density environments. VPN (AnyConnect) provides secure connections, but insufficient protection on user devices can become a weakness, impacting overall security.</w:t>
      </w:r>
    </w:p>
    <w:p w14:paraId="2FC49687" w14:textId="537EFF67" w:rsidR="4620CEEB" w:rsidRPr="00F24057" w:rsidRDefault="4620CEEB" w:rsidP="122F0249">
      <w:pPr>
        <w:rPr>
          <w:rFonts w:cs="Times New Roman"/>
          <w:lang w:val="en-GB"/>
        </w:rPr>
      </w:pPr>
      <w:r>
        <w:br/>
      </w:r>
    </w:p>
    <w:p w14:paraId="1E3EAF6B" w14:textId="45EC164C" w:rsidR="42937520" w:rsidRDefault="42937520" w:rsidP="42937520">
      <w:pPr>
        <w:rPr>
          <w:rFonts w:cs="Times New Roman"/>
          <w:sz w:val="28"/>
          <w:szCs w:val="28"/>
          <w:lang w:val="en-GB"/>
        </w:rPr>
      </w:pPr>
    </w:p>
    <w:p w14:paraId="3C0E9F71" w14:textId="15932156" w:rsidR="42937520" w:rsidRDefault="42937520" w:rsidP="42937520">
      <w:pPr>
        <w:rPr>
          <w:rFonts w:cs="Times New Roman"/>
          <w:sz w:val="28"/>
          <w:szCs w:val="28"/>
          <w:lang w:val="en-GB"/>
        </w:rPr>
      </w:pPr>
    </w:p>
    <w:p w14:paraId="7E9F0F43" w14:textId="69BFEBB7" w:rsidR="42937520" w:rsidRDefault="42937520" w:rsidP="42937520">
      <w:pPr>
        <w:rPr>
          <w:rFonts w:cs="Times New Roman"/>
          <w:sz w:val="28"/>
          <w:szCs w:val="28"/>
          <w:lang w:val="en-GB"/>
        </w:rPr>
      </w:pPr>
    </w:p>
    <w:p w14:paraId="725235EC" w14:textId="62A986E9" w:rsidR="42937520" w:rsidRDefault="42937520" w:rsidP="42937520">
      <w:pPr>
        <w:rPr>
          <w:rFonts w:cs="Times New Roman"/>
          <w:sz w:val="28"/>
          <w:szCs w:val="28"/>
          <w:lang w:val="en-GB"/>
        </w:rPr>
      </w:pPr>
    </w:p>
    <w:p w14:paraId="16BFDE85" w14:textId="118BD0E7" w:rsidR="42937520" w:rsidRDefault="42937520" w:rsidP="42937520">
      <w:pPr>
        <w:rPr>
          <w:rFonts w:cs="Times New Roman"/>
          <w:sz w:val="28"/>
          <w:szCs w:val="28"/>
          <w:lang w:val="en-GB"/>
        </w:rPr>
      </w:pPr>
    </w:p>
    <w:p w14:paraId="3310E83E" w14:textId="77777777" w:rsidR="4620CEEB" w:rsidRPr="00F24057" w:rsidRDefault="4620CEEB" w:rsidP="122F0249">
      <w:pPr>
        <w:rPr>
          <w:rFonts w:cs="Times New Roman"/>
          <w:sz w:val="28"/>
          <w:szCs w:val="28"/>
          <w:lang w:val="en-GB"/>
        </w:rPr>
      </w:pPr>
      <w:r w:rsidRPr="00F24057">
        <w:rPr>
          <w:rFonts w:cs="Times New Roman"/>
          <w:sz w:val="28"/>
          <w:szCs w:val="28"/>
          <w:lang w:val="en-GB"/>
        </w:rPr>
        <w:t>Overall Project Limitations</w:t>
      </w:r>
    </w:p>
    <w:p w14:paraId="2296AE54" w14:textId="55148F5A" w:rsidR="4620CEEB" w:rsidRPr="00F24057" w:rsidRDefault="4620CEEB" w:rsidP="122F0249">
      <w:pPr>
        <w:rPr>
          <w:rFonts w:cs="Times New Roman"/>
          <w:lang w:val="en-GB"/>
        </w:rPr>
      </w:pPr>
      <w:r w:rsidRPr="00F24057">
        <w:rPr>
          <w:rFonts w:cs="Times New Roman"/>
          <w:lang w:val="en-GB"/>
        </w:rPr>
        <w:t>From an overall project perspective, the system operation is complex, requiring a professional IT team to manage the multi-vendor system; otherwise, integration and security may be compromised. Cold backup processes rely on manual processes, resulting in lower reliability compared to automated cloud backups. Hardware upgrade cycles mean that at least one replacement is required within a 10-year period, adding extra costs. In the event of a major disaster, slow cold backup recovery may delay business restoration.</w:t>
      </w:r>
    </w:p>
    <w:p w14:paraId="53E01FB1" w14:textId="4C2E5811" w:rsidR="122F0249" w:rsidRPr="00F24057" w:rsidRDefault="122F0249">
      <w:pPr>
        <w:rPr>
          <w:rFonts w:cs="Times New Roman"/>
        </w:rPr>
      </w:pPr>
      <w:r w:rsidRPr="00F24057">
        <w:rPr>
          <w:rFonts w:cs="Times New Roman"/>
        </w:rPr>
        <w:br w:type="page"/>
      </w:r>
    </w:p>
    <w:p w14:paraId="67D23937" w14:textId="4B7B1702" w:rsidR="2F554870" w:rsidRPr="00F24057" w:rsidRDefault="4413C6AB" w:rsidP="122F0249">
      <w:pPr>
        <w:pStyle w:val="Heading1"/>
        <w:rPr>
          <w:rFonts w:cs="Times New Roman"/>
        </w:rPr>
      </w:pPr>
      <w:bookmarkStart w:id="575" w:name="_Toc1397062012"/>
      <w:bookmarkStart w:id="576" w:name="_Toc2116526178"/>
      <w:bookmarkStart w:id="577" w:name="_Toc233377580"/>
      <w:bookmarkStart w:id="578" w:name="_Toc233378220"/>
      <w:r w:rsidRPr="00F24057">
        <w:rPr>
          <w:rFonts w:cs="Times New Roman"/>
        </w:rPr>
        <w:t>8.</w:t>
      </w:r>
      <w:r w:rsidR="3CC68B75" w:rsidRPr="00F24057">
        <w:rPr>
          <w:rFonts w:cs="Times New Roman"/>
        </w:rPr>
        <w:t xml:space="preserve"> Use Case Actor Description</w:t>
      </w:r>
      <w:bookmarkEnd w:id="575"/>
      <w:bookmarkEnd w:id="576"/>
      <w:bookmarkEnd w:id="577"/>
      <w:bookmarkEnd w:id="578"/>
    </w:p>
    <w:tbl>
      <w:tblPr>
        <w:tblStyle w:val="TableGridLight"/>
        <w:tblW w:w="0" w:type="auto"/>
        <w:tblLook w:val="06A0" w:firstRow="1" w:lastRow="0" w:firstColumn="1" w:lastColumn="0" w:noHBand="1" w:noVBand="1"/>
      </w:tblPr>
      <w:tblGrid>
        <w:gridCol w:w="1724"/>
        <w:gridCol w:w="7626"/>
      </w:tblGrid>
      <w:tr w:rsidR="003037A9" w:rsidRPr="00F24057" w14:paraId="3D450867" w14:textId="77777777" w:rsidTr="6825D82A">
        <w:trPr>
          <w:trHeight w:val="300"/>
        </w:trPr>
        <w:tc>
          <w:tcPr>
            <w:tcW w:w="1725" w:type="dxa"/>
          </w:tcPr>
          <w:p w14:paraId="11241A43" w14:textId="5B89153B" w:rsidR="2098A3CD" w:rsidRPr="00F24057" w:rsidRDefault="2098A3CD" w:rsidP="23AF58FA">
            <w:pPr>
              <w:rPr>
                <w:rFonts w:eastAsia="Times New Roman" w:cs="Times New Roman"/>
              </w:rPr>
            </w:pPr>
            <w:bookmarkStart w:id="579" w:name="_Toc2027581800"/>
            <w:r w:rsidRPr="00F24057">
              <w:rPr>
                <w:rFonts w:eastAsia="Times New Roman" w:cs="Times New Roman"/>
              </w:rPr>
              <w:t>Actor</w:t>
            </w:r>
            <w:bookmarkEnd w:id="579"/>
          </w:p>
        </w:tc>
        <w:tc>
          <w:tcPr>
            <w:tcW w:w="7635" w:type="dxa"/>
          </w:tcPr>
          <w:p w14:paraId="65BCB759" w14:textId="27C05DBE" w:rsidR="2098A3CD" w:rsidRPr="00F24057" w:rsidRDefault="2098A3CD" w:rsidP="23AF58FA">
            <w:pPr>
              <w:rPr>
                <w:rFonts w:eastAsia="Times New Roman" w:cs="Times New Roman"/>
              </w:rPr>
            </w:pPr>
            <w:bookmarkStart w:id="580" w:name="_Toc836251932"/>
            <w:r w:rsidRPr="00F24057">
              <w:rPr>
                <w:rFonts w:eastAsia="Times New Roman" w:cs="Times New Roman"/>
              </w:rPr>
              <w:t>Salesperson</w:t>
            </w:r>
            <w:bookmarkEnd w:id="580"/>
          </w:p>
        </w:tc>
      </w:tr>
      <w:tr w:rsidR="003037A9" w:rsidRPr="00F24057" w14:paraId="053271B3" w14:textId="77777777" w:rsidTr="6825D82A">
        <w:trPr>
          <w:trHeight w:val="300"/>
        </w:trPr>
        <w:tc>
          <w:tcPr>
            <w:tcW w:w="1725" w:type="dxa"/>
          </w:tcPr>
          <w:p w14:paraId="13FED5FE" w14:textId="75DFFDD8" w:rsidR="2098A3CD" w:rsidRPr="00F24057" w:rsidRDefault="2098A3CD" w:rsidP="23AF58FA">
            <w:pPr>
              <w:rPr>
                <w:rFonts w:eastAsia="Times New Roman" w:cs="Times New Roman"/>
              </w:rPr>
            </w:pPr>
            <w:bookmarkStart w:id="581" w:name="_Toc1134764997"/>
            <w:r w:rsidRPr="00F24057">
              <w:rPr>
                <w:rFonts w:eastAsia="Times New Roman" w:cs="Times New Roman"/>
              </w:rPr>
              <w:t>Description</w:t>
            </w:r>
            <w:bookmarkEnd w:id="581"/>
          </w:p>
        </w:tc>
        <w:tc>
          <w:tcPr>
            <w:tcW w:w="7635" w:type="dxa"/>
          </w:tcPr>
          <w:p w14:paraId="7DC617E6" w14:textId="427C263F" w:rsidR="44D4864B" w:rsidRPr="00F24057" w:rsidRDefault="44D4864B" w:rsidP="23AF58FA">
            <w:pPr>
              <w:rPr>
                <w:rFonts w:eastAsia="Times New Roman" w:cs="Times New Roman"/>
              </w:rPr>
            </w:pPr>
            <w:bookmarkStart w:id="582" w:name="_Toc724803322"/>
            <w:r w:rsidRPr="00F24057">
              <w:rPr>
                <w:rFonts w:eastAsia="Times New Roman" w:cs="Times New Roman"/>
              </w:rPr>
              <w:t>A Salesperson is a user responsible for handling customer sales activities. The Salesperson uses the system to create quotations, convert accepted quotations into orders, modify order details, and check order information. The Salesperson must log into the system before performing any operations.</w:t>
            </w:r>
            <w:bookmarkEnd w:id="582"/>
          </w:p>
        </w:tc>
      </w:tr>
    </w:tbl>
    <w:p w14:paraId="78D474D4" w14:textId="04CE4F1F" w:rsidR="53918F22" w:rsidRPr="00F24057" w:rsidRDefault="53918F22" w:rsidP="49389DB8">
      <w:pPr>
        <w:spacing w:line="276" w:lineRule="auto"/>
        <w:rPr>
          <w:rFonts w:cs="Times New Roman"/>
        </w:rPr>
      </w:pPr>
    </w:p>
    <w:tbl>
      <w:tblPr>
        <w:tblStyle w:val="TableGridLight"/>
        <w:tblW w:w="0" w:type="auto"/>
        <w:tblLook w:val="06A0" w:firstRow="1" w:lastRow="0" w:firstColumn="1" w:lastColumn="0" w:noHBand="1" w:noVBand="1"/>
      </w:tblPr>
      <w:tblGrid>
        <w:gridCol w:w="1724"/>
        <w:gridCol w:w="7626"/>
      </w:tblGrid>
      <w:tr w:rsidR="003037A9" w:rsidRPr="00F24057" w14:paraId="641E0682" w14:textId="77777777" w:rsidTr="6825D82A">
        <w:trPr>
          <w:trHeight w:val="300"/>
        </w:trPr>
        <w:tc>
          <w:tcPr>
            <w:tcW w:w="1725" w:type="dxa"/>
          </w:tcPr>
          <w:p w14:paraId="71B02AEA" w14:textId="2FF9A994" w:rsidR="23AF58FA" w:rsidRPr="00F24057" w:rsidRDefault="23AF58FA" w:rsidP="23AF58FA">
            <w:pPr>
              <w:rPr>
                <w:rFonts w:eastAsia="Times New Roman" w:cs="Times New Roman"/>
              </w:rPr>
            </w:pPr>
            <w:bookmarkStart w:id="583" w:name="_Toc674079349"/>
            <w:r w:rsidRPr="00F24057">
              <w:rPr>
                <w:rFonts w:eastAsia="Times New Roman" w:cs="Times New Roman"/>
              </w:rPr>
              <w:t>Actor</w:t>
            </w:r>
            <w:bookmarkEnd w:id="583"/>
          </w:p>
        </w:tc>
        <w:tc>
          <w:tcPr>
            <w:tcW w:w="7635" w:type="dxa"/>
          </w:tcPr>
          <w:p w14:paraId="65AF91F9" w14:textId="51B349B1" w:rsidR="1F7D1FDE" w:rsidRPr="00F24057" w:rsidRDefault="1F7D1FDE" w:rsidP="23AF58FA">
            <w:pPr>
              <w:rPr>
                <w:rFonts w:eastAsia="Times New Roman" w:cs="Times New Roman"/>
              </w:rPr>
            </w:pPr>
            <w:bookmarkStart w:id="584" w:name="_Toc1227787618"/>
            <w:r w:rsidRPr="00F24057">
              <w:rPr>
                <w:rFonts w:eastAsia="Times New Roman" w:cs="Times New Roman"/>
              </w:rPr>
              <w:t>Customer</w:t>
            </w:r>
            <w:bookmarkEnd w:id="584"/>
          </w:p>
        </w:tc>
      </w:tr>
      <w:tr w:rsidR="003037A9" w:rsidRPr="00F24057" w14:paraId="603EC23E" w14:textId="77777777" w:rsidTr="6825D82A">
        <w:trPr>
          <w:trHeight w:val="300"/>
        </w:trPr>
        <w:tc>
          <w:tcPr>
            <w:tcW w:w="1725" w:type="dxa"/>
          </w:tcPr>
          <w:p w14:paraId="45607CEC" w14:textId="05B17486" w:rsidR="23AF58FA" w:rsidRPr="00F24057" w:rsidRDefault="23AF58FA" w:rsidP="23AF58FA">
            <w:pPr>
              <w:rPr>
                <w:rFonts w:eastAsia="Times New Roman" w:cs="Times New Roman"/>
              </w:rPr>
            </w:pPr>
            <w:bookmarkStart w:id="585" w:name="_Toc123642315"/>
            <w:r w:rsidRPr="00F24057">
              <w:rPr>
                <w:rFonts w:eastAsia="Times New Roman" w:cs="Times New Roman"/>
              </w:rPr>
              <w:t>Description</w:t>
            </w:r>
            <w:bookmarkEnd w:id="585"/>
          </w:p>
        </w:tc>
        <w:tc>
          <w:tcPr>
            <w:tcW w:w="7635" w:type="dxa"/>
          </w:tcPr>
          <w:p w14:paraId="260E2300" w14:textId="6A79D2E6" w:rsidR="22D951DA" w:rsidRPr="00F24057" w:rsidRDefault="22D951DA" w:rsidP="23AF58FA">
            <w:pPr>
              <w:rPr>
                <w:rFonts w:eastAsia="Times New Roman" w:cs="Times New Roman"/>
              </w:rPr>
            </w:pPr>
            <w:bookmarkStart w:id="586" w:name="_Toc752533802"/>
            <w:r w:rsidRPr="00F24057">
              <w:rPr>
                <w:rFonts w:eastAsia="Times New Roman" w:cs="Times New Roman"/>
              </w:rPr>
              <w:t xml:space="preserve">A Customer </w:t>
            </w:r>
            <w:r w:rsidR="40A576F1" w:rsidRPr="00F24057">
              <w:rPr>
                <w:rFonts w:eastAsia="Times New Roman" w:cs="Times New Roman"/>
              </w:rPr>
              <w:t>uses</w:t>
            </w:r>
            <w:r w:rsidRPr="00F24057">
              <w:rPr>
                <w:rFonts w:eastAsia="Times New Roman" w:cs="Times New Roman"/>
              </w:rPr>
              <w:t xml:space="preserve"> the system to view quotations and orders, track logistics status, report issues, request returns, and complete customer surveys. Customers may access certain functions using order or quotation identifiers and may be required to log in for specific operations.</w:t>
            </w:r>
            <w:bookmarkEnd w:id="586"/>
          </w:p>
        </w:tc>
      </w:tr>
    </w:tbl>
    <w:p w14:paraId="71175206" w14:textId="2435B4B9" w:rsidR="23AF58FA" w:rsidRPr="00F24057" w:rsidRDefault="23AF58FA" w:rsidP="23AF58FA">
      <w:pPr>
        <w:rPr>
          <w:rFonts w:eastAsia="Times New Roman" w:cs="Times New Roman"/>
        </w:rPr>
      </w:pPr>
    </w:p>
    <w:tbl>
      <w:tblPr>
        <w:tblStyle w:val="TableGridLight"/>
        <w:tblW w:w="0" w:type="auto"/>
        <w:tblLook w:val="06A0" w:firstRow="1" w:lastRow="0" w:firstColumn="1" w:lastColumn="0" w:noHBand="1" w:noVBand="1"/>
      </w:tblPr>
      <w:tblGrid>
        <w:gridCol w:w="1724"/>
        <w:gridCol w:w="7626"/>
      </w:tblGrid>
      <w:tr w:rsidR="003037A9" w:rsidRPr="00F24057" w14:paraId="18072777" w14:textId="77777777" w:rsidTr="6825D82A">
        <w:trPr>
          <w:trHeight w:val="300"/>
        </w:trPr>
        <w:tc>
          <w:tcPr>
            <w:tcW w:w="1725" w:type="dxa"/>
          </w:tcPr>
          <w:p w14:paraId="498506BF" w14:textId="2EC686DC" w:rsidR="23AF58FA" w:rsidRPr="00F24057" w:rsidRDefault="23AF58FA" w:rsidP="23AF58FA">
            <w:pPr>
              <w:rPr>
                <w:rFonts w:eastAsia="Times New Roman" w:cs="Times New Roman"/>
              </w:rPr>
            </w:pPr>
            <w:bookmarkStart w:id="587" w:name="_Toc1831881563"/>
            <w:r w:rsidRPr="00F24057">
              <w:rPr>
                <w:rFonts w:eastAsia="Times New Roman" w:cs="Times New Roman"/>
              </w:rPr>
              <w:t>Actor</w:t>
            </w:r>
            <w:bookmarkEnd w:id="587"/>
          </w:p>
        </w:tc>
        <w:tc>
          <w:tcPr>
            <w:tcW w:w="7635" w:type="dxa"/>
          </w:tcPr>
          <w:p w14:paraId="401F9BFA" w14:textId="4D99825C" w:rsidR="18F0107D" w:rsidRPr="00F24057" w:rsidRDefault="18F0107D" w:rsidP="23AF58FA">
            <w:pPr>
              <w:rPr>
                <w:rFonts w:eastAsia="Times New Roman" w:cs="Times New Roman"/>
              </w:rPr>
            </w:pPr>
            <w:bookmarkStart w:id="588" w:name="_Toc239844424"/>
            <w:r w:rsidRPr="00F24057">
              <w:rPr>
                <w:rFonts w:eastAsia="Times New Roman" w:cs="Times New Roman"/>
              </w:rPr>
              <w:t>Marketing clerk</w:t>
            </w:r>
            <w:bookmarkEnd w:id="588"/>
          </w:p>
        </w:tc>
      </w:tr>
      <w:tr w:rsidR="003037A9" w:rsidRPr="00F24057" w14:paraId="795066B5" w14:textId="77777777" w:rsidTr="6825D82A">
        <w:trPr>
          <w:trHeight w:val="300"/>
        </w:trPr>
        <w:tc>
          <w:tcPr>
            <w:tcW w:w="1725" w:type="dxa"/>
          </w:tcPr>
          <w:p w14:paraId="7CD532EE" w14:textId="579B43E6" w:rsidR="23AF58FA" w:rsidRPr="00F24057" w:rsidRDefault="23AF58FA" w:rsidP="23AF58FA">
            <w:pPr>
              <w:rPr>
                <w:rFonts w:eastAsia="Times New Roman" w:cs="Times New Roman"/>
              </w:rPr>
            </w:pPr>
            <w:bookmarkStart w:id="589" w:name="_Toc1650743970"/>
            <w:r w:rsidRPr="00F24057">
              <w:rPr>
                <w:rFonts w:eastAsia="Times New Roman" w:cs="Times New Roman"/>
              </w:rPr>
              <w:t>Description</w:t>
            </w:r>
            <w:bookmarkEnd w:id="589"/>
          </w:p>
        </w:tc>
        <w:tc>
          <w:tcPr>
            <w:tcW w:w="7635" w:type="dxa"/>
          </w:tcPr>
          <w:p w14:paraId="0BD7427F" w14:textId="0A79B2EF" w:rsidR="474F5722" w:rsidRPr="00F24057" w:rsidRDefault="474F5722" w:rsidP="23AF58FA">
            <w:pPr>
              <w:rPr>
                <w:rFonts w:cs="Times New Roman"/>
              </w:rPr>
            </w:pPr>
            <w:bookmarkStart w:id="590" w:name="_Toc1380979113"/>
            <w:r w:rsidRPr="00F24057">
              <w:rPr>
                <w:rFonts w:eastAsia="Times New Roman" w:cs="Times New Roman"/>
              </w:rPr>
              <w:t xml:space="preserve">A Marketing Clerk </w:t>
            </w:r>
            <w:r w:rsidR="26177F37" w:rsidRPr="00F24057">
              <w:rPr>
                <w:rFonts w:eastAsia="Times New Roman" w:cs="Times New Roman"/>
              </w:rPr>
              <w:t>manages</w:t>
            </w:r>
            <w:r w:rsidRPr="00F24057">
              <w:rPr>
                <w:rFonts w:eastAsia="Times New Roman" w:cs="Times New Roman"/>
              </w:rPr>
              <w:t xml:space="preserve"> market research activities. The Marketing Clerk uses the system to create customer surveys, view and analyze survey results, and review customer feedback to support marketing decisions and service improvement.</w:t>
            </w:r>
            <w:bookmarkEnd w:id="590"/>
          </w:p>
        </w:tc>
      </w:tr>
    </w:tbl>
    <w:p w14:paraId="47B30548" w14:textId="7513BEB6" w:rsidR="23AF58FA" w:rsidRPr="00F24057" w:rsidRDefault="23AF58FA" w:rsidP="23AF58FA">
      <w:pPr>
        <w:rPr>
          <w:rFonts w:eastAsia="Times New Roman" w:cs="Times New Roman"/>
        </w:rPr>
      </w:pPr>
    </w:p>
    <w:tbl>
      <w:tblPr>
        <w:tblStyle w:val="TableGridLight"/>
        <w:tblW w:w="0" w:type="auto"/>
        <w:tblLook w:val="06A0" w:firstRow="1" w:lastRow="0" w:firstColumn="1" w:lastColumn="0" w:noHBand="1" w:noVBand="1"/>
      </w:tblPr>
      <w:tblGrid>
        <w:gridCol w:w="1724"/>
        <w:gridCol w:w="7626"/>
      </w:tblGrid>
      <w:tr w:rsidR="003037A9" w:rsidRPr="00F24057" w14:paraId="10851FE2" w14:textId="77777777" w:rsidTr="6825D82A">
        <w:trPr>
          <w:trHeight w:val="300"/>
        </w:trPr>
        <w:tc>
          <w:tcPr>
            <w:tcW w:w="1725" w:type="dxa"/>
          </w:tcPr>
          <w:p w14:paraId="6276568E" w14:textId="08BEA758" w:rsidR="23AF58FA" w:rsidRPr="00F24057" w:rsidRDefault="23AF58FA" w:rsidP="23AF58FA">
            <w:pPr>
              <w:rPr>
                <w:rFonts w:eastAsia="Times New Roman" w:cs="Times New Roman"/>
              </w:rPr>
            </w:pPr>
            <w:bookmarkStart w:id="591" w:name="_Toc162870905"/>
            <w:r w:rsidRPr="00F24057">
              <w:rPr>
                <w:rFonts w:eastAsia="Times New Roman" w:cs="Times New Roman"/>
              </w:rPr>
              <w:t>Actor</w:t>
            </w:r>
            <w:bookmarkEnd w:id="591"/>
          </w:p>
        </w:tc>
        <w:tc>
          <w:tcPr>
            <w:tcW w:w="7635" w:type="dxa"/>
          </w:tcPr>
          <w:p w14:paraId="5A3C37A4" w14:textId="592599ED" w:rsidR="4A8EFC2D" w:rsidRPr="00F24057" w:rsidRDefault="4A8EFC2D" w:rsidP="23AF58FA">
            <w:pPr>
              <w:rPr>
                <w:rFonts w:eastAsia="Times New Roman" w:cs="Times New Roman"/>
              </w:rPr>
            </w:pPr>
            <w:bookmarkStart w:id="592" w:name="_Toc520036325"/>
            <w:r w:rsidRPr="00F24057">
              <w:rPr>
                <w:rFonts w:eastAsia="Times New Roman" w:cs="Times New Roman"/>
              </w:rPr>
              <w:t>Logistics</w:t>
            </w:r>
            <w:r w:rsidR="6896AA03" w:rsidRPr="00F24057">
              <w:rPr>
                <w:rFonts w:eastAsia="Times New Roman" w:cs="Times New Roman"/>
              </w:rPr>
              <w:t xml:space="preserve"> </w:t>
            </w:r>
            <w:r w:rsidR="296C3840" w:rsidRPr="00F24057">
              <w:rPr>
                <w:rFonts w:eastAsia="Times New Roman" w:cs="Times New Roman"/>
              </w:rPr>
              <w:t>clerk</w:t>
            </w:r>
            <w:bookmarkEnd w:id="592"/>
          </w:p>
        </w:tc>
      </w:tr>
      <w:tr w:rsidR="003037A9" w:rsidRPr="00F24057" w14:paraId="07A9F6DD" w14:textId="77777777" w:rsidTr="6825D82A">
        <w:trPr>
          <w:trHeight w:val="300"/>
        </w:trPr>
        <w:tc>
          <w:tcPr>
            <w:tcW w:w="1725" w:type="dxa"/>
          </w:tcPr>
          <w:p w14:paraId="45167209" w14:textId="46602E43" w:rsidR="23AF58FA" w:rsidRPr="00F24057" w:rsidRDefault="23AF58FA" w:rsidP="23AF58FA">
            <w:pPr>
              <w:rPr>
                <w:rFonts w:eastAsia="Times New Roman" w:cs="Times New Roman"/>
              </w:rPr>
            </w:pPr>
            <w:bookmarkStart w:id="593" w:name="_Toc1831162178"/>
            <w:r w:rsidRPr="00F24057">
              <w:rPr>
                <w:rFonts w:eastAsia="Times New Roman" w:cs="Times New Roman"/>
              </w:rPr>
              <w:t>Description</w:t>
            </w:r>
            <w:bookmarkEnd w:id="593"/>
          </w:p>
        </w:tc>
        <w:tc>
          <w:tcPr>
            <w:tcW w:w="7635" w:type="dxa"/>
          </w:tcPr>
          <w:p w14:paraId="42555BF9" w14:textId="6E669C1C" w:rsidR="2AD68EA0" w:rsidRPr="00F24057" w:rsidRDefault="2AD68EA0" w:rsidP="23AF58FA">
            <w:pPr>
              <w:rPr>
                <w:rFonts w:eastAsia="Times New Roman" w:cs="Times New Roman"/>
              </w:rPr>
            </w:pPr>
            <w:bookmarkStart w:id="594" w:name="_Toc57787653"/>
            <w:r w:rsidRPr="00F24057">
              <w:rPr>
                <w:rFonts w:eastAsia="Times New Roman" w:cs="Times New Roman"/>
              </w:rPr>
              <w:t xml:space="preserve">A Logistics Clerk </w:t>
            </w:r>
            <w:r w:rsidR="576DBD7B" w:rsidRPr="00F24057">
              <w:rPr>
                <w:rFonts w:eastAsia="Times New Roman" w:cs="Times New Roman"/>
              </w:rPr>
              <w:t>manages</w:t>
            </w:r>
            <w:r w:rsidRPr="00F24057">
              <w:rPr>
                <w:rFonts w:eastAsia="Times New Roman" w:cs="Times New Roman"/>
              </w:rPr>
              <w:t xml:space="preserve"> delivery and shipment operations. The Logistics Clerk uses the system to create delivery notes, arrange delivery schedules, update logistics status, and coordinate shipment activities to ensure orders are delivered on time.</w:t>
            </w:r>
            <w:bookmarkEnd w:id="594"/>
          </w:p>
        </w:tc>
      </w:tr>
    </w:tbl>
    <w:p w14:paraId="088924B9" w14:textId="23F7AB4B" w:rsidR="23AF58FA" w:rsidRPr="00F24057" w:rsidRDefault="23AF58FA" w:rsidP="23AF58FA">
      <w:pPr>
        <w:rPr>
          <w:rFonts w:eastAsia="Times New Roman" w:cs="Times New Roman"/>
        </w:rPr>
      </w:pPr>
    </w:p>
    <w:tbl>
      <w:tblPr>
        <w:tblStyle w:val="TableGridLight"/>
        <w:tblW w:w="0" w:type="auto"/>
        <w:tblLook w:val="06A0" w:firstRow="1" w:lastRow="0" w:firstColumn="1" w:lastColumn="0" w:noHBand="1" w:noVBand="1"/>
      </w:tblPr>
      <w:tblGrid>
        <w:gridCol w:w="1724"/>
        <w:gridCol w:w="7626"/>
      </w:tblGrid>
      <w:tr w:rsidR="003037A9" w:rsidRPr="00F24057" w14:paraId="6740F3DC" w14:textId="77777777" w:rsidTr="6825D82A">
        <w:trPr>
          <w:trHeight w:val="315"/>
        </w:trPr>
        <w:tc>
          <w:tcPr>
            <w:tcW w:w="1725" w:type="dxa"/>
          </w:tcPr>
          <w:p w14:paraId="7DB208BF" w14:textId="322AECAE" w:rsidR="23AF58FA" w:rsidRPr="00F24057" w:rsidRDefault="23AF58FA" w:rsidP="23AF58FA">
            <w:pPr>
              <w:rPr>
                <w:rFonts w:eastAsia="Times New Roman" w:cs="Times New Roman"/>
              </w:rPr>
            </w:pPr>
            <w:bookmarkStart w:id="595" w:name="_Toc1182623765"/>
            <w:r w:rsidRPr="00F24057">
              <w:rPr>
                <w:rFonts w:eastAsia="Times New Roman" w:cs="Times New Roman"/>
              </w:rPr>
              <w:t>Actor</w:t>
            </w:r>
            <w:bookmarkEnd w:id="595"/>
          </w:p>
        </w:tc>
        <w:tc>
          <w:tcPr>
            <w:tcW w:w="7635" w:type="dxa"/>
          </w:tcPr>
          <w:p w14:paraId="2146CC94" w14:textId="7554E75F" w:rsidR="23AF58FA" w:rsidRPr="00F24057" w:rsidRDefault="6C663ED2" w:rsidP="23AF58FA">
            <w:pPr>
              <w:rPr>
                <w:rFonts w:eastAsia="Times New Roman" w:cs="Times New Roman"/>
              </w:rPr>
            </w:pPr>
            <w:bookmarkStart w:id="596" w:name="_Toc685717304"/>
            <w:r w:rsidRPr="00F24057">
              <w:rPr>
                <w:rFonts w:eastAsia="Times New Roman" w:cs="Times New Roman"/>
              </w:rPr>
              <w:t>Finance Clerk</w:t>
            </w:r>
            <w:bookmarkEnd w:id="596"/>
          </w:p>
        </w:tc>
      </w:tr>
      <w:tr w:rsidR="003037A9" w:rsidRPr="00F24057" w14:paraId="5303BA23" w14:textId="77777777" w:rsidTr="6825D82A">
        <w:trPr>
          <w:trHeight w:val="300"/>
        </w:trPr>
        <w:tc>
          <w:tcPr>
            <w:tcW w:w="1725" w:type="dxa"/>
          </w:tcPr>
          <w:p w14:paraId="7FDB4CB0" w14:textId="50DEB3BA" w:rsidR="23AF58FA" w:rsidRPr="00F24057" w:rsidRDefault="23AF58FA" w:rsidP="23AF58FA">
            <w:pPr>
              <w:rPr>
                <w:rFonts w:eastAsia="Times New Roman" w:cs="Times New Roman"/>
              </w:rPr>
            </w:pPr>
            <w:bookmarkStart w:id="597" w:name="_Toc687079924"/>
            <w:r w:rsidRPr="00F24057">
              <w:rPr>
                <w:rFonts w:eastAsia="Times New Roman" w:cs="Times New Roman"/>
              </w:rPr>
              <w:t>Description</w:t>
            </w:r>
            <w:bookmarkEnd w:id="597"/>
          </w:p>
        </w:tc>
        <w:tc>
          <w:tcPr>
            <w:tcW w:w="7635" w:type="dxa"/>
          </w:tcPr>
          <w:p w14:paraId="349DC801" w14:textId="5BFC31AF" w:rsidR="23AF58FA" w:rsidRPr="00F24057" w:rsidRDefault="7CCF91FC" w:rsidP="23AF58FA">
            <w:pPr>
              <w:rPr>
                <w:rFonts w:eastAsia="Times New Roman" w:cs="Times New Roman"/>
              </w:rPr>
            </w:pPr>
            <w:bookmarkStart w:id="598" w:name="_Toc2051406278"/>
            <w:r w:rsidRPr="00F24057">
              <w:rPr>
                <w:rFonts w:eastAsia="Times New Roman" w:cs="Times New Roman"/>
              </w:rPr>
              <w:t>A Finance Clerk is</w:t>
            </w:r>
            <w:r w:rsidR="1CB979AC" w:rsidRPr="00F24057">
              <w:rPr>
                <w:rFonts w:eastAsia="Times New Roman" w:cs="Times New Roman"/>
              </w:rPr>
              <w:t xml:space="preserve"> </w:t>
            </w:r>
            <w:r w:rsidRPr="00F24057">
              <w:rPr>
                <w:rFonts w:eastAsia="Times New Roman" w:cs="Times New Roman"/>
              </w:rPr>
              <w:t>handling financial operations related to customer orders. The Finance Clerk uses the system to create invoices, process customer payments and refunds, and monitor the company’s fund status to ensure accurate financial management.</w:t>
            </w:r>
            <w:bookmarkEnd w:id="598"/>
          </w:p>
        </w:tc>
      </w:tr>
    </w:tbl>
    <w:p w14:paraId="39E83479" w14:textId="7D341142" w:rsidR="23AF58FA" w:rsidRPr="00F24057" w:rsidRDefault="23AF58FA" w:rsidP="23AF58FA">
      <w:pPr>
        <w:rPr>
          <w:rFonts w:eastAsia="Times New Roman" w:cs="Times New Roman"/>
        </w:rPr>
      </w:pPr>
    </w:p>
    <w:tbl>
      <w:tblPr>
        <w:tblStyle w:val="TableGridLight"/>
        <w:tblW w:w="0" w:type="auto"/>
        <w:tblLook w:val="06A0" w:firstRow="1" w:lastRow="0" w:firstColumn="1" w:lastColumn="0" w:noHBand="1" w:noVBand="1"/>
      </w:tblPr>
      <w:tblGrid>
        <w:gridCol w:w="1725"/>
        <w:gridCol w:w="7625"/>
      </w:tblGrid>
      <w:tr w:rsidR="0093607B" w:rsidRPr="00F24057" w14:paraId="0268593D" w14:textId="77777777" w:rsidTr="6825D82A">
        <w:trPr>
          <w:trHeight w:val="300"/>
        </w:trPr>
        <w:tc>
          <w:tcPr>
            <w:tcW w:w="1725" w:type="dxa"/>
          </w:tcPr>
          <w:p w14:paraId="11059443" w14:textId="118CF99B" w:rsidR="3B4BEBA6" w:rsidRPr="00F24057" w:rsidRDefault="3B4BEBA6" w:rsidP="3B4BEBA6">
            <w:pPr>
              <w:rPr>
                <w:rFonts w:eastAsia="Times New Roman" w:cs="Times New Roman"/>
              </w:rPr>
            </w:pPr>
            <w:bookmarkStart w:id="599" w:name="_Toc566877872"/>
            <w:r w:rsidRPr="00F24057">
              <w:rPr>
                <w:rFonts w:eastAsia="Times New Roman" w:cs="Times New Roman"/>
              </w:rPr>
              <w:t>Actor</w:t>
            </w:r>
            <w:bookmarkEnd w:id="599"/>
          </w:p>
        </w:tc>
        <w:tc>
          <w:tcPr>
            <w:tcW w:w="7625" w:type="dxa"/>
          </w:tcPr>
          <w:p w14:paraId="58F56214" w14:textId="530DDCC3" w:rsidR="3B4BEBA6" w:rsidRPr="00F24057" w:rsidRDefault="089F701B" w:rsidP="3B4BEBA6">
            <w:pPr>
              <w:rPr>
                <w:rFonts w:eastAsia="Times New Roman" w:cs="Times New Roman"/>
              </w:rPr>
            </w:pPr>
            <w:bookmarkStart w:id="600" w:name="_Toc1705173859"/>
            <w:r w:rsidRPr="00F24057">
              <w:rPr>
                <w:rFonts w:eastAsia="Times New Roman" w:cs="Times New Roman"/>
              </w:rPr>
              <w:t>Customer Service Clerk</w:t>
            </w:r>
            <w:bookmarkEnd w:id="600"/>
          </w:p>
        </w:tc>
      </w:tr>
      <w:tr w:rsidR="0093607B" w:rsidRPr="00F24057" w14:paraId="1221139F" w14:textId="77777777" w:rsidTr="6825D82A">
        <w:trPr>
          <w:trHeight w:val="300"/>
        </w:trPr>
        <w:tc>
          <w:tcPr>
            <w:tcW w:w="1725" w:type="dxa"/>
          </w:tcPr>
          <w:p w14:paraId="52DE8BA9" w14:textId="61AC9F74" w:rsidR="3B4BEBA6" w:rsidRPr="00F24057" w:rsidRDefault="3B4BEBA6" w:rsidP="3B4BEBA6">
            <w:pPr>
              <w:rPr>
                <w:rFonts w:eastAsia="Times New Roman" w:cs="Times New Roman"/>
              </w:rPr>
            </w:pPr>
            <w:bookmarkStart w:id="601" w:name="_Toc1922255224"/>
            <w:r w:rsidRPr="00F24057">
              <w:rPr>
                <w:rFonts w:eastAsia="Times New Roman" w:cs="Times New Roman"/>
              </w:rPr>
              <w:t>Description</w:t>
            </w:r>
            <w:bookmarkEnd w:id="601"/>
          </w:p>
        </w:tc>
        <w:tc>
          <w:tcPr>
            <w:tcW w:w="7625" w:type="dxa"/>
          </w:tcPr>
          <w:p w14:paraId="637AAD4B" w14:textId="4D50DCE2" w:rsidR="3B4BEBA6" w:rsidRPr="00F24057" w:rsidRDefault="2EA3459C" w:rsidP="3B4BEBA6">
            <w:pPr>
              <w:rPr>
                <w:rFonts w:eastAsia="Times New Roman" w:cs="Times New Roman"/>
              </w:rPr>
            </w:pPr>
            <w:bookmarkStart w:id="602" w:name="_Toc1115526460"/>
            <w:r w:rsidRPr="00F24057">
              <w:rPr>
                <w:rFonts w:eastAsia="Times New Roman" w:cs="Times New Roman"/>
              </w:rPr>
              <w:t>A Customer Service Clerk is handling customer inquiries, complaints, and after‑sales services. The Customer Service Clerk uses the system to view reported issues, process customer complaints, manage return requests, and communicate with customers to resolve issues efficiently.</w:t>
            </w:r>
            <w:bookmarkEnd w:id="602"/>
          </w:p>
        </w:tc>
      </w:tr>
    </w:tbl>
    <w:p w14:paraId="0E345F39" w14:textId="2C944885" w:rsidR="236D6C27" w:rsidRPr="00F24057" w:rsidRDefault="236D6C27" w:rsidP="236D6C27">
      <w:pPr>
        <w:rPr>
          <w:rFonts w:eastAsia="Times New Roman" w:cs="Times New Roman"/>
        </w:rPr>
      </w:pPr>
    </w:p>
    <w:tbl>
      <w:tblPr>
        <w:tblStyle w:val="TableGridLight"/>
        <w:tblW w:w="0" w:type="auto"/>
        <w:tblLook w:val="06A0" w:firstRow="1" w:lastRow="0" w:firstColumn="1" w:lastColumn="0" w:noHBand="1" w:noVBand="1"/>
      </w:tblPr>
      <w:tblGrid>
        <w:gridCol w:w="1725"/>
        <w:gridCol w:w="7625"/>
      </w:tblGrid>
      <w:tr w:rsidR="007D253C" w:rsidRPr="00F24057" w14:paraId="2D6256F0" w14:textId="77777777" w:rsidTr="6825D82A">
        <w:trPr>
          <w:trHeight w:val="300"/>
        </w:trPr>
        <w:tc>
          <w:tcPr>
            <w:tcW w:w="1725" w:type="dxa"/>
          </w:tcPr>
          <w:p w14:paraId="52D3F1AB" w14:textId="1A7EA49D" w:rsidR="0F968B7D" w:rsidRPr="00F24057" w:rsidRDefault="0F968B7D" w:rsidP="0F968B7D">
            <w:pPr>
              <w:rPr>
                <w:rFonts w:eastAsia="Times New Roman" w:cs="Times New Roman"/>
              </w:rPr>
            </w:pPr>
            <w:bookmarkStart w:id="603" w:name="_Toc91359817"/>
            <w:r w:rsidRPr="00F24057">
              <w:rPr>
                <w:rFonts w:eastAsia="Times New Roman" w:cs="Times New Roman"/>
              </w:rPr>
              <w:t>Actor</w:t>
            </w:r>
            <w:bookmarkEnd w:id="603"/>
          </w:p>
        </w:tc>
        <w:tc>
          <w:tcPr>
            <w:tcW w:w="7625" w:type="dxa"/>
          </w:tcPr>
          <w:p w14:paraId="070C7D26" w14:textId="5C1CEBE2" w:rsidR="0F968B7D" w:rsidRPr="00F24057" w:rsidRDefault="2366274B" w:rsidP="0F968B7D">
            <w:pPr>
              <w:rPr>
                <w:rFonts w:eastAsia="Times New Roman" w:cs="Times New Roman"/>
              </w:rPr>
            </w:pPr>
            <w:bookmarkStart w:id="604" w:name="_Toc2050820468"/>
            <w:r w:rsidRPr="00F24057">
              <w:rPr>
                <w:rFonts w:eastAsia="Times New Roman" w:cs="Times New Roman"/>
              </w:rPr>
              <w:t>Production Clerk</w:t>
            </w:r>
            <w:bookmarkEnd w:id="604"/>
          </w:p>
        </w:tc>
      </w:tr>
      <w:tr w:rsidR="007D253C" w:rsidRPr="00F24057" w14:paraId="089B0B60" w14:textId="77777777" w:rsidTr="6825D82A">
        <w:trPr>
          <w:trHeight w:val="300"/>
        </w:trPr>
        <w:tc>
          <w:tcPr>
            <w:tcW w:w="1725" w:type="dxa"/>
          </w:tcPr>
          <w:p w14:paraId="4B1BD281" w14:textId="6881DF92" w:rsidR="0F968B7D" w:rsidRPr="00F24057" w:rsidRDefault="0F968B7D" w:rsidP="0F968B7D">
            <w:pPr>
              <w:rPr>
                <w:rFonts w:eastAsia="Times New Roman" w:cs="Times New Roman"/>
              </w:rPr>
            </w:pPr>
            <w:bookmarkStart w:id="605" w:name="_Toc716147082"/>
            <w:r w:rsidRPr="00F24057">
              <w:rPr>
                <w:rFonts w:eastAsia="Times New Roman" w:cs="Times New Roman"/>
              </w:rPr>
              <w:t>Description</w:t>
            </w:r>
            <w:bookmarkEnd w:id="605"/>
          </w:p>
        </w:tc>
        <w:tc>
          <w:tcPr>
            <w:tcW w:w="7625" w:type="dxa"/>
          </w:tcPr>
          <w:p w14:paraId="79F95E4A" w14:textId="6037532A" w:rsidR="0F968B7D" w:rsidRPr="00F24057" w:rsidRDefault="33456A6A" w:rsidP="0F968B7D">
            <w:pPr>
              <w:rPr>
                <w:rFonts w:eastAsia="Times New Roman" w:cs="Times New Roman"/>
              </w:rPr>
            </w:pPr>
            <w:bookmarkStart w:id="606" w:name="_Toc381445602"/>
            <w:r w:rsidRPr="00F24057">
              <w:rPr>
                <w:rFonts w:eastAsia="Times New Roman" w:cs="Times New Roman"/>
              </w:rPr>
              <w:t>A Production Clerk is an internal system user responsible for managing production‑related activities. The Production Clerk uses the system to view production orders, update production progress, and submit raw material requests when materials are insufficient for ongoing production.</w:t>
            </w:r>
            <w:bookmarkEnd w:id="606"/>
          </w:p>
        </w:tc>
      </w:tr>
    </w:tbl>
    <w:p w14:paraId="6219881B" w14:textId="2F088CF3" w:rsidR="0F968B7D" w:rsidRPr="00F24057" w:rsidRDefault="0F968B7D" w:rsidP="0F968B7D">
      <w:pPr>
        <w:rPr>
          <w:rFonts w:eastAsia="Times New Roman" w:cs="Times New Roman"/>
        </w:rPr>
      </w:pPr>
    </w:p>
    <w:tbl>
      <w:tblPr>
        <w:tblStyle w:val="TableGridLight"/>
        <w:tblW w:w="0" w:type="auto"/>
        <w:tblLook w:val="06A0" w:firstRow="1" w:lastRow="0" w:firstColumn="1" w:lastColumn="0" w:noHBand="1" w:noVBand="1"/>
      </w:tblPr>
      <w:tblGrid>
        <w:gridCol w:w="1725"/>
        <w:gridCol w:w="7625"/>
      </w:tblGrid>
      <w:tr w:rsidR="00AA432D" w:rsidRPr="00F24057" w14:paraId="734FDD82" w14:textId="77777777" w:rsidTr="6825D82A">
        <w:trPr>
          <w:trHeight w:val="300"/>
        </w:trPr>
        <w:tc>
          <w:tcPr>
            <w:tcW w:w="1725" w:type="dxa"/>
          </w:tcPr>
          <w:p w14:paraId="237D38FA" w14:textId="25E468F2" w:rsidR="4822B9AA" w:rsidRPr="00F24057" w:rsidRDefault="4822B9AA" w:rsidP="4822B9AA">
            <w:pPr>
              <w:rPr>
                <w:rFonts w:eastAsia="Times New Roman" w:cs="Times New Roman"/>
              </w:rPr>
            </w:pPr>
            <w:bookmarkStart w:id="607" w:name="_Toc1326077910"/>
            <w:r w:rsidRPr="00F24057">
              <w:rPr>
                <w:rFonts w:eastAsia="Times New Roman" w:cs="Times New Roman"/>
              </w:rPr>
              <w:t>Actor</w:t>
            </w:r>
            <w:bookmarkEnd w:id="607"/>
          </w:p>
        </w:tc>
        <w:tc>
          <w:tcPr>
            <w:tcW w:w="7625" w:type="dxa"/>
          </w:tcPr>
          <w:p w14:paraId="0FC6A489" w14:textId="5DFD25D2" w:rsidR="4822B9AA" w:rsidRPr="00F24057" w:rsidRDefault="375E52C7" w:rsidP="4822B9AA">
            <w:pPr>
              <w:rPr>
                <w:rFonts w:eastAsia="Times New Roman" w:cs="Times New Roman"/>
              </w:rPr>
            </w:pPr>
            <w:bookmarkStart w:id="608" w:name="_Toc785503097"/>
            <w:r w:rsidRPr="00F24057">
              <w:rPr>
                <w:rFonts w:eastAsia="Times New Roman" w:cs="Times New Roman"/>
              </w:rPr>
              <w:t>Inventory Clerk</w:t>
            </w:r>
            <w:bookmarkEnd w:id="608"/>
          </w:p>
        </w:tc>
      </w:tr>
      <w:tr w:rsidR="00AA432D" w:rsidRPr="00F24057" w14:paraId="0AF8692C" w14:textId="77777777" w:rsidTr="6825D82A">
        <w:trPr>
          <w:trHeight w:val="300"/>
        </w:trPr>
        <w:tc>
          <w:tcPr>
            <w:tcW w:w="1725" w:type="dxa"/>
          </w:tcPr>
          <w:p w14:paraId="0093E1EF" w14:textId="4D8CE4E5" w:rsidR="4822B9AA" w:rsidRPr="00F24057" w:rsidRDefault="4822B9AA" w:rsidP="4822B9AA">
            <w:pPr>
              <w:rPr>
                <w:rFonts w:eastAsia="Times New Roman" w:cs="Times New Roman"/>
              </w:rPr>
            </w:pPr>
            <w:bookmarkStart w:id="609" w:name="_Toc2140720585"/>
            <w:r w:rsidRPr="00F24057">
              <w:rPr>
                <w:rFonts w:eastAsia="Times New Roman" w:cs="Times New Roman"/>
              </w:rPr>
              <w:t>Description</w:t>
            </w:r>
            <w:bookmarkEnd w:id="609"/>
          </w:p>
        </w:tc>
        <w:tc>
          <w:tcPr>
            <w:tcW w:w="7625" w:type="dxa"/>
          </w:tcPr>
          <w:p w14:paraId="6875E4E5" w14:textId="2EF73DFA" w:rsidR="4822B9AA" w:rsidRPr="00F24057" w:rsidRDefault="5A7C0A08" w:rsidP="4822B9AA">
            <w:pPr>
              <w:rPr>
                <w:rFonts w:eastAsia="Times New Roman" w:cs="Times New Roman"/>
              </w:rPr>
            </w:pPr>
            <w:bookmarkStart w:id="610" w:name="_Toc795931172"/>
            <w:r w:rsidRPr="00F24057">
              <w:rPr>
                <w:rFonts w:eastAsia="Times New Roman" w:cs="Times New Roman"/>
              </w:rPr>
              <w:t xml:space="preserve">An Inventory Clerk </w:t>
            </w:r>
            <w:r w:rsidR="244A3412" w:rsidRPr="00F24057">
              <w:rPr>
                <w:rFonts w:eastAsia="Times New Roman" w:cs="Times New Roman"/>
              </w:rPr>
              <w:t>manages</w:t>
            </w:r>
            <w:r w:rsidRPr="00F24057">
              <w:rPr>
                <w:rFonts w:eastAsia="Times New Roman" w:cs="Times New Roman"/>
              </w:rPr>
              <w:t xml:space="preserve"> raw materials and inventory records. The Inventory Clerk uses the system to check inventory levels, process raw material requests from the production department, update stock information, and ensure sufficient inventory is maintained for ongoing operations.</w:t>
            </w:r>
            <w:bookmarkEnd w:id="610"/>
          </w:p>
        </w:tc>
      </w:tr>
    </w:tbl>
    <w:p w14:paraId="033DA99A" w14:textId="095DFBD7" w:rsidR="18373D4A" w:rsidRPr="00F24057" w:rsidRDefault="18373D4A" w:rsidP="18373D4A">
      <w:pPr>
        <w:rPr>
          <w:rFonts w:eastAsia="Times New Roman" w:cs="Times New Roman"/>
        </w:rPr>
      </w:pPr>
    </w:p>
    <w:p w14:paraId="4D1D4262" w14:textId="1456CEB5" w:rsidR="7D622868" w:rsidRPr="00F24057" w:rsidRDefault="7D622868" w:rsidP="21753461">
      <w:pPr>
        <w:rPr>
          <w:rFonts w:cs="Times New Roman"/>
        </w:rPr>
      </w:pPr>
    </w:p>
    <w:p w14:paraId="02E4D6C7" w14:textId="56477B21" w:rsidR="53918F22" w:rsidRPr="00F24057" w:rsidRDefault="53918F22" w:rsidP="53918F22">
      <w:pPr>
        <w:rPr>
          <w:rFonts w:eastAsia="Times New Roman" w:cs="Times New Roman"/>
        </w:rPr>
      </w:pPr>
      <w:r w:rsidRPr="00F24057">
        <w:rPr>
          <w:rFonts w:eastAsia="Times New Roman" w:cs="Times New Roman"/>
        </w:rPr>
        <w:br w:type="page"/>
      </w:r>
    </w:p>
    <w:p w14:paraId="3D8EA06D" w14:textId="1EE02955" w:rsidR="0B4F8173" w:rsidRPr="00F24057" w:rsidRDefault="2CE24BCE" w:rsidP="11FB8F3A">
      <w:pPr>
        <w:pStyle w:val="Heading1"/>
        <w:rPr>
          <w:rFonts w:cs="Times New Roman"/>
        </w:rPr>
      </w:pPr>
      <w:bookmarkStart w:id="611" w:name="_Toc725805548"/>
      <w:bookmarkStart w:id="612" w:name="_Toc65420115"/>
      <w:bookmarkStart w:id="613" w:name="_Toc233377581"/>
      <w:bookmarkStart w:id="614" w:name="_Toc233378221"/>
      <w:r w:rsidRPr="00F24057">
        <w:rPr>
          <w:rFonts w:cs="Times New Roman"/>
        </w:rPr>
        <w:t xml:space="preserve">9. </w:t>
      </w:r>
      <w:r w:rsidR="59410FEF" w:rsidRPr="00F24057">
        <w:rPr>
          <w:rFonts w:cs="Times New Roman"/>
        </w:rPr>
        <w:t>Use Cas</w:t>
      </w:r>
      <w:r w:rsidR="58D4BA33" w:rsidRPr="00F24057">
        <w:rPr>
          <w:rFonts w:cs="Times New Roman"/>
        </w:rPr>
        <w:t>e</w:t>
      </w:r>
      <w:bookmarkEnd w:id="611"/>
      <w:bookmarkEnd w:id="612"/>
      <w:bookmarkEnd w:id="613"/>
      <w:bookmarkEnd w:id="614"/>
    </w:p>
    <w:p w14:paraId="0A7289CF" w14:textId="76A14FD3" w:rsidR="04D903D4" w:rsidRPr="00F24057" w:rsidRDefault="2B7CB62A" w:rsidP="04D903D4">
      <w:pPr>
        <w:rPr>
          <w:rFonts w:cs="Times New Roman"/>
        </w:rPr>
      </w:pPr>
      <w:r w:rsidRPr="00F24057">
        <w:rPr>
          <w:rFonts w:cs="Times New Roman"/>
          <w:noProof/>
        </w:rPr>
        <w:drawing>
          <wp:inline distT="0" distB="0" distL="0" distR="0" wp14:anchorId="54E41AFD" wp14:editId="28FE90C8">
            <wp:extent cx="5943600" cy="5276850"/>
            <wp:effectExtent l="0" t="0" r="0" b="0"/>
            <wp:docPr id="16325236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23601" name="Picture 1632523601"/>
                    <pic:cNvPicPr/>
                  </pic:nvPicPr>
                  <pic:blipFill>
                    <a:blip r:embed="rId42">
                      <a:extLst>
                        <a:ext uri="{28A0092B-C50C-407E-A947-70E740481C1C}">
                          <a14:useLocalDpi xmlns:a14="http://schemas.microsoft.com/office/drawing/2010/main"/>
                        </a:ext>
                      </a:extLst>
                    </a:blip>
                    <a:stretch>
                      <a:fillRect/>
                    </a:stretch>
                  </pic:blipFill>
                  <pic:spPr>
                    <a:xfrm>
                      <a:off x="0" y="0"/>
                      <a:ext cx="5943600" cy="5276850"/>
                    </a:xfrm>
                    <a:prstGeom prst="rect">
                      <a:avLst/>
                    </a:prstGeom>
                  </pic:spPr>
                </pic:pic>
              </a:graphicData>
            </a:graphic>
          </wp:inline>
        </w:drawing>
      </w:r>
    </w:p>
    <w:p w14:paraId="4793586C" w14:textId="5545CCC3" w:rsidR="0B4F8173" w:rsidRPr="00F24057" w:rsidRDefault="0B4F8173">
      <w:pPr>
        <w:rPr>
          <w:rFonts w:cs="Times New Roman"/>
        </w:rPr>
      </w:pPr>
      <w:r w:rsidRPr="00F24057">
        <w:rPr>
          <w:rFonts w:cs="Times New Roman"/>
        </w:rPr>
        <w:br w:type="page"/>
      </w:r>
    </w:p>
    <w:p w14:paraId="32012F7E" w14:textId="67EEE243" w:rsidR="0899D138" w:rsidRPr="00F24057" w:rsidRDefault="7C3A205A" w:rsidP="0B4F8173">
      <w:pPr>
        <w:pStyle w:val="Heading1"/>
        <w:rPr>
          <w:rFonts w:cs="Times New Roman"/>
        </w:rPr>
      </w:pPr>
      <w:bookmarkStart w:id="615" w:name="_Toc476004981"/>
      <w:bookmarkStart w:id="616" w:name="_Toc525708138"/>
      <w:bookmarkStart w:id="617" w:name="_Toc233377582"/>
      <w:bookmarkStart w:id="618" w:name="_Toc233378222"/>
      <w:r w:rsidRPr="00F24057">
        <w:rPr>
          <w:rFonts w:cs="Times New Roman"/>
        </w:rPr>
        <w:t>10.</w:t>
      </w:r>
      <w:r w:rsidR="672157A4" w:rsidRPr="00F24057">
        <w:rPr>
          <w:rFonts w:cs="Times New Roman"/>
        </w:rPr>
        <w:t>Initial use case description</w:t>
      </w:r>
      <w:bookmarkEnd w:id="615"/>
      <w:bookmarkEnd w:id="616"/>
      <w:bookmarkEnd w:id="617"/>
      <w:bookmarkEnd w:id="618"/>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400"/>
        <w:gridCol w:w="6930"/>
      </w:tblGrid>
      <w:tr w:rsidR="00A71BDC" w:rsidRPr="00F24057" w14:paraId="6D1B324E"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2E94C35A" w14:textId="4F3746B6" w:rsidR="0DF209B0" w:rsidRPr="00F24057" w:rsidRDefault="0DF209B0" w:rsidP="0DF209B0">
            <w:pPr>
              <w:rPr>
                <w:rFonts w:eastAsia="Times New Roman" w:cs="Times New Roman"/>
                <w:color w:val="000000" w:themeColor="text1"/>
              </w:rPr>
            </w:pPr>
            <w:bookmarkStart w:id="619" w:name="_Toc1624428045"/>
            <w:r w:rsidRPr="00F24057">
              <w:rPr>
                <w:rFonts w:eastAsia="Times New Roman" w:cs="Times New Roman"/>
                <w:color w:val="000000" w:themeColor="text1"/>
              </w:rPr>
              <w:t>Use case name:</w:t>
            </w:r>
            <w:bookmarkEnd w:id="619"/>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77C44FCC" w14:textId="59F49305" w:rsidR="18AB76DF" w:rsidRPr="00F24057" w:rsidRDefault="18AB76DF" w:rsidP="0B2CF956">
            <w:pPr>
              <w:rPr>
                <w:rFonts w:eastAsia="Times New Roman" w:cs="Times New Roman"/>
              </w:rPr>
            </w:pPr>
            <w:bookmarkStart w:id="620" w:name="_Toc845043803"/>
            <w:r w:rsidRPr="00F24057">
              <w:rPr>
                <w:rFonts w:cs="Times New Roman"/>
              </w:rPr>
              <w:t>Login</w:t>
            </w:r>
            <w:bookmarkEnd w:id="620"/>
          </w:p>
        </w:tc>
      </w:tr>
      <w:tr w:rsidR="00A71BDC" w:rsidRPr="00F24057" w14:paraId="75CCE191"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C804B9D" w14:textId="4118E92A" w:rsidR="0DF209B0" w:rsidRPr="00F24057" w:rsidRDefault="0DF209B0" w:rsidP="0DF209B0">
            <w:pPr>
              <w:rPr>
                <w:rFonts w:eastAsia="Times New Roman" w:cs="Times New Roman"/>
                <w:color w:val="000000" w:themeColor="text1"/>
              </w:rPr>
            </w:pPr>
            <w:bookmarkStart w:id="621" w:name="_Toc844676329"/>
            <w:r w:rsidRPr="00F24057">
              <w:rPr>
                <w:rFonts w:eastAsia="Times New Roman" w:cs="Times New Roman"/>
                <w:color w:val="000000" w:themeColor="text1"/>
              </w:rPr>
              <w:t>Use case ID:</w:t>
            </w:r>
            <w:bookmarkEnd w:id="621"/>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68296D91" w14:textId="6578D306" w:rsidR="0DF209B0" w:rsidRPr="00F24057" w:rsidRDefault="0DF209B0" w:rsidP="0DF209B0">
            <w:pPr>
              <w:rPr>
                <w:rFonts w:eastAsia="Times New Roman" w:cs="Times New Roman"/>
                <w:color w:val="000000" w:themeColor="text1"/>
              </w:rPr>
            </w:pPr>
            <w:bookmarkStart w:id="622" w:name="_Toc220391438"/>
            <w:r w:rsidRPr="00F24057">
              <w:rPr>
                <w:rFonts w:eastAsia="Times New Roman" w:cs="Times New Roman"/>
                <w:color w:val="000000" w:themeColor="text1"/>
              </w:rPr>
              <w:t>UC-</w:t>
            </w:r>
            <w:r w:rsidR="13531936" w:rsidRPr="00F24057">
              <w:rPr>
                <w:rFonts w:eastAsia="Times New Roman" w:cs="Times New Roman"/>
                <w:color w:val="000000" w:themeColor="text1"/>
              </w:rPr>
              <w:t>001</w:t>
            </w:r>
            <w:bookmarkEnd w:id="622"/>
          </w:p>
        </w:tc>
      </w:tr>
      <w:tr w:rsidR="00A71BDC" w:rsidRPr="00F24057" w14:paraId="6C41C7F1"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4AC8FF84" w14:textId="0C732D6F" w:rsidR="0DF209B0" w:rsidRPr="00F24057" w:rsidRDefault="0DF209B0" w:rsidP="0DF209B0">
            <w:pPr>
              <w:rPr>
                <w:rFonts w:eastAsia="Times New Roman" w:cs="Times New Roman"/>
                <w:color w:val="000000" w:themeColor="text1"/>
              </w:rPr>
            </w:pPr>
            <w:bookmarkStart w:id="623" w:name="_Toc345059731"/>
            <w:r w:rsidRPr="00F24057">
              <w:rPr>
                <w:rFonts w:eastAsia="Times New Roman" w:cs="Times New Roman"/>
                <w:color w:val="000000" w:themeColor="text1"/>
              </w:rPr>
              <w:t>Primary actor:</w:t>
            </w:r>
            <w:bookmarkEnd w:id="623"/>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3DA4420B" w14:textId="7165956F" w:rsidR="1FC05114" w:rsidRPr="00F24057" w:rsidRDefault="1FC05114" w:rsidP="0DF209B0">
            <w:pPr>
              <w:rPr>
                <w:rFonts w:eastAsia="Times New Roman" w:cs="Times New Roman"/>
                <w:color w:val="000000" w:themeColor="text1"/>
              </w:rPr>
            </w:pPr>
            <w:bookmarkStart w:id="624" w:name="_Toc6076617"/>
            <w:r w:rsidRPr="00F24057">
              <w:rPr>
                <w:rFonts w:eastAsia="Times New Roman" w:cs="Times New Roman"/>
                <w:color w:val="000000" w:themeColor="text1"/>
              </w:rPr>
              <w:t>Salesperson, Production Staff, Inventory Staff, Logistics Staff, Finance Staff, Marketing Staff</w:t>
            </w:r>
            <w:bookmarkEnd w:id="624"/>
          </w:p>
        </w:tc>
      </w:tr>
      <w:tr w:rsidR="00A71BDC" w:rsidRPr="00F24057" w14:paraId="3ACCA89F" w14:textId="77777777" w:rsidTr="0DF209B0">
        <w:trPr>
          <w:trHeight w:val="1155"/>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3E52CE1E" w14:textId="519CF511" w:rsidR="0DF209B0" w:rsidRPr="00F24057" w:rsidRDefault="0DF209B0" w:rsidP="0DF209B0">
            <w:pPr>
              <w:rPr>
                <w:rFonts w:eastAsia="Times New Roman" w:cs="Times New Roman"/>
                <w:color w:val="000000" w:themeColor="text1"/>
              </w:rPr>
            </w:pPr>
            <w:bookmarkStart w:id="625" w:name="_Toc1188794149"/>
            <w:r w:rsidRPr="00F24057">
              <w:rPr>
                <w:rFonts w:eastAsia="Times New Roman" w:cs="Times New Roman"/>
                <w:color w:val="000000" w:themeColor="text1"/>
              </w:rPr>
              <w:t>Brief description:</w:t>
            </w:r>
            <w:bookmarkEnd w:id="625"/>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4AED0F57" w14:textId="04E990F1" w:rsidR="0DF209B0" w:rsidRPr="00F24057" w:rsidRDefault="0DF209B0" w:rsidP="0DF209B0">
            <w:pPr>
              <w:rPr>
                <w:rFonts w:eastAsia="Times New Roman" w:cs="Times New Roman"/>
                <w:color w:val="000000" w:themeColor="text1"/>
              </w:rPr>
            </w:pPr>
            <w:bookmarkStart w:id="626" w:name="_Toc129804182"/>
            <w:r w:rsidRPr="00F24057">
              <w:rPr>
                <w:rFonts w:eastAsia="Times New Roman" w:cs="Times New Roman"/>
                <w:color w:val="000000" w:themeColor="text1"/>
              </w:rPr>
              <w:t>The company offers a quotation when a customer makes an inquiry about the price and details of furniture they are interested in buying. The salesperson creates a quotation for a customer by entering product details, quantity, price, and delivery information.</w:t>
            </w:r>
            <w:bookmarkEnd w:id="626"/>
          </w:p>
        </w:tc>
      </w:tr>
      <w:tr w:rsidR="00A71BDC" w:rsidRPr="00F24057" w14:paraId="653DA28A"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108A35DF" w14:textId="55EA91EC" w:rsidR="0DF209B0" w:rsidRPr="00F24057" w:rsidRDefault="0DF209B0" w:rsidP="0DF209B0">
            <w:pPr>
              <w:rPr>
                <w:rFonts w:eastAsia="Times New Roman" w:cs="Times New Roman"/>
                <w:color w:val="000000" w:themeColor="text1"/>
              </w:rPr>
            </w:pPr>
            <w:bookmarkStart w:id="627" w:name="_Toc530680158"/>
            <w:r w:rsidRPr="00F24057">
              <w:rPr>
                <w:rFonts w:eastAsia="Times New Roman" w:cs="Times New Roman"/>
                <w:color w:val="000000" w:themeColor="text1"/>
              </w:rPr>
              <w:t>Preconditions:</w:t>
            </w:r>
            <w:bookmarkEnd w:id="627"/>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7CD781C7" w14:textId="77BEE24D" w:rsidR="4EE38210" w:rsidRPr="00F24057" w:rsidRDefault="4EE38210" w:rsidP="0DF209B0">
            <w:pPr>
              <w:rPr>
                <w:rFonts w:eastAsia="Times New Roman" w:cs="Times New Roman"/>
              </w:rPr>
            </w:pPr>
            <w:bookmarkStart w:id="628" w:name="_Toc1632687027"/>
            <w:r w:rsidRPr="00F24057">
              <w:rPr>
                <w:rFonts w:eastAsia="Times New Roman" w:cs="Times New Roman"/>
              </w:rPr>
              <w:t>The user has a valid system account.</w:t>
            </w:r>
            <w:bookmarkEnd w:id="628"/>
          </w:p>
        </w:tc>
      </w:tr>
      <w:tr w:rsidR="00A71BDC" w:rsidRPr="00F24057" w14:paraId="0E96F598"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2CAAE08" w14:textId="504AC4C3" w:rsidR="0DF209B0" w:rsidRPr="00F24057" w:rsidRDefault="0DF209B0" w:rsidP="0DF209B0">
            <w:pPr>
              <w:rPr>
                <w:rFonts w:eastAsia="Times New Roman" w:cs="Times New Roman"/>
                <w:color w:val="000000" w:themeColor="text1"/>
              </w:rPr>
            </w:pPr>
            <w:bookmarkStart w:id="629" w:name="_Toc75886214"/>
            <w:r w:rsidRPr="00F24057">
              <w:rPr>
                <w:rFonts w:eastAsia="Times New Roman" w:cs="Times New Roman"/>
                <w:color w:val="000000" w:themeColor="text1"/>
              </w:rPr>
              <w:t>Flow of events:</w:t>
            </w:r>
            <w:bookmarkEnd w:id="629"/>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4376C59E" w14:textId="72B67D37" w:rsidR="0DF209B0" w:rsidRPr="00F24057" w:rsidRDefault="0DF209B0" w:rsidP="0DF209B0">
            <w:pPr>
              <w:rPr>
                <w:rFonts w:eastAsia="Times New Roman" w:cs="Times New Roman"/>
              </w:rPr>
            </w:pPr>
            <w:bookmarkStart w:id="630" w:name="_Toc838125090"/>
            <w:r w:rsidRPr="00F24057">
              <w:rPr>
                <w:rFonts w:eastAsia="Times New Roman" w:cs="Times New Roman"/>
              </w:rPr>
              <w:t xml:space="preserve">1. </w:t>
            </w:r>
            <w:r w:rsidR="6E5CD9B7" w:rsidRPr="00F24057">
              <w:rPr>
                <w:rFonts w:eastAsia="Times New Roman" w:cs="Times New Roman"/>
              </w:rPr>
              <w:t>The user opens the system login page. The system displays the login form.</w:t>
            </w:r>
            <w:bookmarkEnd w:id="630"/>
          </w:p>
          <w:p w14:paraId="3637AB6D" w14:textId="7290702A" w:rsidR="6E5CD9B7" w:rsidRPr="00F24057" w:rsidRDefault="6E5CD9B7" w:rsidP="0DF209B0">
            <w:pPr>
              <w:rPr>
                <w:rFonts w:eastAsia="Times New Roman" w:cs="Times New Roman"/>
              </w:rPr>
            </w:pPr>
            <w:bookmarkStart w:id="631" w:name="_Toc1071598605"/>
            <w:r w:rsidRPr="00F24057">
              <w:rPr>
                <w:rFonts w:eastAsia="Times New Roman" w:cs="Times New Roman"/>
              </w:rPr>
              <w:t>2. The user enters employee ID and password.</w:t>
            </w:r>
            <w:bookmarkEnd w:id="631"/>
          </w:p>
          <w:p w14:paraId="554B5C89" w14:textId="5E5708C0" w:rsidR="6E5CD9B7" w:rsidRPr="00F24057" w:rsidRDefault="6E5CD9B7" w:rsidP="0DF209B0">
            <w:pPr>
              <w:rPr>
                <w:rFonts w:eastAsia="Times New Roman" w:cs="Times New Roman"/>
              </w:rPr>
            </w:pPr>
            <w:bookmarkStart w:id="632" w:name="_Toc1661529463"/>
            <w:r w:rsidRPr="00F24057">
              <w:rPr>
                <w:rFonts w:eastAsia="Times New Roman" w:cs="Times New Roman"/>
              </w:rPr>
              <w:t>3. The user clicks the</w:t>
            </w:r>
            <w:r w:rsidRPr="00F24057">
              <w:rPr>
                <w:rFonts w:eastAsia="Times New Roman" w:cs="Times New Roman"/>
                <w:b/>
              </w:rPr>
              <w:t xml:space="preserve"> </w:t>
            </w:r>
            <w:r w:rsidRPr="00F24057">
              <w:rPr>
                <w:rFonts w:eastAsia="Times New Roman" w:cs="Times New Roman"/>
              </w:rPr>
              <w:t xml:space="preserve">Log In button. The system verifies the </w:t>
            </w:r>
            <w:r w:rsidR="65FE0DFF" w:rsidRPr="00F24057">
              <w:rPr>
                <w:rFonts w:eastAsia="Times New Roman" w:cs="Times New Roman"/>
              </w:rPr>
              <w:t>user's</w:t>
            </w:r>
            <w:r w:rsidRPr="00F24057">
              <w:rPr>
                <w:rFonts w:eastAsia="Times New Roman" w:cs="Times New Roman"/>
              </w:rPr>
              <w:t xml:space="preserve"> credentials.</w:t>
            </w:r>
            <w:bookmarkEnd w:id="632"/>
          </w:p>
          <w:p w14:paraId="19DC94EA" w14:textId="3F4FD806" w:rsidR="6E5CD9B7" w:rsidRPr="00F24057" w:rsidRDefault="6E5CD9B7" w:rsidP="0DF209B0">
            <w:pPr>
              <w:rPr>
                <w:rFonts w:eastAsia="Times New Roman" w:cs="Times New Roman"/>
              </w:rPr>
            </w:pPr>
            <w:bookmarkStart w:id="633" w:name="_Toc183420715"/>
            <w:r w:rsidRPr="00F24057">
              <w:rPr>
                <w:rFonts w:eastAsia="Times New Roman" w:cs="Times New Roman"/>
              </w:rPr>
              <w:t xml:space="preserve">4. </w:t>
            </w:r>
            <w:r w:rsidR="68D3C6F8" w:rsidRPr="00F24057">
              <w:rPr>
                <w:rFonts w:eastAsia="Times New Roman" w:cs="Times New Roman"/>
              </w:rPr>
              <w:t>The system redirects the user to the main menu.</w:t>
            </w:r>
            <w:bookmarkEnd w:id="633"/>
          </w:p>
        </w:tc>
      </w:tr>
      <w:tr w:rsidR="00A71BDC" w:rsidRPr="00F24057" w14:paraId="3433EC53"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146A8048" w14:textId="75D20F33" w:rsidR="0DF209B0" w:rsidRPr="00F24057" w:rsidRDefault="0DF209B0" w:rsidP="0DF209B0">
            <w:pPr>
              <w:rPr>
                <w:rFonts w:eastAsia="Times New Roman" w:cs="Times New Roman"/>
                <w:color w:val="000000" w:themeColor="text1"/>
              </w:rPr>
            </w:pPr>
            <w:bookmarkStart w:id="634" w:name="_Toc1829959694"/>
            <w:r w:rsidRPr="00F24057">
              <w:rPr>
                <w:rFonts w:eastAsia="Times New Roman" w:cs="Times New Roman"/>
                <w:color w:val="000000" w:themeColor="text1"/>
              </w:rPr>
              <w:t>Postconditions:</w:t>
            </w:r>
            <w:bookmarkEnd w:id="634"/>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4B056DC9" w14:textId="6F8BE02A" w:rsidR="72FE400F" w:rsidRPr="00F24057" w:rsidRDefault="72FE400F" w:rsidP="0DF209B0">
            <w:pPr>
              <w:rPr>
                <w:rFonts w:eastAsia="Times New Roman" w:cs="Times New Roman"/>
                <w:color w:val="000000" w:themeColor="text1"/>
              </w:rPr>
            </w:pPr>
            <w:bookmarkStart w:id="635" w:name="_Toc234638461"/>
            <w:r w:rsidRPr="00F24057">
              <w:rPr>
                <w:rFonts w:eastAsia="Times New Roman" w:cs="Times New Roman"/>
                <w:color w:val="000000" w:themeColor="text1"/>
              </w:rPr>
              <w:t>The user is successfully logged into the system.</w:t>
            </w:r>
            <w:bookmarkEnd w:id="635"/>
          </w:p>
        </w:tc>
      </w:tr>
      <w:tr w:rsidR="003E6C34" w:rsidRPr="00F24057" w14:paraId="7B4ACCE4" w14:textId="77777777" w:rsidTr="7666EE7B">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7107F04C" w14:textId="420BD9DC" w:rsidR="0DF209B0" w:rsidRPr="00F24057" w:rsidRDefault="0DF209B0" w:rsidP="0DF209B0">
            <w:pPr>
              <w:rPr>
                <w:rFonts w:eastAsia="Times New Roman" w:cs="Times New Roman"/>
                <w:color w:val="000000" w:themeColor="text1"/>
              </w:rPr>
            </w:pPr>
            <w:bookmarkStart w:id="636" w:name="_Toc1048197876"/>
            <w:r w:rsidRPr="00F24057">
              <w:rPr>
                <w:rFonts w:eastAsia="Times New Roman" w:cs="Times New Roman"/>
                <w:color w:val="000000" w:themeColor="text1"/>
              </w:rPr>
              <w:t>Alternative flows and exceptions:</w:t>
            </w:r>
            <w:bookmarkEnd w:id="636"/>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36E2AD50" w14:textId="00817B2A" w:rsidR="31646B2F" w:rsidRPr="00F24057" w:rsidRDefault="31646B2F" w:rsidP="0DF209B0">
            <w:pPr>
              <w:spacing w:line="300" w:lineRule="auto"/>
              <w:rPr>
                <w:rFonts w:eastAsia="Times New Roman" w:cs="Times New Roman"/>
              </w:rPr>
            </w:pPr>
            <w:bookmarkStart w:id="637" w:name="_Toc231694049"/>
            <w:r w:rsidRPr="00F24057">
              <w:rPr>
                <w:rFonts w:eastAsia="Times New Roman" w:cs="Times New Roman"/>
              </w:rPr>
              <w:t>The user resets the password if forgotten</w:t>
            </w:r>
            <w:bookmarkEnd w:id="637"/>
          </w:p>
        </w:tc>
      </w:tr>
    </w:tbl>
    <w:p w14:paraId="09C6F813" w14:textId="660A3B16" w:rsidR="0DF209B0" w:rsidRPr="00F24057" w:rsidRDefault="0DF209B0">
      <w:pPr>
        <w:rPr>
          <w:rFonts w:cs="Times New Roman"/>
        </w:rPr>
      </w:pPr>
    </w:p>
    <w:p w14:paraId="631B44C1" w14:textId="32D6EB53" w:rsidR="0DF209B0" w:rsidRPr="00F24057" w:rsidRDefault="0DF209B0" w:rsidP="0DF209B0">
      <w:pPr>
        <w:rPr>
          <w:rFonts w:cs="Times New Roman"/>
        </w:rPr>
      </w:pPr>
    </w:p>
    <w:p w14:paraId="03006B2C" w14:textId="79055A8F" w:rsidR="32907553" w:rsidRPr="00F24057" w:rsidRDefault="32907553" w:rsidP="0DF209B0">
      <w:pPr>
        <w:rPr>
          <w:rFonts w:cs="Times New Roman"/>
        </w:rPr>
      </w:pPr>
      <w:r w:rsidRPr="00F24057">
        <w:rPr>
          <w:rFonts w:cs="Times New Roman"/>
          <w:noProof/>
        </w:rPr>
        <w:drawing>
          <wp:inline distT="0" distB="0" distL="0" distR="0" wp14:anchorId="75B12FCE" wp14:editId="57A59A67">
            <wp:extent cx="5048261" cy="3424037"/>
            <wp:effectExtent l="0" t="0" r="0" b="0"/>
            <wp:docPr id="953004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04346" name="Picture 953004346"/>
                    <pic:cNvPicPr/>
                  </pic:nvPicPr>
                  <pic:blipFill>
                    <a:blip r:embed="rId43">
                      <a:extLst>
                        <a:ext uri="{28A0092B-C50C-407E-A947-70E740481C1C}">
                          <a14:useLocalDpi xmlns:a14="http://schemas.microsoft.com/office/drawing/2010/main"/>
                        </a:ext>
                      </a:extLst>
                    </a:blip>
                    <a:stretch>
                      <a:fillRect/>
                    </a:stretch>
                  </pic:blipFill>
                  <pic:spPr>
                    <a:xfrm>
                      <a:off x="0" y="0"/>
                      <a:ext cx="5048261" cy="3424037"/>
                    </a:xfrm>
                    <a:prstGeom prst="rect">
                      <a:avLst/>
                    </a:prstGeom>
                  </pic:spPr>
                </pic:pic>
              </a:graphicData>
            </a:graphic>
          </wp:inline>
        </w:drawing>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400"/>
        <w:gridCol w:w="6930"/>
      </w:tblGrid>
      <w:tr w:rsidR="00A71BDC" w:rsidRPr="00F24057" w14:paraId="0ABEE167"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728896EF" w14:textId="29A275BB" w:rsidR="0DF209B0" w:rsidRPr="00F24057" w:rsidRDefault="0DF209B0" w:rsidP="0DF209B0">
            <w:pPr>
              <w:rPr>
                <w:rFonts w:eastAsia="Times New Roman" w:cs="Times New Roman"/>
                <w:color w:val="000000" w:themeColor="text1"/>
              </w:rPr>
            </w:pPr>
            <w:bookmarkStart w:id="638" w:name="_Toc1739460385"/>
            <w:r w:rsidRPr="00F24057">
              <w:rPr>
                <w:rFonts w:eastAsia="Times New Roman" w:cs="Times New Roman"/>
                <w:color w:val="000000" w:themeColor="text1"/>
              </w:rPr>
              <w:t>Use case name:</w:t>
            </w:r>
            <w:bookmarkEnd w:id="638"/>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7C434569" w14:textId="35686ADD" w:rsidR="0DF209B0" w:rsidRPr="00F24057" w:rsidRDefault="0DF209B0" w:rsidP="29B577E6">
            <w:pPr>
              <w:rPr>
                <w:rFonts w:eastAsia="Times New Roman" w:cs="Times New Roman"/>
              </w:rPr>
            </w:pPr>
            <w:bookmarkStart w:id="639" w:name="_Toc1915876965"/>
            <w:r>
              <w:t>Create Quotation</w:t>
            </w:r>
            <w:bookmarkEnd w:id="639"/>
          </w:p>
        </w:tc>
      </w:tr>
      <w:tr w:rsidR="00A71BDC" w:rsidRPr="00F24057" w14:paraId="4B46524F"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3A478DA4" w14:textId="683116EF" w:rsidR="0DF209B0" w:rsidRPr="00F24057" w:rsidRDefault="0DF209B0" w:rsidP="0DF209B0">
            <w:pPr>
              <w:rPr>
                <w:rFonts w:eastAsia="Times New Roman" w:cs="Times New Roman"/>
                <w:color w:val="000000" w:themeColor="text1"/>
              </w:rPr>
            </w:pPr>
            <w:bookmarkStart w:id="640" w:name="_Toc420402381"/>
            <w:r w:rsidRPr="00F24057">
              <w:rPr>
                <w:rFonts w:eastAsia="Times New Roman" w:cs="Times New Roman"/>
                <w:color w:val="000000" w:themeColor="text1"/>
              </w:rPr>
              <w:t>Use case ID:</w:t>
            </w:r>
            <w:bookmarkEnd w:id="640"/>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2B43B59F" w14:textId="2690DB5B" w:rsidR="0DF209B0" w:rsidRPr="00F24057" w:rsidRDefault="0DF209B0" w:rsidP="0DF209B0">
            <w:pPr>
              <w:rPr>
                <w:rFonts w:eastAsia="Times New Roman" w:cs="Times New Roman"/>
                <w:color w:val="000000" w:themeColor="text1"/>
              </w:rPr>
            </w:pPr>
            <w:bookmarkStart w:id="641" w:name="_Toc879331177"/>
            <w:r w:rsidRPr="00F24057">
              <w:rPr>
                <w:rFonts w:eastAsia="Times New Roman" w:cs="Times New Roman"/>
                <w:color w:val="000000" w:themeColor="text1"/>
              </w:rPr>
              <w:t>UC-100</w:t>
            </w:r>
            <w:bookmarkEnd w:id="641"/>
          </w:p>
        </w:tc>
      </w:tr>
      <w:tr w:rsidR="00A71BDC" w:rsidRPr="00F24057" w14:paraId="2C2F0759"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2C966B6A" w14:textId="766DC795" w:rsidR="0DF209B0" w:rsidRPr="00F24057" w:rsidRDefault="0DF209B0" w:rsidP="0DF209B0">
            <w:pPr>
              <w:rPr>
                <w:rFonts w:eastAsia="Times New Roman" w:cs="Times New Roman"/>
                <w:color w:val="000000" w:themeColor="text1"/>
              </w:rPr>
            </w:pPr>
            <w:bookmarkStart w:id="642" w:name="_Toc291594257"/>
            <w:r w:rsidRPr="00F24057">
              <w:rPr>
                <w:rFonts w:eastAsia="Times New Roman" w:cs="Times New Roman"/>
                <w:color w:val="000000" w:themeColor="text1"/>
              </w:rPr>
              <w:t>Primary actor:</w:t>
            </w:r>
            <w:bookmarkEnd w:id="642"/>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0701589C" w14:textId="7259676F" w:rsidR="0DF209B0" w:rsidRPr="00F24057" w:rsidRDefault="0DF209B0" w:rsidP="0DF209B0">
            <w:pPr>
              <w:rPr>
                <w:rFonts w:eastAsia="Times New Roman" w:cs="Times New Roman"/>
                <w:color w:val="000000" w:themeColor="text1"/>
              </w:rPr>
            </w:pPr>
            <w:bookmarkStart w:id="643" w:name="_Toc1336012275"/>
            <w:r w:rsidRPr="00F24057">
              <w:rPr>
                <w:rFonts w:eastAsia="Times New Roman" w:cs="Times New Roman"/>
                <w:color w:val="000000" w:themeColor="text1"/>
              </w:rPr>
              <w:t>Salesperson</w:t>
            </w:r>
            <w:bookmarkEnd w:id="643"/>
          </w:p>
        </w:tc>
      </w:tr>
      <w:tr w:rsidR="00A71BDC" w:rsidRPr="00F24057" w14:paraId="13E50C24" w14:textId="77777777" w:rsidTr="0DF209B0">
        <w:trPr>
          <w:trHeight w:val="1155"/>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118CFD26" w14:textId="23A7E6A4" w:rsidR="0DF209B0" w:rsidRPr="00F24057" w:rsidRDefault="0DF209B0" w:rsidP="0DF209B0">
            <w:pPr>
              <w:rPr>
                <w:rFonts w:eastAsia="Times New Roman" w:cs="Times New Roman"/>
                <w:color w:val="000000" w:themeColor="text1"/>
              </w:rPr>
            </w:pPr>
            <w:bookmarkStart w:id="644" w:name="_Toc1663885046"/>
            <w:r w:rsidRPr="00F24057">
              <w:rPr>
                <w:rFonts w:eastAsia="Times New Roman" w:cs="Times New Roman"/>
                <w:color w:val="000000" w:themeColor="text1"/>
              </w:rPr>
              <w:t>Brief description:</w:t>
            </w:r>
            <w:bookmarkEnd w:id="644"/>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24AD450D" w14:textId="62343B08" w:rsidR="0DF209B0" w:rsidRPr="00F24057" w:rsidRDefault="0DF209B0" w:rsidP="0DF209B0">
            <w:pPr>
              <w:rPr>
                <w:rFonts w:eastAsia="Times New Roman" w:cs="Times New Roman"/>
                <w:color w:val="000000" w:themeColor="text1"/>
              </w:rPr>
            </w:pPr>
            <w:bookmarkStart w:id="645" w:name="_Toc1473072972"/>
            <w:r w:rsidRPr="00F24057">
              <w:rPr>
                <w:rFonts w:eastAsia="Times New Roman" w:cs="Times New Roman"/>
                <w:color w:val="000000" w:themeColor="text1"/>
              </w:rPr>
              <w:t>The company offers a quotation when a customer makes an inquiry about the price and details of furniture they are interested in buying. The salesperson creates a quotation for a customer by entering product details, quantity, price, and delivery information.</w:t>
            </w:r>
            <w:bookmarkEnd w:id="645"/>
          </w:p>
        </w:tc>
      </w:tr>
      <w:tr w:rsidR="00A71BDC" w:rsidRPr="00F24057" w14:paraId="06F69B1E"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53B451E2" w14:textId="298FA267" w:rsidR="0DF209B0" w:rsidRPr="00F24057" w:rsidRDefault="0DF209B0" w:rsidP="0DF209B0">
            <w:pPr>
              <w:rPr>
                <w:rFonts w:eastAsia="Times New Roman" w:cs="Times New Roman"/>
                <w:color w:val="000000" w:themeColor="text1"/>
              </w:rPr>
            </w:pPr>
            <w:bookmarkStart w:id="646" w:name="_Toc618517549"/>
            <w:r w:rsidRPr="00F24057">
              <w:rPr>
                <w:rFonts w:eastAsia="Times New Roman" w:cs="Times New Roman"/>
                <w:color w:val="000000" w:themeColor="text1"/>
              </w:rPr>
              <w:t>Preconditions:</w:t>
            </w:r>
            <w:bookmarkEnd w:id="646"/>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219ECBDD" w14:textId="27C2C5D0" w:rsidR="0DF209B0" w:rsidRPr="00F24057" w:rsidRDefault="0DF209B0" w:rsidP="0DF209B0">
            <w:pPr>
              <w:rPr>
                <w:rFonts w:eastAsia="Times New Roman" w:cs="Times New Roman"/>
                <w:color w:val="000000" w:themeColor="text1"/>
              </w:rPr>
            </w:pPr>
            <w:bookmarkStart w:id="647" w:name="_Toc1497535534"/>
            <w:r w:rsidRPr="00F24057">
              <w:rPr>
                <w:rFonts w:eastAsia="Times New Roman" w:cs="Times New Roman"/>
                <w:color w:val="000000" w:themeColor="text1"/>
              </w:rPr>
              <w:t>The salesperson log in the system</w:t>
            </w:r>
            <w:bookmarkEnd w:id="647"/>
          </w:p>
        </w:tc>
      </w:tr>
      <w:tr w:rsidR="00A71BDC" w:rsidRPr="00F24057" w14:paraId="60BDCD28"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463F831" w14:textId="1371C5D6" w:rsidR="0DF209B0" w:rsidRPr="00F24057" w:rsidRDefault="0DF209B0" w:rsidP="0DF209B0">
            <w:pPr>
              <w:rPr>
                <w:rFonts w:eastAsia="Times New Roman" w:cs="Times New Roman"/>
                <w:color w:val="000000" w:themeColor="text1"/>
              </w:rPr>
            </w:pPr>
            <w:bookmarkStart w:id="648" w:name="_Toc1251907103"/>
            <w:r w:rsidRPr="00F24057">
              <w:rPr>
                <w:rFonts w:eastAsia="Times New Roman" w:cs="Times New Roman"/>
                <w:color w:val="000000" w:themeColor="text1"/>
              </w:rPr>
              <w:t>Flow of events:</w:t>
            </w:r>
            <w:bookmarkEnd w:id="648"/>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7862E19B" w14:textId="6D6745DA" w:rsidR="423939C9" w:rsidRPr="00F24057" w:rsidRDefault="423939C9" w:rsidP="0DF209B0">
            <w:pPr>
              <w:rPr>
                <w:rFonts w:eastAsia="Times New Roman" w:cs="Times New Roman"/>
              </w:rPr>
            </w:pPr>
            <w:bookmarkStart w:id="649" w:name="_Toc678471799"/>
            <w:r w:rsidRPr="00F24057">
              <w:rPr>
                <w:rFonts w:eastAsia="Times New Roman" w:cs="Times New Roman"/>
                <w:color w:val="000000" w:themeColor="text1"/>
              </w:rPr>
              <w:t>1.</w:t>
            </w:r>
            <w:r w:rsidR="52490C19" w:rsidRPr="00F24057">
              <w:rPr>
                <w:rFonts w:eastAsia="Times New Roman" w:cs="Times New Roman"/>
              </w:rPr>
              <w:t xml:space="preserve"> include (login)</w:t>
            </w:r>
            <w:bookmarkEnd w:id="649"/>
          </w:p>
          <w:p w14:paraId="49397141" w14:textId="4BD2209A" w:rsidR="52490C19" w:rsidRPr="00F24057" w:rsidRDefault="52490C19" w:rsidP="0DF209B0">
            <w:pPr>
              <w:rPr>
                <w:rFonts w:eastAsia="Times New Roman" w:cs="Times New Roman"/>
              </w:rPr>
            </w:pPr>
            <w:bookmarkStart w:id="650" w:name="_Toc14470491"/>
            <w:r w:rsidRPr="00F24057">
              <w:rPr>
                <w:rFonts w:eastAsia="Times New Roman" w:cs="Times New Roman"/>
                <w:color w:val="000000" w:themeColor="text1"/>
              </w:rPr>
              <w:t xml:space="preserve">2. </w:t>
            </w:r>
            <w:r w:rsidRPr="00F24057">
              <w:rPr>
                <w:rFonts w:eastAsia="Times New Roman" w:cs="Times New Roman"/>
              </w:rPr>
              <w:t>The salesperson selects Create Quotation. The system displays the quotation creation form.</w:t>
            </w:r>
            <w:bookmarkEnd w:id="650"/>
          </w:p>
          <w:p w14:paraId="2EE3EDD5" w14:textId="73454B55" w:rsidR="52490C19" w:rsidRPr="00F24057" w:rsidRDefault="52490C19" w:rsidP="0DF209B0">
            <w:pPr>
              <w:rPr>
                <w:rFonts w:eastAsia="Times New Roman" w:cs="Times New Roman"/>
              </w:rPr>
            </w:pPr>
            <w:bookmarkStart w:id="651" w:name="_Toc1940677121"/>
            <w:r w:rsidRPr="00F24057">
              <w:rPr>
                <w:rFonts w:eastAsia="Times New Roman" w:cs="Times New Roman"/>
              </w:rPr>
              <w:t>3. The salesperson enters customer information, product details, quantities, unit prices, and estimated delivery date. The system automatically calculates the total quotation amount.</w:t>
            </w:r>
            <w:bookmarkEnd w:id="651"/>
          </w:p>
          <w:p w14:paraId="04BE2A54" w14:textId="2BED0D48" w:rsidR="52490C19" w:rsidRPr="00F24057" w:rsidRDefault="52490C19" w:rsidP="0DF209B0">
            <w:pPr>
              <w:rPr>
                <w:rFonts w:eastAsia="Times New Roman" w:cs="Times New Roman"/>
              </w:rPr>
            </w:pPr>
            <w:bookmarkStart w:id="652" w:name="_Toc1799561422"/>
            <w:r w:rsidRPr="00F24057">
              <w:rPr>
                <w:rFonts w:eastAsia="Times New Roman" w:cs="Times New Roman"/>
              </w:rPr>
              <w:t>4. The salesperson submits the quotation. The system generates a unique Quotation ID and saves the quotation.</w:t>
            </w:r>
            <w:bookmarkEnd w:id="652"/>
          </w:p>
          <w:p w14:paraId="3E3BBE51" w14:textId="13EC055F" w:rsidR="52490C19" w:rsidRPr="00F24057" w:rsidRDefault="52490C19" w:rsidP="0DF209B0">
            <w:pPr>
              <w:spacing w:line="300" w:lineRule="auto"/>
              <w:rPr>
                <w:rFonts w:eastAsia="Times New Roman" w:cs="Times New Roman"/>
              </w:rPr>
            </w:pPr>
            <w:bookmarkStart w:id="653" w:name="_Toc2012893700"/>
            <w:r w:rsidRPr="00F24057">
              <w:rPr>
                <w:rFonts w:eastAsia="Times New Roman" w:cs="Times New Roman"/>
              </w:rPr>
              <w:t>5. The system displays a confirmation message.</w:t>
            </w:r>
            <w:bookmarkEnd w:id="653"/>
          </w:p>
        </w:tc>
      </w:tr>
      <w:tr w:rsidR="00A71BDC" w:rsidRPr="00F24057" w14:paraId="34F703C7"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51A64096" w14:textId="6DA939F0" w:rsidR="0DF209B0" w:rsidRPr="00F24057" w:rsidRDefault="0DF209B0" w:rsidP="0DF209B0">
            <w:pPr>
              <w:rPr>
                <w:rFonts w:eastAsia="Times New Roman" w:cs="Times New Roman"/>
                <w:color w:val="000000" w:themeColor="text1"/>
              </w:rPr>
            </w:pPr>
            <w:bookmarkStart w:id="654" w:name="_Toc723478249"/>
            <w:r w:rsidRPr="00F24057">
              <w:rPr>
                <w:rFonts w:eastAsia="Times New Roman" w:cs="Times New Roman"/>
                <w:color w:val="000000" w:themeColor="text1"/>
              </w:rPr>
              <w:t>Postconditions:</w:t>
            </w:r>
            <w:bookmarkEnd w:id="654"/>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0C683CBB" w14:textId="7C00749C" w:rsidR="1756CE06" w:rsidRPr="00F24057" w:rsidRDefault="1756CE06" w:rsidP="0DF209B0">
            <w:pPr>
              <w:rPr>
                <w:rFonts w:eastAsia="Times New Roman" w:cs="Times New Roman"/>
                <w:color w:val="000000" w:themeColor="text1"/>
              </w:rPr>
            </w:pPr>
            <w:bookmarkStart w:id="655" w:name="_Toc595712019"/>
            <w:r w:rsidRPr="00F24057">
              <w:rPr>
                <w:rFonts w:eastAsia="Times New Roman" w:cs="Times New Roman"/>
                <w:color w:val="000000" w:themeColor="text1"/>
              </w:rPr>
              <w:t>The quotation is successfully stored in the system.</w:t>
            </w:r>
            <w:bookmarkEnd w:id="655"/>
          </w:p>
        </w:tc>
      </w:tr>
      <w:tr w:rsidR="00A71BDC" w:rsidRPr="00F24057" w14:paraId="05206B9B" w14:textId="77777777" w:rsidTr="0DF209B0">
        <w:trPr>
          <w:trHeight w:val="63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7BE09B7A" w14:textId="03570E35" w:rsidR="0DF209B0" w:rsidRPr="00F24057" w:rsidRDefault="0DF209B0" w:rsidP="0DF209B0">
            <w:pPr>
              <w:rPr>
                <w:rFonts w:eastAsia="Times New Roman" w:cs="Times New Roman"/>
                <w:color w:val="000000" w:themeColor="text1"/>
              </w:rPr>
            </w:pPr>
            <w:bookmarkStart w:id="656" w:name="_Toc1665150404"/>
            <w:r w:rsidRPr="00F24057">
              <w:rPr>
                <w:rFonts w:eastAsia="Times New Roman" w:cs="Times New Roman"/>
                <w:color w:val="000000" w:themeColor="text1"/>
              </w:rPr>
              <w:t>Alternative flows and exceptions:</w:t>
            </w:r>
            <w:bookmarkEnd w:id="656"/>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359B13FE" w14:textId="091E8F1E" w:rsidR="0DF209B0" w:rsidRPr="00F24057" w:rsidRDefault="0DF209B0" w:rsidP="0DF209B0">
            <w:pPr>
              <w:spacing w:line="300" w:lineRule="auto"/>
              <w:rPr>
                <w:rFonts w:eastAsia="Times New Roman" w:cs="Times New Roman"/>
              </w:rPr>
            </w:pPr>
            <w:bookmarkStart w:id="657" w:name="_Toc1466419263"/>
            <w:r w:rsidRPr="00F24057">
              <w:rPr>
                <w:rFonts w:eastAsia="Times New Roman" w:cs="Times New Roman"/>
                <w:color w:val="000000" w:themeColor="text1"/>
              </w:rPr>
              <w:t xml:space="preserve">The salesperson can edit and </w:t>
            </w:r>
            <w:r w:rsidRPr="00F24057">
              <w:rPr>
                <w:rFonts w:eastAsia="Times New Roman" w:cs="Times New Roman"/>
              </w:rPr>
              <w:t>cancel the creation.</w:t>
            </w:r>
            <w:bookmarkEnd w:id="657"/>
          </w:p>
        </w:tc>
      </w:tr>
    </w:tbl>
    <w:p w14:paraId="2F29674E" w14:textId="462036C2" w:rsidR="0DF209B0" w:rsidRPr="00F24057" w:rsidRDefault="0DF209B0">
      <w:pPr>
        <w:rPr>
          <w:rFonts w:cs="Times New Roman"/>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400"/>
        <w:gridCol w:w="6930"/>
      </w:tblGrid>
      <w:tr w:rsidR="00A71BDC" w:rsidRPr="00F24057" w14:paraId="7DF8F229"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4B4790AE" w14:textId="668058EB" w:rsidR="0DF209B0" w:rsidRPr="00F24057" w:rsidRDefault="0DF209B0" w:rsidP="0DF209B0">
            <w:pPr>
              <w:rPr>
                <w:rFonts w:eastAsia="Times New Roman" w:cs="Times New Roman"/>
                <w:color w:val="000000" w:themeColor="text1"/>
              </w:rPr>
            </w:pPr>
            <w:bookmarkStart w:id="658" w:name="_Toc2023704599"/>
            <w:r w:rsidRPr="00F24057">
              <w:rPr>
                <w:rFonts w:eastAsia="Times New Roman" w:cs="Times New Roman"/>
                <w:color w:val="000000" w:themeColor="text1"/>
              </w:rPr>
              <w:t>Use case name:</w:t>
            </w:r>
            <w:bookmarkEnd w:id="658"/>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356D8145" w14:textId="5C607A8D" w:rsidR="0DF209B0" w:rsidRPr="00F24057" w:rsidRDefault="0DF209B0" w:rsidP="29B577E6">
            <w:pPr>
              <w:rPr>
                <w:rFonts w:eastAsia="Times New Roman" w:cs="Times New Roman"/>
              </w:rPr>
            </w:pPr>
            <w:bookmarkStart w:id="659" w:name="_Toc1537688223"/>
            <w:r>
              <w:t>Check Quotation</w:t>
            </w:r>
            <w:bookmarkEnd w:id="659"/>
          </w:p>
        </w:tc>
      </w:tr>
      <w:tr w:rsidR="00A71BDC" w:rsidRPr="00F24057" w14:paraId="573D482C"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31FC838E" w14:textId="58DD99B4" w:rsidR="0DF209B0" w:rsidRPr="00F24057" w:rsidRDefault="0DF209B0" w:rsidP="0DF209B0">
            <w:pPr>
              <w:rPr>
                <w:rFonts w:eastAsia="Times New Roman" w:cs="Times New Roman"/>
                <w:color w:val="000000" w:themeColor="text1"/>
              </w:rPr>
            </w:pPr>
            <w:bookmarkStart w:id="660" w:name="_Toc1605556900"/>
            <w:r w:rsidRPr="00F24057">
              <w:rPr>
                <w:rFonts w:eastAsia="Times New Roman" w:cs="Times New Roman"/>
                <w:color w:val="000000" w:themeColor="text1"/>
              </w:rPr>
              <w:t>Use case ID:</w:t>
            </w:r>
            <w:bookmarkEnd w:id="660"/>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382A98A1" w14:textId="07C57FD6" w:rsidR="0DF209B0" w:rsidRPr="00F24057" w:rsidRDefault="0DF209B0" w:rsidP="0DF209B0">
            <w:pPr>
              <w:rPr>
                <w:rFonts w:eastAsia="Times New Roman" w:cs="Times New Roman"/>
                <w:color w:val="000000" w:themeColor="text1"/>
              </w:rPr>
            </w:pPr>
            <w:bookmarkStart w:id="661" w:name="_Toc1952568301"/>
            <w:r w:rsidRPr="00F24057">
              <w:rPr>
                <w:rFonts w:eastAsia="Times New Roman" w:cs="Times New Roman"/>
                <w:color w:val="000000" w:themeColor="text1"/>
              </w:rPr>
              <w:t>UC-110</w:t>
            </w:r>
            <w:bookmarkEnd w:id="661"/>
          </w:p>
        </w:tc>
      </w:tr>
      <w:tr w:rsidR="00A71BDC" w:rsidRPr="00F24057" w14:paraId="4A28356B"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1262EE22" w14:textId="779E957A" w:rsidR="0DF209B0" w:rsidRPr="00F24057" w:rsidRDefault="0DF209B0" w:rsidP="0DF209B0">
            <w:pPr>
              <w:rPr>
                <w:rFonts w:eastAsia="Times New Roman" w:cs="Times New Roman"/>
                <w:color w:val="000000" w:themeColor="text1"/>
              </w:rPr>
            </w:pPr>
            <w:bookmarkStart w:id="662" w:name="_Toc241010259"/>
            <w:r w:rsidRPr="00F24057">
              <w:rPr>
                <w:rFonts w:eastAsia="Times New Roman" w:cs="Times New Roman"/>
                <w:color w:val="000000" w:themeColor="text1"/>
              </w:rPr>
              <w:t>Primary actor:</w:t>
            </w:r>
            <w:bookmarkEnd w:id="662"/>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0FC233A1" w14:textId="7D9F4760" w:rsidR="0DF209B0" w:rsidRPr="00F24057" w:rsidRDefault="0DF209B0" w:rsidP="0DF209B0">
            <w:pPr>
              <w:rPr>
                <w:rFonts w:eastAsia="Times New Roman" w:cs="Times New Roman"/>
                <w:color w:val="000000" w:themeColor="text1"/>
              </w:rPr>
            </w:pPr>
            <w:bookmarkStart w:id="663" w:name="_Toc1285742154"/>
            <w:r w:rsidRPr="00F24057">
              <w:rPr>
                <w:rFonts w:eastAsia="Times New Roman" w:cs="Times New Roman"/>
                <w:color w:val="000000" w:themeColor="text1"/>
              </w:rPr>
              <w:t>Customer, Salesperson</w:t>
            </w:r>
            <w:bookmarkEnd w:id="663"/>
          </w:p>
        </w:tc>
      </w:tr>
      <w:tr w:rsidR="00A71BDC" w:rsidRPr="00F24057" w14:paraId="26A69632"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26F57042" w14:textId="2251F98B" w:rsidR="0DF209B0" w:rsidRPr="00F24057" w:rsidRDefault="0DF209B0" w:rsidP="0DF209B0">
            <w:pPr>
              <w:rPr>
                <w:rFonts w:eastAsia="Times New Roman" w:cs="Times New Roman"/>
                <w:color w:val="000000" w:themeColor="text1"/>
              </w:rPr>
            </w:pPr>
            <w:bookmarkStart w:id="664" w:name="_Toc742632128"/>
            <w:r w:rsidRPr="00F24057">
              <w:rPr>
                <w:rFonts w:eastAsia="Times New Roman" w:cs="Times New Roman"/>
                <w:color w:val="000000" w:themeColor="text1"/>
              </w:rPr>
              <w:t>Brief description:</w:t>
            </w:r>
            <w:bookmarkEnd w:id="664"/>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7C6DE3FB" w14:textId="3580F19E" w:rsidR="0DF209B0" w:rsidRPr="00F24057" w:rsidRDefault="0DF209B0" w:rsidP="29B577E6">
            <w:pPr>
              <w:rPr>
                <w:rFonts w:eastAsia="Times New Roman" w:cs="Times New Roman"/>
                <w:color w:val="000000" w:themeColor="text1"/>
              </w:rPr>
            </w:pPr>
            <w:bookmarkStart w:id="665" w:name="_Toc391668409"/>
            <w:r>
              <w:t xml:space="preserve">The customer and salesperson use the unique </w:t>
            </w:r>
            <w:proofErr w:type="spellStart"/>
            <w:r>
              <w:t>QuotationID</w:t>
            </w:r>
            <w:proofErr w:type="spellEnd"/>
            <w:r>
              <w:t xml:space="preserve"> to check the quotation details.</w:t>
            </w:r>
            <w:bookmarkEnd w:id="665"/>
          </w:p>
        </w:tc>
      </w:tr>
      <w:tr w:rsidR="00A71BDC" w:rsidRPr="00F24057" w14:paraId="1571C5B3"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DA54A81" w14:textId="3B00630F" w:rsidR="0DF209B0" w:rsidRPr="00F24057" w:rsidRDefault="0DF209B0" w:rsidP="0DF209B0">
            <w:pPr>
              <w:rPr>
                <w:rFonts w:eastAsia="Times New Roman" w:cs="Times New Roman"/>
                <w:color w:val="000000" w:themeColor="text1"/>
              </w:rPr>
            </w:pPr>
            <w:bookmarkStart w:id="666" w:name="_Toc1937259789"/>
            <w:r w:rsidRPr="00F24057">
              <w:rPr>
                <w:rFonts w:eastAsia="Times New Roman" w:cs="Times New Roman"/>
                <w:color w:val="000000" w:themeColor="text1"/>
              </w:rPr>
              <w:t>Preconditions:</w:t>
            </w:r>
            <w:bookmarkEnd w:id="666"/>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3A3C925C" w14:textId="21E41816" w:rsidR="0DF209B0" w:rsidRPr="00F24057" w:rsidRDefault="0DF209B0" w:rsidP="0DF209B0">
            <w:pPr>
              <w:rPr>
                <w:rFonts w:eastAsia="Times New Roman" w:cs="Times New Roman"/>
                <w:color w:val="000000" w:themeColor="text1"/>
              </w:rPr>
            </w:pPr>
            <w:bookmarkStart w:id="667" w:name="_Toc1520862440"/>
            <w:r w:rsidRPr="00F24057">
              <w:rPr>
                <w:rFonts w:eastAsia="Times New Roman" w:cs="Times New Roman"/>
                <w:color w:val="000000" w:themeColor="text1"/>
              </w:rPr>
              <w:t xml:space="preserve">The user has a valid </w:t>
            </w:r>
            <w:proofErr w:type="spellStart"/>
            <w:r w:rsidRPr="00F24057">
              <w:rPr>
                <w:rFonts w:eastAsia="Times New Roman" w:cs="Times New Roman"/>
                <w:color w:val="000000" w:themeColor="text1"/>
              </w:rPr>
              <w:t>QuotationID</w:t>
            </w:r>
            <w:proofErr w:type="spellEnd"/>
            <w:r w:rsidRPr="00F24057">
              <w:rPr>
                <w:rFonts w:eastAsia="Times New Roman" w:cs="Times New Roman"/>
                <w:color w:val="000000" w:themeColor="text1"/>
              </w:rPr>
              <w:t>.</w:t>
            </w:r>
            <w:bookmarkEnd w:id="667"/>
          </w:p>
        </w:tc>
      </w:tr>
      <w:tr w:rsidR="00A71BDC" w:rsidRPr="00F24057" w14:paraId="4BC5E2D0"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3EC4EE27" w14:textId="0A0A2A2D" w:rsidR="0DF209B0" w:rsidRPr="00F24057" w:rsidRDefault="0DF209B0" w:rsidP="0DF209B0">
            <w:pPr>
              <w:rPr>
                <w:rFonts w:eastAsia="Times New Roman" w:cs="Times New Roman"/>
                <w:color w:val="000000" w:themeColor="text1"/>
              </w:rPr>
            </w:pPr>
            <w:bookmarkStart w:id="668" w:name="_Toc1758322539"/>
            <w:r w:rsidRPr="00F24057">
              <w:rPr>
                <w:rFonts w:eastAsia="Times New Roman" w:cs="Times New Roman"/>
                <w:color w:val="000000" w:themeColor="text1"/>
              </w:rPr>
              <w:t>Flow of events:</w:t>
            </w:r>
            <w:bookmarkEnd w:id="668"/>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55790530" w14:textId="281AB8A1" w:rsidR="0DF209B0" w:rsidRPr="00F24057" w:rsidRDefault="0DF209B0" w:rsidP="0DF209B0">
            <w:pPr>
              <w:rPr>
                <w:rFonts w:eastAsia="Times New Roman" w:cs="Times New Roman"/>
                <w:color w:val="000000" w:themeColor="text1"/>
              </w:rPr>
            </w:pPr>
            <w:bookmarkStart w:id="669" w:name="_Toc1078308206"/>
            <w:r w:rsidRPr="00F24057">
              <w:rPr>
                <w:rFonts w:eastAsia="Times New Roman" w:cs="Times New Roman"/>
                <w:color w:val="000000" w:themeColor="text1"/>
              </w:rPr>
              <w:t xml:space="preserve">1. The user can use </w:t>
            </w:r>
            <w:proofErr w:type="spellStart"/>
            <w:r w:rsidRPr="00F24057">
              <w:rPr>
                <w:rFonts w:eastAsia="Times New Roman" w:cs="Times New Roman"/>
                <w:color w:val="000000" w:themeColor="text1"/>
              </w:rPr>
              <w:t>QuotationID</w:t>
            </w:r>
            <w:proofErr w:type="spellEnd"/>
            <w:r w:rsidRPr="00F24057">
              <w:rPr>
                <w:rFonts w:eastAsia="Times New Roman" w:cs="Times New Roman"/>
                <w:color w:val="000000" w:themeColor="text1"/>
              </w:rPr>
              <w:t xml:space="preserve"> to search for the quotation. The displays the quotation details, including products, quantity, price, and delivery information.</w:t>
            </w:r>
            <w:bookmarkEnd w:id="669"/>
          </w:p>
          <w:p w14:paraId="37E79EE5" w14:textId="461636BB" w:rsidR="0DF209B0" w:rsidRPr="00F24057" w:rsidRDefault="0DF209B0" w:rsidP="0DF209B0">
            <w:pPr>
              <w:rPr>
                <w:rFonts w:eastAsia="Times New Roman" w:cs="Times New Roman"/>
                <w:color w:val="000000" w:themeColor="text1"/>
              </w:rPr>
            </w:pPr>
            <w:bookmarkStart w:id="670" w:name="_Toc373349496"/>
            <w:r w:rsidRPr="00F24057">
              <w:rPr>
                <w:rFonts w:eastAsia="Times New Roman" w:cs="Times New Roman"/>
                <w:color w:val="000000" w:themeColor="text1"/>
              </w:rPr>
              <w:t>2. The user checks the quotation for detailed information.</w:t>
            </w:r>
            <w:bookmarkEnd w:id="670"/>
          </w:p>
        </w:tc>
      </w:tr>
      <w:tr w:rsidR="00A71BDC" w:rsidRPr="00F24057" w14:paraId="3607842B"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CB03827" w14:textId="53E54238" w:rsidR="0DF209B0" w:rsidRPr="00F24057" w:rsidRDefault="0DF209B0" w:rsidP="0DF209B0">
            <w:pPr>
              <w:rPr>
                <w:rFonts w:eastAsia="Times New Roman" w:cs="Times New Roman"/>
                <w:color w:val="000000" w:themeColor="text1"/>
              </w:rPr>
            </w:pPr>
            <w:bookmarkStart w:id="671" w:name="_Toc737060835"/>
            <w:r w:rsidRPr="00F24057">
              <w:rPr>
                <w:rFonts w:eastAsia="Times New Roman" w:cs="Times New Roman"/>
                <w:color w:val="000000" w:themeColor="text1"/>
              </w:rPr>
              <w:t>Postconditions:</w:t>
            </w:r>
            <w:bookmarkEnd w:id="671"/>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3003FCA6" w14:textId="0C992F2B" w:rsidR="0DF209B0" w:rsidRPr="00F24057" w:rsidRDefault="0DF209B0" w:rsidP="0DF209B0">
            <w:pPr>
              <w:rPr>
                <w:rFonts w:eastAsia="Times New Roman" w:cs="Times New Roman"/>
                <w:color w:val="000000" w:themeColor="text1"/>
              </w:rPr>
            </w:pPr>
            <w:bookmarkStart w:id="672" w:name="_Toc1242879727"/>
            <w:r w:rsidRPr="00F24057">
              <w:rPr>
                <w:rFonts w:eastAsia="Times New Roman" w:cs="Times New Roman"/>
                <w:color w:val="000000" w:themeColor="text1"/>
              </w:rPr>
              <w:t>The system displays the quotation</w:t>
            </w:r>
            <w:bookmarkEnd w:id="672"/>
          </w:p>
        </w:tc>
      </w:tr>
      <w:tr w:rsidR="00A71BDC" w:rsidRPr="00F24057" w14:paraId="6662A479"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526E4165" w14:textId="5FA01B15" w:rsidR="0DF209B0" w:rsidRPr="00F24057" w:rsidRDefault="0DF209B0" w:rsidP="0DF209B0">
            <w:pPr>
              <w:rPr>
                <w:rFonts w:eastAsia="Times New Roman" w:cs="Times New Roman"/>
                <w:color w:val="000000" w:themeColor="text1"/>
              </w:rPr>
            </w:pPr>
            <w:bookmarkStart w:id="673" w:name="_Toc925630375"/>
            <w:r w:rsidRPr="00F24057">
              <w:rPr>
                <w:rFonts w:eastAsia="Times New Roman" w:cs="Times New Roman"/>
                <w:color w:val="000000" w:themeColor="text1"/>
              </w:rPr>
              <w:t>Alternative flows and exceptions:</w:t>
            </w:r>
            <w:bookmarkEnd w:id="673"/>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496252EA" w14:textId="477437E2" w:rsidR="0DF209B0" w:rsidRPr="00F24057" w:rsidRDefault="0DF209B0" w:rsidP="0DF209B0">
            <w:pPr>
              <w:rPr>
                <w:rFonts w:eastAsia="Times New Roman" w:cs="Times New Roman"/>
                <w:color w:val="000000" w:themeColor="text1"/>
              </w:rPr>
            </w:pPr>
            <w:bookmarkStart w:id="674" w:name="_Toc1907205253"/>
            <w:r w:rsidRPr="00F24057">
              <w:rPr>
                <w:rFonts w:eastAsia="Times New Roman" w:cs="Times New Roman"/>
                <w:color w:val="000000" w:themeColor="text1"/>
              </w:rPr>
              <w:t>The system cannot find the quotation and asks the user to enter the number again.</w:t>
            </w:r>
            <w:bookmarkEnd w:id="674"/>
          </w:p>
        </w:tc>
      </w:tr>
    </w:tbl>
    <w:p w14:paraId="592552DA" w14:textId="47420397" w:rsidR="0DF209B0" w:rsidRPr="00F24057" w:rsidRDefault="0DF209B0" w:rsidP="0DF209B0">
      <w:pPr>
        <w:rPr>
          <w:rFonts w:cs="Times New Roman"/>
        </w:rPr>
      </w:pPr>
    </w:p>
    <w:tbl>
      <w:tblPr>
        <w:tblW w:w="9360"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400"/>
        <w:gridCol w:w="6960"/>
      </w:tblGrid>
      <w:tr w:rsidR="00676555" w:rsidRPr="00F24057" w14:paraId="71349182" w14:textId="77777777" w:rsidTr="38AC7CBC">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46089542" w14:textId="51813337" w:rsidR="0DF209B0" w:rsidRPr="00F24057" w:rsidRDefault="0DF209B0" w:rsidP="0DF209B0">
            <w:pPr>
              <w:rPr>
                <w:rFonts w:eastAsia="Times New Roman" w:cs="Times New Roman"/>
                <w:color w:val="000000" w:themeColor="text1"/>
              </w:rPr>
            </w:pPr>
            <w:bookmarkStart w:id="675" w:name="_Toc1068625309"/>
            <w:r w:rsidRPr="00F24057">
              <w:rPr>
                <w:rFonts w:eastAsia="Times New Roman" w:cs="Times New Roman"/>
                <w:color w:val="000000" w:themeColor="text1"/>
              </w:rPr>
              <w:t>Use case name:</w:t>
            </w:r>
            <w:bookmarkEnd w:id="675"/>
          </w:p>
        </w:tc>
        <w:tc>
          <w:tcPr>
            <w:tcW w:w="6960" w:type="dxa"/>
            <w:tcBorders>
              <w:top w:val="single" w:sz="6" w:space="0" w:color="auto"/>
              <w:left w:val="single" w:sz="6" w:space="0" w:color="auto"/>
              <w:bottom w:val="single" w:sz="6" w:space="0" w:color="auto"/>
              <w:right w:val="single" w:sz="6" w:space="0" w:color="auto"/>
            </w:tcBorders>
            <w:tcMar>
              <w:left w:w="105" w:type="dxa"/>
              <w:right w:w="105" w:type="dxa"/>
            </w:tcMar>
          </w:tcPr>
          <w:p w14:paraId="5319B0C9" w14:textId="7BBF8DBA" w:rsidR="0DF209B0" w:rsidRPr="00F24057" w:rsidRDefault="0DF209B0" w:rsidP="29B577E6">
            <w:pPr>
              <w:rPr>
                <w:rFonts w:eastAsia="Times New Roman" w:cs="Times New Roman"/>
              </w:rPr>
            </w:pPr>
            <w:bookmarkStart w:id="676" w:name="_Toc1073926273"/>
            <w:r>
              <w:t>Create Order</w:t>
            </w:r>
            <w:bookmarkEnd w:id="676"/>
          </w:p>
        </w:tc>
      </w:tr>
      <w:tr w:rsidR="00676555" w:rsidRPr="00F24057" w14:paraId="2C04B556" w14:textId="77777777" w:rsidTr="38AC7CBC">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54A1518B" w14:textId="73DB17D7" w:rsidR="0DF209B0" w:rsidRPr="00F24057" w:rsidRDefault="0DF209B0" w:rsidP="0DF209B0">
            <w:pPr>
              <w:rPr>
                <w:rFonts w:eastAsia="Times New Roman" w:cs="Times New Roman"/>
                <w:color w:val="000000" w:themeColor="text1"/>
              </w:rPr>
            </w:pPr>
            <w:bookmarkStart w:id="677" w:name="_Toc554092140"/>
            <w:r w:rsidRPr="00F24057">
              <w:rPr>
                <w:rFonts w:eastAsia="Times New Roman" w:cs="Times New Roman"/>
                <w:color w:val="000000" w:themeColor="text1"/>
              </w:rPr>
              <w:t>Use case ID:</w:t>
            </w:r>
            <w:bookmarkEnd w:id="677"/>
          </w:p>
        </w:tc>
        <w:tc>
          <w:tcPr>
            <w:tcW w:w="6960" w:type="dxa"/>
            <w:tcBorders>
              <w:top w:val="single" w:sz="6" w:space="0" w:color="auto"/>
              <w:left w:val="single" w:sz="6" w:space="0" w:color="auto"/>
              <w:bottom w:val="single" w:sz="6" w:space="0" w:color="auto"/>
              <w:right w:val="single" w:sz="6" w:space="0" w:color="auto"/>
            </w:tcBorders>
            <w:tcMar>
              <w:left w:w="105" w:type="dxa"/>
              <w:right w:w="105" w:type="dxa"/>
            </w:tcMar>
          </w:tcPr>
          <w:p w14:paraId="6C9201A6" w14:textId="1337864A" w:rsidR="0DF209B0" w:rsidRPr="00F24057" w:rsidRDefault="0DF209B0" w:rsidP="0DF209B0">
            <w:pPr>
              <w:rPr>
                <w:rFonts w:eastAsia="Times New Roman" w:cs="Times New Roman"/>
                <w:color w:val="000000" w:themeColor="text1"/>
              </w:rPr>
            </w:pPr>
            <w:bookmarkStart w:id="678" w:name="_Toc603345107"/>
            <w:r w:rsidRPr="00F24057">
              <w:rPr>
                <w:rFonts w:eastAsia="Times New Roman" w:cs="Times New Roman"/>
                <w:color w:val="000000" w:themeColor="text1"/>
              </w:rPr>
              <w:t>UC-120</w:t>
            </w:r>
            <w:bookmarkEnd w:id="678"/>
          </w:p>
        </w:tc>
      </w:tr>
      <w:tr w:rsidR="00676555" w:rsidRPr="00F24057" w14:paraId="0FCCB3B6" w14:textId="77777777" w:rsidTr="38AC7CBC">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2FF56BC" w14:textId="7619F6DD" w:rsidR="0DF209B0" w:rsidRPr="00F24057" w:rsidRDefault="0DF209B0" w:rsidP="0DF209B0">
            <w:pPr>
              <w:rPr>
                <w:rFonts w:eastAsia="Times New Roman" w:cs="Times New Roman"/>
                <w:color w:val="000000" w:themeColor="text1"/>
              </w:rPr>
            </w:pPr>
            <w:bookmarkStart w:id="679" w:name="_Toc131758309"/>
            <w:r w:rsidRPr="00F24057">
              <w:rPr>
                <w:rFonts w:eastAsia="Times New Roman" w:cs="Times New Roman"/>
                <w:color w:val="000000" w:themeColor="text1"/>
              </w:rPr>
              <w:t>Primary actor:</w:t>
            </w:r>
            <w:bookmarkEnd w:id="679"/>
          </w:p>
        </w:tc>
        <w:tc>
          <w:tcPr>
            <w:tcW w:w="6960" w:type="dxa"/>
            <w:tcBorders>
              <w:top w:val="single" w:sz="6" w:space="0" w:color="auto"/>
              <w:left w:val="single" w:sz="6" w:space="0" w:color="auto"/>
              <w:bottom w:val="single" w:sz="6" w:space="0" w:color="auto"/>
              <w:right w:val="single" w:sz="6" w:space="0" w:color="auto"/>
            </w:tcBorders>
            <w:tcMar>
              <w:left w:w="105" w:type="dxa"/>
              <w:right w:w="105" w:type="dxa"/>
            </w:tcMar>
          </w:tcPr>
          <w:p w14:paraId="6356F22C" w14:textId="5FE56DA9" w:rsidR="0DF209B0" w:rsidRPr="00F24057" w:rsidRDefault="0DF209B0" w:rsidP="0DF209B0">
            <w:pPr>
              <w:rPr>
                <w:rFonts w:eastAsia="Times New Roman" w:cs="Times New Roman"/>
                <w:color w:val="000000" w:themeColor="text1"/>
              </w:rPr>
            </w:pPr>
            <w:bookmarkStart w:id="680" w:name="_Toc1348708992"/>
            <w:r w:rsidRPr="00F24057">
              <w:rPr>
                <w:rFonts w:eastAsia="Times New Roman" w:cs="Times New Roman"/>
                <w:color w:val="000000" w:themeColor="text1"/>
              </w:rPr>
              <w:t>Salesperson</w:t>
            </w:r>
            <w:bookmarkEnd w:id="680"/>
            <w:r w:rsidRPr="00F24057">
              <w:rPr>
                <w:rFonts w:eastAsia="Times New Roman" w:cs="Times New Roman"/>
                <w:color w:val="000000" w:themeColor="text1"/>
              </w:rPr>
              <w:t xml:space="preserve"> </w:t>
            </w:r>
          </w:p>
        </w:tc>
      </w:tr>
      <w:tr w:rsidR="00676555" w:rsidRPr="00F24057" w14:paraId="135CA260" w14:textId="77777777" w:rsidTr="38AC7CBC">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5F5048D" w14:textId="0B3515E7" w:rsidR="0DF209B0" w:rsidRPr="00F24057" w:rsidRDefault="0DF209B0" w:rsidP="0DF209B0">
            <w:pPr>
              <w:rPr>
                <w:rFonts w:eastAsia="Times New Roman" w:cs="Times New Roman"/>
                <w:color w:val="000000" w:themeColor="text1"/>
              </w:rPr>
            </w:pPr>
            <w:bookmarkStart w:id="681" w:name="_Toc228776346"/>
            <w:r w:rsidRPr="00F24057">
              <w:rPr>
                <w:rFonts w:eastAsia="Times New Roman" w:cs="Times New Roman"/>
                <w:color w:val="000000" w:themeColor="text1"/>
              </w:rPr>
              <w:t>Brief description:</w:t>
            </w:r>
            <w:bookmarkEnd w:id="681"/>
          </w:p>
        </w:tc>
        <w:tc>
          <w:tcPr>
            <w:tcW w:w="6960" w:type="dxa"/>
            <w:tcBorders>
              <w:top w:val="single" w:sz="6" w:space="0" w:color="auto"/>
              <w:left w:val="single" w:sz="6" w:space="0" w:color="auto"/>
              <w:bottom w:val="single" w:sz="6" w:space="0" w:color="auto"/>
              <w:right w:val="single" w:sz="6" w:space="0" w:color="auto"/>
            </w:tcBorders>
            <w:tcMar>
              <w:left w:w="105" w:type="dxa"/>
              <w:right w:w="105" w:type="dxa"/>
            </w:tcMar>
          </w:tcPr>
          <w:p w14:paraId="6F5C0C60" w14:textId="466C76CF" w:rsidR="0DF209B0" w:rsidRPr="00F24057" w:rsidRDefault="0DF209B0" w:rsidP="29B577E6">
            <w:pPr>
              <w:rPr>
                <w:rFonts w:eastAsia="Times New Roman" w:cs="Times New Roman"/>
                <w:color w:val="000000" w:themeColor="text1"/>
              </w:rPr>
            </w:pPr>
            <w:bookmarkStart w:id="682" w:name="_Toc956692530"/>
            <w:r>
              <w:t>The customer wants to place an order after reading the Quotation. The salesperson enters customer name, customer phone number, shipping address, and the name quantity of the ordered items, item price.</w:t>
            </w:r>
            <w:bookmarkEnd w:id="682"/>
          </w:p>
        </w:tc>
      </w:tr>
      <w:tr w:rsidR="00676555" w:rsidRPr="00F24057" w14:paraId="27657747" w14:textId="77777777" w:rsidTr="38AC7CBC">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95B8477" w14:textId="43F1E2C0" w:rsidR="0DF209B0" w:rsidRPr="00F24057" w:rsidRDefault="0DF209B0" w:rsidP="0DF209B0">
            <w:pPr>
              <w:rPr>
                <w:rFonts w:eastAsia="Times New Roman" w:cs="Times New Roman"/>
                <w:color w:val="000000" w:themeColor="text1"/>
              </w:rPr>
            </w:pPr>
            <w:bookmarkStart w:id="683" w:name="_Toc2032531510"/>
            <w:r w:rsidRPr="00F24057">
              <w:rPr>
                <w:rFonts w:eastAsia="Times New Roman" w:cs="Times New Roman"/>
                <w:color w:val="000000" w:themeColor="text1"/>
              </w:rPr>
              <w:t>Preconditions:</w:t>
            </w:r>
            <w:bookmarkEnd w:id="683"/>
          </w:p>
        </w:tc>
        <w:tc>
          <w:tcPr>
            <w:tcW w:w="6960" w:type="dxa"/>
            <w:tcBorders>
              <w:top w:val="single" w:sz="6" w:space="0" w:color="auto"/>
              <w:left w:val="single" w:sz="6" w:space="0" w:color="auto"/>
              <w:bottom w:val="single" w:sz="6" w:space="0" w:color="auto"/>
              <w:right w:val="single" w:sz="6" w:space="0" w:color="auto"/>
            </w:tcBorders>
            <w:tcMar>
              <w:left w:w="105" w:type="dxa"/>
              <w:right w:w="105" w:type="dxa"/>
            </w:tcMar>
          </w:tcPr>
          <w:p w14:paraId="62C4DE50" w14:textId="058A757F" w:rsidR="0DF209B0" w:rsidRPr="00F24057" w:rsidRDefault="0DF209B0" w:rsidP="0DF209B0">
            <w:pPr>
              <w:rPr>
                <w:rFonts w:eastAsia="Times New Roman" w:cs="Times New Roman"/>
                <w:color w:val="000000" w:themeColor="text1"/>
              </w:rPr>
            </w:pPr>
            <w:bookmarkStart w:id="684" w:name="_Toc1539105545"/>
            <w:r w:rsidRPr="00F24057">
              <w:rPr>
                <w:rFonts w:eastAsia="Times New Roman" w:cs="Times New Roman"/>
                <w:color w:val="000000" w:themeColor="text1"/>
              </w:rPr>
              <w:t>The salesperson log in the system</w:t>
            </w:r>
            <w:bookmarkEnd w:id="684"/>
          </w:p>
        </w:tc>
      </w:tr>
      <w:tr w:rsidR="00676555" w:rsidRPr="00F24057" w14:paraId="415944E2" w14:textId="77777777" w:rsidTr="38AC7CBC">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5C78F8E2" w14:textId="275DCE59" w:rsidR="0DF209B0" w:rsidRPr="00F24057" w:rsidRDefault="0DF209B0" w:rsidP="0DF209B0">
            <w:pPr>
              <w:rPr>
                <w:rFonts w:eastAsia="Times New Roman" w:cs="Times New Roman"/>
                <w:color w:val="000000" w:themeColor="text1"/>
              </w:rPr>
            </w:pPr>
            <w:bookmarkStart w:id="685" w:name="_Toc1447596591"/>
            <w:r w:rsidRPr="00F24057">
              <w:rPr>
                <w:rFonts w:eastAsia="Times New Roman" w:cs="Times New Roman"/>
                <w:color w:val="000000" w:themeColor="text1"/>
              </w:rPr>
              <w:t>Flow of events:</w:t>
            </w:r>
            <w:bookmarkEnd w:id="685"/>
          </w:p>
        </w:tc>
        <w:tc>
          <w:tcPr>
            <w:tcW w:w="6960" w:type="dxa"/>
            <w:tcBorders>
              <w:top w:val="single" w:sz="6" w:space="0" w:color="auto"/>
              <w:left w:val="single" w:sz="6" w:space="0" w:color="auto"/>
              <w:bottom w:val="single" w:sz="6" w:space="0" w:color="auto"/>
              <w:right w:val="single" w:sz="6" w:space="0" w:color="auto"/>
            </w:tcBorders>
            <w:tcMar>
              <w:left w:w="105" w:type="dxa"/>
              <w:right w:w="105" w:type="dxa"/>
            </w:tcMar>
          </w:tcPr>
          <w:p w14:paraId="6A82224E" w14:textId="285BC277" w:rsidR="1C1805D2" w:rsidRPr="00F24057" w:rsidRDefault="1C1805D2" w:rsidP="0DF209B0">
            <w:pPr>
              <w:rPr>
                <w:rFonts w:eastAsia="Times New Roman" w:cs="Times New Roman"/>
                <w:color w:val="000000" w:themeColor="text1"/>
              </w:rPr>
            </w:pPr>
            <w:bookmarkStart w:id="686" w:name="_Toc1887800550"/>
            <w:r w:rsidRPr="00F24057">
              <w:rPr>
                <w:rFonts w:eastAsia="Times New Roman" w:cs="Times New Roman"/>
                <w:color w:val="000000" w:themeColor="text1"/>
              </w:rPr>
              <w:t>1. include (log in)</w:t>
            </w:r>
            <w:bookmarkEnd w:id="686"/>
          </w:p>
          <w:p w14:paraId="1083BADD" w14:textId="4E75D59A" w:rsidR="1C1805D2" w:rsidRPr="00F24057" w:rsidRDefault="1C1805D2" w:rsidP="0DF209B0">
            <w:pPr>
              <w:rPr>
                <w:rFonts w:eastAsia="Times New Roman" w:cs="Times New Roman"/>
              </w:rPr>
            </w:pPr>
            <w:bookmarkStart w:id="687" w:name="_Toc2039780180"/>
            <w:r w:rsidRPr="00F24057">
              <w:rPr>
                <w:rFonts w:eastAsia="Times New Roman" w:cs="Times New Roman"/>
                <w:color w:val="000000" w:themeColor="text1"/>
              </w:rPr>
              <w:t xml:space="preserve">2. </w:t>
            </w:r>
            <w:r w:rsidRPr="00F24057">
              <w:rPr>
                <w:rFonts w:eastAsia="Times New Roman" w:cs="Times New Roman"/>
              </w:rPr>
              <w:t>The salesperson selects Create Order. The system displays the order creation form.</w:t>
            </w:r>
            <w:bookmarkEnd w:id="687"/>
          </w:p>
          <w:p w14:paraId="726A75DB" w14:textId="163C974E" w:rsidR="1C1805D2" w:rsidRPr="00F24057" w:rsidRDefault="1C1805D2" w:rsidP="0DF209B0">
            <w:pPr>
              <w:rPr>
                <w:rFonts w:eastAsia="Times New Roman" w:cs="Times New Roman"/>
              </w:rPr>
            </w:pPr>
            <w:bookmarkStart w:id="688" w:name="_Toc1243733040"/>
            <w:r w:rsidRPr="00F24057">
              <w:rPr>
                <w:rFonts w:eastAsia="Times New Roman" w:cs="Times New Roman"/>
              </w:rPr>
              <w:t>3. The salesperson selects or enters customer information.</w:t>
            </w:r>
            <w:bookmarkEnd w:id="688"/>
          </w:p>
          <w:p w14:paraId="0D1EAF75" w14:textId="4BAFCA36" w:rsidR="1C1805D2" w:rsidRPr="00F24057" w:rsidRDefault="1C1805D2" w:rsidP="0DF209B0">
            <w:pPr>
              <w:rPr>
                <w:rFonts w:eastAsia="Times New Roman" w:cs="Times New Roman"/>
              </w:rPr>
            </w:pPr>
            <w:bookmarkStart w:id="689" w:name="_Toc1812300164"/>
            <w:r w:rsidRPr="00F24057">
              <w:rPr>
                <w:rFonts w:eastAsia="Times New Roman" w:cs="Times New Roman"/>
              </w:rPr>
              <w:t>4. The salesperson enters ordered products, quantities, prices, and delivery address. The system automatically calculates the total order amount.</w:t>
            </w:r>
            <w:bookmarkEnd w:id="689"/>
          </w:p>
          <w:p w14:paraId="0117AA3B" w14:textId="44F957E0" w:rsidR="1C1805D2" w:rsidRPr="00F24057" w:rsidRDefault="1C1805D2" w:rsidP="0DF209B0">
            <w:pPr>
              <w:rPr>
                <w:rFonts w:eastAsia="Times New Roman" w:cs="Times New Roman"/>
              </w:rPr>
            </w:pPr>
            <w:bookmarkStart w:id="690" w:name="_Toc801659256"/>
            <w:r w:rsidRPr="00F24057">
              <w:rPr>
                <w:rFonts w:eastAsia="Times New Roman" w:cs="Times New Roman"/>
              </w:rPr>
              <w:t>5. The salesperson submits the order. The system generates a unique Order ID and saves the order.</w:t>
            </w:r>
            <w:bookmarkEnd w:id="690"/>
          </w:p>
          <w:p w14:paraId="28590FDA" w14:textId="3D1A2427" w:rsidR="1C1805D2" w:rsidRPr="00F24057" w:rsidRDefault="1C1805D2" w:rsidP="0DF209B0">
            <w:pPr>
              <w:rPr>
                <w:rFonts w:eastAsia="Times New Roman" w:cs="Times New Roman"/>
              </w:rPr>
            </w:pPr>
            <w:bookmarkStart w:id="691" w:name="_Toc13239982"/>
            <w:r w:rsidRPr="00F24057">
              <w:rPr>
                <w:rFonts w:eastAsia="Times New Roman" w:cs="Times New Roman"/>
              </w:rPr>
              <w:t>6. The system notifies the production, logistics, and finance departments.</w:t>
            </w:r>
            <w:bookmarkEnd w:id="691"/>
          </w:p>
          <w:p w14:paraId="5F8F7683" w14:textId="5F34A11E" w:rsidR="1C1805D2" w:rsidRPr="00F24057" w:rsidRDefault="1C1805D2" w:rsidP="0DF209B0">
            <w:pPr>
              <w:rPr>
                <w:rFonts w:cs="Times New Roman"/>
              </w:rPr>
            </w:pPr>
            <w:bookmarkStart w:id="692" w:name="_Toc1930930208"/>
            <w:r w:rsidRPr="00F24057">
              <w:rPr>
                <w:rFonts w:eastAsia="Times New Roman" w:cs="Times New Roman"/>
              </w:rPr>
              <w:t>7. The system displays a confirmation message.</w:t>
            </w:r>
            <w:bookmarkEnd w:id="692"/>
          </w:p>
        </w:tc>
      </w:tr>
      <w:tr w:rsidR="00676555" w:rsidRPr="00F24057" w14:paraId="5934E07D" w14:textId="77777777" w:rsidTr="38AC7CBC">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27946AEA" w14:textId="7316B0B1" w:rsidR="0DF209B0" w:rsidRPr="00F24057" w:rsidRDefault="0DF209B0" w:rsidP="0DF209B0">
            <w:pPr>
              <w:rPr>
                <w:rFonts w:eastAsia="Times New Roman" w:cs="Times New Roman"/>
                <w:color w:val="000000" w:themeColor="text1"/>
              </w:rPr>
            </w:pPr>
            <w:bookmarkStart w:id="693" w:name="_Toc1377634940"/>
            <w:r w:rsidRPr="00F24057">
              <w:rPr>
                <w:rFonts w:eastAsia="Times New Roman" w:cs="Times New Roman"/>
                <w:color w:val="000000" w:themeColor="text1"/>
              </w:rPr>
              <w:t>Postconditions:</w:t>
            </w:r>
            <w:bookmarkEnd w:id="693"/>
          </w:p>
        </w:tc>
        <w:tc>
          <w:tcPr>
            <w:tcW w:w="6960" w:type="dxa"/>
            <w:tcBorders>
              <w:top w:val="single" w:sz="6" w:space="0" w:color="auto"/>
              <w:left w:val="single" w:sz="6" w:space="0" w:color="auto"/>
              <w:bottom w:val="single" w:sz="6" w:space="0" w:color="auto"/>
              <w:right w:val="single" w:sz="6" w:space="0" w:color="auto"/>
            </w:tcBorders>
            <w:tcMar>
              <w:left w:w="105" w:type="dxa"/>
              <w:right w:w="105" w:type="dxa"/>
            </w:tcMar>
          </w:tcPr>
          <w:p w14:paraId="61AA6370" w14:textId="5E4C60D8" w:rsidR="0DF209B0" w:rsidRPr="00F24057" w:rsidRDefault="0DF209B0" w:rsidP="0DF209B0">
            <w:pPr>
              <w:rPr>
                <w:rFonts w:eastAsia="Times New Roman" w:cs="Times New Roman"/>
              </w:rPr>
            </w:pPr>
            <w:bookmarkStart w:id="694" w:name="_Toc1938109595"/>
            <w:r w:rsidRPr="00F24057">
              <w:rPr>
                <w:rFonts w:eastAsia="Times New Roman" w:cs="Times New Roman"/>
              </w:rPr>
              <w:t>The order sends production, logistics, and finance to processing.</w:t>
            </w:r>
            <w:bookmarkEnd w:id="694"/>
          </w:p>
        </w:tc>
      </w:tr>
      <w:tr w:rsidR="00676555" w:rsidRPr="00F24057" w14:paraId="79BB4941" w14:textId="77777777" w:rsidTr="38AC7CBC">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9B35EBA" w14:textId="2AB2A5C3" w:rsidR="0DF209B0" w:rsidRPr="00F24057" w:rsidRDefault="0DF209B0" w:rsidP="0DF209B0">
            <w:pPr>
              <w:rPr>
                <w:rFonts w:eastAsia="Times New Roman" w:cs="Times New Roman"/>
                <w:color w:val="000000" w:themeColor="text1"/>
              </w:rPr>
            </w:pPr>
            <w:bookmarkStart w:id="695" w:name="_Toc158990602"/>
            <w:r w:rsidRPr="00F24057">
              <w:rPr>
                <w:rFonts w:eastAsia="Times New Roman" w:cs="Times New Roman"/>
                <w:color w:val="000000" w:themeColor="text1"/>
              </w:rPr>
              <w:t>Alternative flows and exceptions:</w:t>
            </w:r>
            <w:bookmarkEnd w:id="695"/>
          </w:p>
        </w:tc>
        <w:tc>
          <w:tcPr>
            <w:tcW w:w="6960" w:type="dxa"/>
            <w:tcBorders>
              <w:top w:val="single" w:sz="6" w:space="0" w:color="auto"/>
              <w:left w:val="single" w:sz="6" w:space="0" w:color="auto"/>
              <w:bottom w:val="single" w:sz="6" w:space="0" w:color="auto"/>
              <w:right w:val="single" w:sz="6" w:space="0" w:color="auto"/>
            </w:tcBorders>
            <w:tcMar>
              <w:left w:w="105" w:type="dxa"/>
              <w:right w:w="105" w:type="dxa"/>
            </w:tcMar>
          </w:tcPr>
          <w:p w14:paraId="6E4A5822" w14:textId="6EF7CA63" w:rsidR="0DF209B0" w:rsidRPr="00F24057" w:rsidRDefault="0DF209B0" w:rsidP="0DF209B0">
            <w:pPr>
              <w:spacing w:line="300" w:lineRule="auto"/>
              <w:rPr>
                <w:rFonts w:eastAsia="Times New Roman" w:cs="Times New Roman"/>
              </w:rPr>
            </w:pPr>
            <w:bookmarkStart w:id="696" w:name="_Toc760096491"/>
            <w:r w:rsidRPr="00F24057">
              <w:rPr>
                <w:rFonts w:eastAsia="Times New Roman" w:cs="Times New Roman"/>
                <w:color w:val="000000" w:themeColor="text1"/>
              </w:rPr>
              <w:t xml:space="preserve">The salesperson can edit and </w:t>
            </w:r>
            <w:r w:rsidRPr="00F24057">
              <w:rPr>
                <w:rFonts w:eastAsia="Times New Roman" w:cs="Times New Roman"/>
              </w:rPr>
              <w:t>cancel the creation.</w:t>
            </w:r>
            <w:bookmarkEnd w:id="696"/>
          </w:p>
        </w:tc>
      </w:tr>
    </w:tbl>
    <w:p w14:paraId="7882449B" w14:textId="700F559F" w:rsidR="0DF209B0" w:rsidRPr="00F24057" w:rsidRDefault="0DF209B0" w:rsidP="0DF209B0">
      <w:pPr>
        <w:rPr>
          <w:rFonts w:cs="Times New Roman"/>
        </w:rPr>
      </w:pPr>
    </w:p>
    <w:p w14:paraId="56A16966" w14:textId="713252D1" w:rsidR="0DF209B0" w:rsidRPr="00F24057" w:rsidRDefault="0DF209B0" w:rsidP="0DF209B0">
      <w:pPr>
        <w:rPr>
          <w:rFonts w:cs="Times New Roman"/>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400"/>
        <w:gridCol w:w="6930"/>
      </w:tblGrid>
      <w:tr w:rsidR="00A71BDC" w:rsidRPr="00F24057" w14:paraId="198A0741"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105FFB0C" w14:textId="69E072AC" w:rsidR="0DF209B0" w:rsidRPr="00F24057" w:rsidRDefault="0DF209B0" w:rsidP="0DF209B0">
            <w:pPr>
              <w:rPr>
                <w:rFonts w:eastAsia="Times New Roman" w:cs="Times New Roman"/>
                <w:color w:val="000000" w:themeColor="text1"/>
              </w:rPr>
            </w:pPr>
            <w:bookmarkStart w:id="697" w:name="_Toc1871116988"/>
            <w:r w:rsidRPr="00F24057">
              <w:rPr>
                <w:rFonts w:eastAsia="Times New Roman" w:cs="Times New Roman"/>
                <w:color w:val="000000" w:themeColor="text1"/>
              </w:rPr>
              <w:t>Use case name:</w:t>
            </w:r>
            <w:bookmarkEnd w:id="697"/>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789C78D7" w14:textId="3D8037DE" w:rsidR="0DF209B0" w:rsidRPr="00F24057" w:rsidRDefault="0DF209B0" w:rsidP="29B577E6">
            <w:pPr>
              <w:rPr>
                <w:rFonts w:eastAsia="Times New Roman" w:cs="Times New Roman"/>
              </w:rPr>
            </w:pPr>
            <w:bookmarkStart w:id="698" w:name="_Toc1798551690"/>
            <w:r>
              <w:t>Check Order</w:t>
            </w:r>
            <w:bookmarkEnd w:id="698"/>
          </w:p>
        </w:tc>
      </w:tr>
      <w:tr w:rsidR="00A71BDC" w:rsidRPr="00F24057" w14:paraId="74DA22E9"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38FDC728" w14:textId="0C7614BF" w:rsidR="0DF209B0" w:rsidRPr="00F24057" w:rsidRDefault="0DF209B0" w:rsidP="0DF209B0">
            <w:pPr>
              <w:rPr>
                <w:rFonts w:eastAsia="Times New Roman" w:cs="Times New Roman"/>
                <w:color w:val="000000" w:themeColor="text1"/>
              </w:rPr>
            </w:pPr>
            <w:bookmarkStart w:id="699" w:name="_Toc668224572"/>
            <w:r w:rsidRPr="00F24057">
              <w:rPr>
                <w:rFonts w:eastAsia="Times New Roman" w:cs="Times New Roman"/>
                <w:color w:val="000000" w:themeColor="text1"/>
              </w:rPr>
              <w:t>Use case ID:</w:t>
            </w:r>
            <w:bookmarkEnd w:id="699"/>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133FCFD8" w14:textId="1C6B234C" w:rsidR="0DF209B0" w:rsidRPr="00F24057" w:rsidRDefault="0DF209B0" w:rsidP="0DF209B0">
            <w:pPr>
              <w:rPr>
                <w:rFonts w:eastAsia="Times New Roman" w:cs="Times New Roman"/>
                <w:color w:val="000000" w:themeColor="text1"/>
              </w:rPr>
            </w:pPr>
            <w:bookmarkStart w:id="700" w:name="_Toc1112206482"/>
            <w:r w:rsidRPr="00F24057">
              <w:rPr>
                <w:rFonts w:eastAsia="Times New Roman" w:cs="Times New Roman"/>
                <w:color w:val="000000" w:themeColor="text1"/>
              </w:rPr>
              <w:t>UC-130</w:t>
            </w:r>
            <w:bookmarkEnd w:id="700"/>
          </w:p>
        </w:tc>
      </w:tr>
      <w:tr w:rsidR="00A71BDC" w:rsidRPr="00F24057" w14:paraId="11B3396D"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7318DB3" w14:textId="7E74E2EB" w:rsidR="0DF209B0" w:rsidRPr="00F24057" w:rsidRDefault="0DF209B0" w:rsidP="0DF209B0">
            <w:pPr>
              <w:rPr>
                <w:rFonts w:eastAsia="Times New Roman" w:cs="Times New Roman"/>
                <w:color w:val="000000" w:themeColor="text1"/>
              </w:rPr>
            </w:pPr>
            <w:bookmarkStart w:id="701" w:name="_Toc1045395946"/>
            <w:r w:rsidRPr="00F24057">
              <w:rPr>
                <w:rFonts w:eastAsia="Times New Roman" w:cs="Times New Roman"/>
                <w:color w:val="000000" w:themeColor="text1"/>
              </w:rPr>
              <w:t>Primary actor:</w:t>
            </w:r>
            <w:bookmarkEnd w:id="701"/>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6246F8EE" w14:textId="3B9A6E37" w:rsidR="0DF209B0" w:rsidRPr="00F24057" w:rsidRDefault="0DF209B0" w:rsidP="0DF209B0">
            <w:pPr>
              <w:rPr>
                <w:rFonts w:eastAsia="Times New Roman" w:cs="Times New Roman"/>
                <w:color w:val="000000" w:themeColor="text1"/>
              </w:rPr>
            </w:pPr>
            <w:bookmarkStart w:id="702" w:name="_Toc360477292"/>
            <w:r w:rsidRPr="00F24057">
              <w:rPr>
                <w:rFonts w:eastAsia="Times New Roman" w:cs="Times New Roman"/>
                <w:color w:val="000000" w:themeColor="text1"/>
              </w:rPr>
              <w:t>Customer, Salesperson</w:t>
            </w:r>
            <w:bookmarkEnd w:id="702"/>
          </w:p>
        </w:tc>
      </w:tr>
      <w:tr w:rsidR="00A71BDC" w:rsidRPr="00F24057" w14:paraId="0E47A840"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B40DECD" w14:textId="7E70F3D1" w:rsidR="0DF209B0" w:rsidRPr="00F24057" w:rsidRDefault="0DF209B0" w:rsidP="0DF209B0">
            <w:pPr>
              <w:rPr>
                <w:rFonts w:eastAsia="Times New Roman" w:cs="Times New Roman"/>
                <w:color w:val="000000" w:themeColor="text1"/>
              </w:rPr>
            </w:pPr>
            <w:bookmarkStart w:id="703" w:name="_Toc2080848902"/>
            <w:r w:rsidRPr="00F24057">
              <w:rPr>
                <w:rFonts w:eastAsia="Times New Roman" w:cs="Times New Roman"/>
                <w:color w:val="000000" w:themeColor="text1"/>
              </w:rPr>
              <w:t>Brief description:</w:t>
            </w:r>
            <w:bookmarkEnd w:id="703"/>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736E2190" w14:textId="2C535450" w:rsidR="0DF209B0" w:rsidRPr="00F24057" w:rsidRDefault="0DF209B0" w:rsidP="0DF209B0">
            <w:pPr>
              <w:rPr>
                <w:rFonts w:eastAsia="Times New Roman" w:cs="Times New Roman"/>
                <w:color w:val="000000" w:themeColor="text1"/>
              </w:rPr>
            </w:pPr>
            <w:bookmarkStart w:id="704" w:name="_Toc1365536084"/>
            <w:r w:rsidRPr="00F24057">
              <w:rPr>
                <w:rFonts w:eastAsia="Times New Roman" w:cs="Times New Roman"/>
                <w:color w:val="000000" w:themeColor="text1"/>
              </w:rPr>
              <w:t xml:space="preserve">The customer and salesperson use the unique </w:t>
            </w:r>
            <w:proofErr w:type="spellStart"/>
            <w:r w:rsidRPr="00F24057">
              <w:rPr>
                <w:rFonts w:eastAsia="Times New Roman" w:cs="Times New Roman"/>
                <w:color w:val="000000" w:themeColor="text1"/>
              </w:rPr>
              <w:t>OrderID</w:t>
            </w:r>
            <w:proofErr w:type="spellEnd"/>
            <w:r w:rsidRPr="00F24057">
              <w:rPr>
                <w:rFonts w:eastAsia="Times New Roman" w:cs="Times New Roman"/>
                <w:color w:val="000000" w:themeColor="text1"/>
              </w:rPr>
              <w:t xml:space="preserve"> to check the order details</w:t>
            </w:r>
            <w:bookmarkEnd w:id="704"/>
          </w:p>
        </w:tc>
      </w:tr>
      <w:tr w:rsidR="00A71BDC" w:rsidRPr="00F24057" w14:paraId="351FA5D7"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76563AE8" w14:textId="6A30ECFE" w:rsidR="0DF209B0" w:rsidRPr="00F24057" w:rsidRDefault="0DF209B0" w:rsidP="0DF209B0">
            <w:pPr>
              <w:rPr>
                <w:rFonts w:eastAsia="Times New Roman" w:cs="Times New Roman"/>
                <w:color w:val="000000" w:themeColor="text1"/>
              </w:rPr>
            </w:pPr>
            <w:bookmarkStart w:id="705" w:name="_Toc969686003"/>
            <w:r w:rsidRPr="00F24057">
              <w:rPr>
                <w:rFonts w:eastAsia="Times New Roman" w:cs="Times New Roman"/>
                <w:color w:val="000000" w:themeColor="text1"/>
              </w:rPr>
              <w:t>Preconditions:</w:t>
            </w:r>
            <w:bookmarkEnd w:id="705"/>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1C588D0D" w14:textId="355ED423" w:rsidR="0DF209B0" w:rsidRPr="00F24057" w:rsidRDefault="0DF209B0" w:rsidP="0DF209B0">
            <w:pPr>
              <w:rPr>
                <w:rFonts w:eastAsia="Times New Roman" w:cs="Times New Roman"/>
                <w:color w:val="000000" w:themeColor="text1"/>
              </w:rPr>
            </w:pPr>
            <w:bookmarkStart w:id="706" w:name="_Toc878905432"/>
            <w:r w:rsidRPr="00F24057">
              <w:rPr>
                <w:rFonts w:eastAsia="Times New Roman" w:cs="Times New Roman"/>
                <w:color w:val="000000" w:themeColor="text1"/>
              </w:rPr>
              <w:t xml:space="preserve">The user has a valid </w:t>
            </w:r>
            <w:proofErr w:type="spellStart"/>
            <w:r w:rsidRPr="00F24057">
              <w:rPr>
                <w:rFonts w:eastAsia="Times New Roman" w:cs="Times New Roman"/>
                <w:color w:val="000000" w:themeColor="text1"/>
              </w:rPr>
              <w:t>OrderID</w:t>
            </w:r>
            <w:bookmarkEnd w:id="706"/>
            <w:proofErr w:type="spellEnd"/>
          </w:p>
        </w:tc>
      </w:tr>
      <w:tr w:rsidR="00A71BDC" w:rsidRPr="00F24057" w14:paraId="3BFEB85F"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25F5EB5E" w14:textId="1F8CEA34" w:rsidR="0DF209B0" w:rsidRPr="00F24057" w:rsidRDefault="0DF209B0" w:rsidP="0DF209B0">
            <w:pPr>
              <w:rPr>
                <w:rFonts w:eastAsia="Times New Roman" w:cs="Times New Roman"/>
                <w:color w:val="000000" w:themeColor="text1"/>
              </w:rPr>
            </w:pPr>
            <w:bookmarkStart w:id="707" w:name="_Toc2022544982"/>
            <w:r w:rsidRPr="00F24057">
              <w:rPr>
                <w:rFonts w:eastAsia="Times New Roman" w:cs="Times New Roman"/>
                <w:color w:val="000000" w:themeColor="text1"/>
              </w:rPr>
              <w:t>Flow of events:</w:t>
            </w:r>
            <w:bookmarkEnd w:id="707"/>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7230ADC6" w14:textId="2407AB61" w:rsidR="0DF209B0" w:rsidRPr="00F24057" w:rsidRDefault="0DF209B0" w:rsidP="0DF209B0">
            <w:pPr>
              <w:rPr>
                <w:rFonts w:eastAsia="Times New Roman" w:cs="Times New Roman"/>
                <w:color w:val="000000" w:themeColor="text1"/>
              </w:rPr>
            </w:pPr>
            <w:bookmarkStart w:id="708" w:name="_Toc912082462"/>
            <w:r w:rsidRPr="00F24057">
              <w:rPr>
                <w:rFonts w:eastAsia="Times New Roman" w:cs="Times New Roman"/>
                <w:color w:val="000000" w:themeColor="text1"/>
              </w:rPr>
              <w:t xml:space="preserve">1. The user can use </w:t>
            </w:r>
            <w:proofErr w:type="spellStart"/>
            <w:r w:rsidRPr="00F24057">
              <w:rPr>
                <w:rFonts w:eastAsia="Times New Roman" w:cs="Times New Roman"/>
                <w:color w:val="000000" w:themeColor="text1"/>
              </w:rPr>
              <w:t>OrderID</w:t>
            </w:r>
            <w:proofErr w:type="spellEnd"/>
            <w:r w:rsidRPr="00F24057">
              <w:rPr>
                <w:rFonts w:eastAsia="Times New Roman" w:cs="Times New Roman"/>
                <w:color w:val="000000" w:themeColor="text1"/>
              </w:rPr>
              <w:t xml:space="preserve"> to search for the </w:t>
            </w:r>
            <w:r w:rsidR="45C1477A" w:rsidRPr="00F24057">
              <w:rPr>
                <w:rFonts w:eastAsia="Times New Roman" w:cs="Times New Roman"/>
                <w:color w:val="000000" w:themeColor="text1"/>
              </w:rPr>
              <w:t>order</w:t>
            </w:r>
            <w:r w:rsidRPr="00F24057">
              <w:rPr>
                <w:rFonts w:eastAsia="Times New Roman" w:cs="Times New Roman"/>
                <w:color w:val="000000" w:themeColor="text1"/>
              </w:rPr>
              <w:t>. The</w:t>
            </w:r>
            <w:r w:rsidR="262743F5" w:rsidRPr="00F24057">
              <w:rPr>
                <w:rFonts w:eastAsia="Times New Roman" w:cs="Times New Roman"/>
                <w:color w:val="000000" w:themeColor="text1"/>
              </w:rPr>
              <w:t xml:space="preserve"> system</w:t>
            </w:r>
            <w:r w:rsidRPr="00F24057">
              <w:rPr>
                <w:rFonts w:eastAsia="Times New Roman" w:cs="Times New Roman"/>
                <w:color w:val="000000" w:themeColor="text1"/>
              </w:rPr>
              <w:t xml:space="preserve"> displays the </w:t>
            </w:r>
            <w:r w:rsidR="6C87B4AD" w:rsidRPr="00F24057">
              <w:rPr>
                <w:rFonts w:eastAsia="Times New Roman" w:cs="Times New Roman"/>
                <w:color w:val="000000" w:themeColor="text1"/>
              </w:rPr>
              <w:t>order</w:t>
            </w:r>
            <w:r w:rsidRPr="00F24057">
              <w:rPr>
                <w:rFonts w:eastAsia="Times New Roman" w:cs="Times New Roman"/>
                <w:color w:val="000000" w:themeColor="text1"/>
              </w:rPr>
              <w:t xml:space="preserve"> details, including products, quantity, price, and delivery information.</w:t>
            </w:r>
            <w:bookmarkEnd w:id="708"/>
          </w:p>
          <w:p w14:paraId="348BDF35" w14:textId="708D4CAD" w:rsidR="0DF209B0" w:rsidRPr="00F24057" w:rsidRDefault="0DF209B0" w:rsidP="0DF209B0">
            <w:pPr>
              <w:rPr>
                <w:rFonts w:eastAsia="Times New Roman" w:cs="Times New Roman"/>
                <w:color w:val="000000" w:themeColor="text1"/>
              </w:rPr>
            </w:pPr>
            <w:bookmarkStart w:id="709" w:name="_Toc1769138343"/>
            <w:r w:rsidRPr="00F24057">
              <w:rPr>
                <w:rFonts w:eastAsia="Times New Roman" w:cs="Times New Roman"/>
                <w:color w:val="000000" w:themeColor="text1"/>
              </w:rPr>
              <w:t>2. The user checks the quotation for detailed information.</w:t>
            </w:r>
            <w:bookmarkEnd w:id="709"/>
          </w:p>
        </w:tc>
      </w:tr>
      <w:tr w:rsidR="00A71BDC" w:rsidRPr="00F24057" w14:paraId="57258994"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757078B" w14:textId="107AC04B" w:rsidR="0DF209B0" w:rsidRPr="00F24057" w:rsidRDefault="0DF209B0" w:rsidP="0DF209B0">
            <w:pPr>
              <w:rPr>
                <w:rFonts w:eastAsia="Times New Roman" w:cs="Times New Roman"/>
                <w:color w:val="000000" w:themeColor="text1"/>
              </w:rPr>
            </w:pPr>
            <w:bookmarkStart w:id="710" w:name="_Toc2027525068"/>
            <w:r w:rsidRPr="00F24057">
              <w:rPr>
                <w:rFonts w:eastAsia="Times New Roman" w:cs="Times New Roman"/>
                <w:color w:val="000000" w:themeColor="text1"/>
              </w:rPr>
              <w:t>Postconditions:</w:t>
            </w:r>
            <w:bookmarkEnd w:id="710"/>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6A89E2EB" w14:textId="377B6341" w:rsidR="0DF209B0" w:rsidRPr="00F24057" w:rsidRDefault="0DF209B0" w:rsidP="0DF209B0">
            <w:pPr>
              <w:rPr>
                <w:rFonts w:eastAsia="Times New Roman" w:cs="Times New Roman"/>
                <w:color w:val="000000" w:themeColor="text1"/>
              </w:rPr>
            </w:pPr>
            <w:bookmarkStart w:id="711" w:name="_Toc1380346625"/>
            <w:r w:rsidRPr="00F24057">
              <w:rPr>
                <w:rFonts w:eastAsia="Times New Roman" w:cs="Times New Roman"/>
                <w:color w:val="000000" w:themeColor="text1"/>
              </w:rPr>
              <w:t>The system displays the order</w:t>
            </w:r>
            <w:bookmarkEnd w:id="711"/>
          </w:p>
        </w:tc>
      </w:tr>
      <w:tr w:rsidR="00A71BDC" w:rsidRPr="00F24057" w14:paraId="13E415BE"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37D2060B" w14:textId="4AEC9C05" w:rsidR="0DF209B0" w:rsidRPr="00F24057" w:rsidRDefault="0DF209B0" w:rsidP="0DF209B0">
            <w:pPr>
              <w:rPr>
                <w:rFonts w:eastAsia="Times New Roman" w:cs="Times New Roman"/>
                <w:color w:val="000000" w:themeColor="text1"/>
              </w:rPr>
            </w:pPr>
            <w:bookmarkStart w:id="712" w:name="_Toc514221969"/>
            <w:r w:rsidRPr="00F24057">
              <w:rPr>
                <w:rFonts w:eastAsia="Times New Roman" w:cs="Times New Roman"/>
                <w:color w:val="000000" w:themeColor="text1"/>
              </w:rPr>
              <w:t>Alternative flows and exceptions:</w:t>
            </w:r>
            <w:bookmarkEnd w:id="712"/>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78F85B33" w14:textId="3C519FCC" w:rsidR="0DF209B0" w:rsidRPr="00F24057" w:rsidRDefault="0DF209B0" w:rsidP="0DF209B0">
            <w:pPr>
              <w:rPr>
                <w:rFonts w:eastAsia="Times New Roman" w:cs="Times New Roman"/>
                <w:color w:val="000000" w:themeColor="text1"/>
              </w:rPr>
            </w:pPr>
            <w:bookmarkStart w:id="713" w:name="_Toc734838834"/>
            <w:r w:rsidRPr="00F24057">
              <w:rPr>
                <w:rFonts w:eastAsia="Times New Roman" w:cs="Times New Roman"/>
                <w:color w:val="000000" w:themeColor="text1"/>
              </w:rPr>
              <w:t>The system cannot find the order and asks the user to enter the number again.</w:t>
            </w:r>
            <w:bookmarkEnd w:id="713"/>
          </w:p>
        </w:tc>
      </w:tr>
    </w:tbl>
    <w:p w14:paraId="366401C8" w14:textId="4D056FED" w:rsidR="0DF209B0" w:rsidRPr="00F24057" w:rsidRDefault="0DF209B0" w:rsidP="0DF209B0">
      <w:pPr>
        <w:rPr>
          <w:rFonts w:cs="Times New Roman"/>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400"/>
        <w:gridCol w:w="6930"/>
      </w:tblGrid>
      <w:tr w:rsidR="00A71BDC" w:rsidRPr="00F24057" w14:paraId="319C705A"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71FE5FEA" w14:textId="3559402F" w:rsidR="0DF209B0" w:rsidRPr="00F24057" w:rsidRDefault="0DF209B0" w:rsidP="0DF209B0">
            <w:pPr>
              <w:rPr>
                <w:rFonts w:eastAsia="Times New Roman" w:cs="Times New Roman"/>
                <w:color w:val="000000" w:themeColor="text1"/>
              </w:rPr>
            </w:pPr>
            <w:bookmarkStart w:id="714" w:name="_Toc2096782575"/>
            <w:r w:rsidRPr="00F24057">
              <w:rPr>
                <w:rFonts w:eastAsia="Times New Roman" w:cs="Times New Roman"/>
                <w:color w:val="000000" w:themeColor="text1"/>
              </w:rPr>
              <w:t>Use case name:</w:t>
            </w:r>
            <w:bookmarkEnd w:id="714"/>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34E523CB" w14:textId="3E47203E" w:rsidR="0DF209B0" w:rsidRPr="00F24057" w:rsidRDefault="0DF209B0" w:rsidP="29B577E6">
            <w:pPr>
              <w:rPr>
                <w:rFonts w:eastAsia="Times New Roman" w:cs="Times New Roman"/>
              </w:rPr>
            </w:pPr>
            <w:bookmarkStart w:id="715" w:name="_Toc818834175"/>
            <w:r>
              <w:t>Modify order</w:t>
            </w:r>
            <w:bookmarkEnd w:id="715"/>
          </w:p>
        </w:tc>
      </w:tr>
      <w:tr w:rsidR="00A71BDC" w:rsidRPr="00F24057" w14:paraId="4185BBFC"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2257E209" w14:textId="1DC35ABD" w:rsidR="0DF209B0" w:rsidRPr="00F24057" w:rsidRDefault="0DF209B0" w:rsidP="0DF209B0">
            <w:pPr>
              <w:rPr>
                <w:rFonts w:eastAsia="Times New Roman" w:cs="Times New Roman"/>
                <w:color w:val="000000" w:themeColor="text1"/>
              </w:rPr>
            </w:pPr>
            <w:bookmarkStart w:id="716" w:name="_Toc273755841"/>
            <w:r w:rsidRPr="00F24057">
              <w:rPr>
                <w:rFonts w:eastAsia="Times New Roman" w:cs="Times New Roman"/>
                <w:color w:val="000000" w:themeColor="text1"/>
              </w:rPr>
              <w:t>Use case ID:</w:t>
            </w:r>
            <w:bookmarkEnd w:id="716"/>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7056ECE6" w14:textId="33CAA816" w:rsidR="0DF209B0" w:rsidRPr="00F24057" w:rsidRDefault="0DF209B0" w:rsidP="0DF209B0">
            <w:pPr>
              <w:rPr>
                <w:rFonts w:eastAsia="Times New Roman" w:cs="Times New Roman"/>
                <w:color w:val="000000" w:themeColor="text1"/>
              </w:rPr>
            </w:pPr>
            <w:bookmarkStart w:id="717" w:name="_Toc461909086"/>
            <w:r w:rsidRPr="00F24057">
              <w:rPr>
                <w:rFonts w:eastAsia="Times New Roman" w:cs="Times New Roman"/>
                <w:color w:val="000000" w:themeColor="text1"/>
              </w:rPr>
              <w:t>UC-140</w:t>
            </w:r>
            <w:bookmarkEnd w:id="717"/>
          </w:p>
        </w:tc>
      </w:tr>
      <w:tr w:rsidR="00A71BDC" w:rsidRPr="00F24057" w14:paraId="32F153BE"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4917C2DA" w14:textId="493DE394" w:rsidR="0DF209B0" w:rsidRPr="00F24057" w:rsidRDefault="0DF209B0" w:rsidP="0DF209B0">
            <w:pPr>
              <w:rPr>
                <w:rFonts w:eastAsia="Times New Roman" w:cs="Times New Roman"/>
                <w:color w:val="000000" w:themeColor="text1"/>
              </w:rPr>
            </w:pPr>
            <w:bookmarkStart w:id="718" w:name="_Toc1350673284"/>
            <w:r w:rsidRPr="00F24057">
              <w:rPr>
                <w:rFonts w:eastAsia="Times New Roman" w:cs="Times New Roman"/>
                <w:color w:val="000000" w:themeColor="text1"/>
              </w:rPr>
              <w:t>Primary actor:</w:t>
            </w:r>
            <w:bookmarkEnd w:id="718"/>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55F5433D" w14:textId="3C0FDC4A" w:rsidR="0DF209B0" w:rsidRPr="00F24057" w:rsidRDefault="0DF209B0" w:rsidP="0DF209B0">
            <w:pPr>
              <w:rPr>
                <w:rFonts w:eastAsia="Times New Roman" w:cs="Times New Roman"/>
                <w:color w:val="000000" w:themeColor="text1"/>
              </w:rPr>
            </w:pPr>
            <w:bookmarkStart w:id="719" w:name="_Toc1971882855"/>
            <w:r w:rsidRPr="00F24057">
              <w:rPr>
                <w:rFonts w:eastAsia="Times New Roman" w:cs="Times New Roman"/>
                <w:color w:val="000000" w:themeColor="text1"/>
              </w:rPr>
              <w:t>Salesperson</w:t>
            </w:r>
            <w:bookmarkEnd w:id="719"/>
          </w:p>
        </w:tc>
      </w:tr>
      <w:tr w:rsidR="00A71BDC" w:rsidRPr="00F24057" w14:paraId="0C8C36F6"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4602185C" w14:textId="48A98511" w:rsidR="0DF209B0" w:rsidRPr="00F24057" w:rsidRDefault="0DF209B0" w:rsidP="0DF209B0">
            <w:pPr>
              <w:rPr>
                <w:rFonts w:eastAsia="Times New Roman" w:cs="Times New Roman"/>
                <w:color w:val="000000" w:themeColor="text1"/>
              </w:rPr>
            </w:pPr>
            <w:bookmarkStart w:id="720" w:name="_Toc273016714"/>
            <w:r w:rsidRPr="00F24057">
              <w:rPr>
                <w:rFonts w:eastAsia="Times New Roman" w:cs="Times New Roman"/>
                <w:color w:val="000000" w:themeColor="text1"/>
              </w:rPr>
              <w:t>Brief description:</w:t>
            </w:r>
            <w:bookmarkEnd w:id="720"/>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34D33CB3" w14:textId="26B94254" w:rsidR="0DF209B0" w:rsidRPr="00F24057" w:rsidRDefault="0DF209B0" w:rsidP="29B577E6">
            <w:pPr>
              <w:rPr>
                <w:rFonts w:eastAsia="Times New Roman" w:cs="Times New Roman"/>
                <w:color w:val="000000" w:themeColor="text1"/>
              </w:rPr>
            </w:pPr>
            <w:bookmarkStart w:id="721" w:name="_Toc1149773223"/>
            <w:r>
              <w:t>The salesperson updates an existing order by modifying information such as product quantity, delivery date, or customer details. The system records the changes and updates the order while keeping a history of all modifications.</w:t>
            </w:r>
            <w:bookmarkEnd w:id="721"/>
          </w:p>
        </w:tc>
      </w:tr>
      <w:tr w:rsidR="00A71BDC" w:rsidRPr="00F24057" w14:paraId="4C82DA0E"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41C3E938" w14:textId="3F65C0B9" w:rsidR="0DF209B0" w:rsidRPr="00F24057" w:rsidRDefault="0DF209B0" w:rsidP="0DF209B0">
            <w:pPr>
              <w:rPr>
                <w:rFonts w:eastAsia="Times New Roman" w:cs="Times New Roman"/>
                <w:color w:val="000000" w:themeColor="text1"/>
              </w:rPr>
            </w:pPr>
            <w:bookmarkStart w:id="722" w:name="_Toc1268875569"/>
            <w:r w:rsidRPr="00F24057">
              <w:rPr>
                <w:rFonts w:eastAsia="Times New Roman" w:cs="Times New Roman"/>
                <w:color w:val="000000" w:themeColor="text1"/>
              </w:rPr>
              <w:t>Preconditions:</w:t>
            </w:r>
            <w:bookmarkEnd w:id="722"/>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6114275D" w14:textId="7BFABB4A" w:rsidR="0DF209B0" w:rsidRPr="00F24057" w:rsidRDefault="0DF209B0" w:rsidP="0DF209B0">
            <w:pPr>
              <w:rPr>
                <w:rFonts w:eastAsia="Times New Roman" w:cs="Times New Roman"/>
                <w:color w:val="000000" w:themeColor="text1"/>
              </w:rPr>
            </w:pPr>
            <w:bookmarkStart w:id="723" w:name="_Toc2057432880"/>
            <w:r w:rsidRPr="00F24057">
              <w:rPr>
                <w:rFonts w:eastAsia="Times New Roman" w:cs="Times New Roman"/>
                <w:color w:val="000000" w:themeColor="text1"/>
              </w:rPr>
              <w:t>The salesperson is logged into the system</w:t>
            </w:r>
            <w:bookmarkEnd w:id="723"/>
          </w:p>
        </w:tc>
      </w:tr>
      <w:tr w:rsidR="00A71BDC" w:rsidRPr="00F24057" w14:paraId="0C69D599"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F102956" w14:textId="27CD48FA" w:rsidR="0DF209B0" w:rsidRPr="00F24057" w:rsidRDefault="0DF209B0" w:rsidP="0DF209B0">
            <w:pPr>
              <w:rPr>
                <w:rFonts w:eastAsia="Times New Roman" w:cs="Times New Roman"/>
                <w:color w:val="000000" w:themeColor="text1"/>
              </w:rPr>
            </w:pPr>
            <w:bookmarkStart w:id="724" w:name="_Toc376017038"/>
            <w:r w:rsidRPr="00F24057">
              <w:rPr>
                <w:rFonts w:eastAsia="Times New Roman" w:cs="Times New Roman"/>
                <w:color w:val="000000" w:themeColor="text1"/>
              </w:rPr>
              <w:t>Flow of events:</w:t>
            </w:r>
            <w:bookmarkEnd w:id="724"/>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4355AD96" w14:textId="104AB537" w:rsidR="05A24573" w:rsidRPr="00F24057" w:rsidRDefault="05A24573" w:rsidP="0DF209B0">
            <w:pPr>
              <w:rPr>
                <w:rFonts w:eastAsia="Times New Roman" w:cs="Times New Roman"/>
                <w:color w:val="000000" w:themeColor="text1"/>
              </w:rPr>
            </w:pPr>
            <w:bookmarkStart w:id="725" w:name="_Toc277111561"/>
            <w:r w:rsidRPr="00F24057">
              <w:rPr>
                <w:rFonts w:eastAsia="Times New Roman" w:cs="Times New Roman"/>
                <w:color w:val="000000" w:themeColor="text1"/>
              </w:rPr>
              <w:t>1. include (log in)</w:t>
            </w:r>
            <w:bookmarkEnd w:id="725"/>
          </w:p>
          <w:p w14:paraId="0B2AEE10" w14:textId="45E5DCF7" w:rsidR="05A24573" w:rsidRPr="00F24057" w:rsidRDefault="05A24573" w:rsidP="0DF209B0">
            <w:pPr>
              <w:rPr>
                <w:rFonts w:eastAsia="Times New Roman" w:cs="Times New Roman"/>
                <w:color w:val="000000" w:themeColor="text1"/>
              </w:rPr>
            </w:pPr>
            <w:bookmarkStart w:id="726" w:name="_Toc692449392"/>
            <w:r w:rsidRPr="00F24057">
              <w:rPr>
                <w:rFonts w:eastAsia="Times New Roman" w:cs="Times New Roman"/>
                <w:color w:val="000000" w:themeColor="text1"/>
              </w:rPr>
              <w:t>2</w:t>
            </w:r>
            <w:r w:rsidR="0DF209B0" w:rsidRPr="00F24057">
              <w:rPr>
                <w:rFonts w:eastAsia="Times New Roman" w:cs="Times New Roman"/>
                <w:color w:val="000000" w:themeColor="text1"/>
              </w:rPr>
              <w:t>. include (check order)</w:t>
            </w:r>
            <w:bookmarkEnd w:id="726"/>
          </w:p>
          <w:p w14:paraId="51624526" w14:textId="49480E96" w:rsidR="56E58749" w:rsidRPr="00F24057" w:rsidRDefault="56E58749" w:rsidP="0DF209B0">
            <w:pPr>
              <w:rPr>
                <w:rFonts w:eastAsia="Times New Roman" w:cs="Times New Roman"/>
                <w:color w:val="000000" w:themeColor="text1"/>
              </w:rPr>
            </w:pPr>
            <w:bookmarkStart w:id="727" w:name="_Toc2105751490"/>
            <w:r w:rsidRPr="00F24057">
              <w:rPr>
                <w:rFonts w:eastAsia="Times New Roman" w:cs="Times New Roman"/>
                <w:color w:val="000000" w:themeColor="text1"/>
              </w:rPr>
              <w:t>3</w:t>
            </w:r>
            <w:r w:rsidR="0DF209B0" w:rsidRPr="00F24057">
              <w:rPr>
                <w:rFonts w:eastAsia="Times New Roman" w:cs="Times New Roman"/>
                <w:color w:val="000000" w:themeColor="text1"/>
              </w:rPr>
              <w:t>. The salesperson modifies the needed information. The system saves the updated order and records the modification history.</w:t>
            </w:r>
            <w:bookmarkEnd w:id="727"/>
          </w:p>
        </w:tc>
      </w:tr>
      <w:tr w:rsidR="00A71BDC" w:rsidRPr="00F24057" w14:paraId="4366B6E7"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7151DD0E" w14:textId="69767188" w:rsidR="0DF209B0" w:rsidRPr="00F24057" w:rsidRDefault="0DF209B0" w:rsidP="0DF209B0">
            <w:pPr>
              <w:rPr>
                <w:rFonts w:eastAsia="Times New Roman" w:cs="Times New Roman"/>
                <w:color w:val="000000" w:themeColor="text1"/>
              </w:rPr>
            </w:pPr>
            <w:bookmarkStart w:id="728" w:name="_Toc4943863"/>
            <w:r w:rsidRPr="00F24057">
              <w:rPr>
                <w:rFonts w:eastAsia="Times New Roman" w:cs="Times New Roman"/>
                <w:color w:val="000000" w:themeColor="text1"/>
              </w:rPr>
              <w:t>Postconditions:</w:t>
            </w:r>
            <w:bookmarkEnd w:id="728"/>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36ECCB4A" w14:textId="10F1BEBF" w:rsidR="0DF209B0" w:rsidRPr="00F24057" w:rsidRDefault="0DF209B0" w:rsidP="0DF209B0">
            <w:pPr>
              <w:rPr>
                <w:rFonts w:eastAsia="Times New Roman" w:cs="Times New Roman"/>
                <w:color w:val="000000" w:themeColor="text1"/>
              </w:rPr>
            </w:pPr>
            <w:bookmarkStart w:id="729" w:name="_Toc57487388"/>
            <w:r w:rsidRPr="00F24057">
              <w:rPr>
                <w:rFonts w:eastAsia="Times New Roman" w:cs="Times New Roman"/>
                <w:color w:val="000000" w:themeColor="text1"/>
              </w:rPr>
              <w:t>The order is successfully updated in the system</w:t>
            </w:r>
            <w:bookmarkEnd w:id="729"/>
          </w:p>
        </w:tc>
      </w:tr>
      <w:tr w:rsidR="00A71BDC" w:rsidRPr="00F24057" w14:paraId="5BE43386"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4D1FC666" w14:textId="78C65094" w:rsidR="0DF209B0" w:rsidRPr="00F24057" w:rsidRDefault="0DF209B0" w:rsidP="0DF209B0">
            <w:pPr>
              <w:rPr>
                <w:rFonts w:eastAsia="Times New Roman" w:cs="Times New Roman"/>
                <w:color w:val="000000" w:themeColor="text1"/>
              </w:rPr>
            </w:pPr>
            <w:bookmarkStart w:id="730" w:name="_Toc526109775"/>
            <w:r w:rsidRPr="00F24057">
              <w:rPr>
                <w:rFonts w:eastAsia="Times New Roman" w:cs="Times New Roman"/>
                <w:color w:val="000000" w:themeColor="text1"/>
              </w:rPr>
              <w:t>Alternative flows and exceptions:</w:t>
            </w:r>
            <w:bookmarkEnd w:id="730"/>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75B52208" w14:textId="4D576E36" w:rsidR="0DF209B0" w:rsidRPr="00F24057" w:rsidRDefault="0DF209B0" w:rsidP="0DF209B0">
            <w:pPr>
              <w:rPr>
                <w:rFonts w:eastAsia="Times New Roman" w:cs="Times New Roman"/>
                <w:color w:val="000000" w:themeColor="text1"/>
              </w:rPr>
            </w:pPr>
            <w:bookmarkStart w:id="731" w:name="_Toc830374950"/>
            <w:r w:rsidRPr="00F24057">
              <w:rPr>
                <w:rFonts w:eastAsia="Times New Roman" w:cs="Times New Roman"/>
                <w:color w:val="000000" w:themeColor="text1"/>
              </w:rPr>
              <w:t>The salesperson cannot modify completed orders. The system will prompt the salesperson to modify other orders or return to the main directory.</w:t>
            </w:r>
            <w:bookmarkEnd w:id="731"/>
            <w:r w:rsidRPr="00F24057">
              <w:rPr>
                <w:rFonts w:eastAsia="Times New Roman" w:cs="Times New Roman"/>
                <w:color w:val="000000" w:themeColor="text1"/>
              </w:rPr>
              <w:t xml:space="preserve"> </w:t>
            </w:r>
          </w:p>
        </w:tc>
      </w:tr>
    </w:tbl>
    <w:p w14:paraId="05451B43" w14:textId="36DC61EF" w:rsidR="0DF209B0" w:rsidRPr="00F24057" w:rsidRDefault="0DF209B0" w:rsidP="0DF209B0">
      <w:pPr>
        <w:rPr>
          <w:rFonts w:cs="Times New Roman"/>
        </w:rPr>
      </w:pPr>
    </w:p>
    <w:p w14:paraId="69E39A02" w14:textId="13954A9D" w:rsidR="0C697B1D" w:rsidRPr="00F24057" w:rsidRDefault="0C697B1D" w:rsidP="0DF209B0">
      <w:pPr>
        <w:rPr>
          <w:rFonts w:eastAsia="Aptos" w:cs="Times New Roman"/>
        </w:rPr>
      </w:pPr>
      <w:r w:rsidRPr="00F24057">
        <w:rPr>
          <w:rFonts w:cs="Times New Roman"/>
          <w:noProof/>
        </w:rPr>
        <w:drawing>
          <wp:inline distT="0" distB="0" distL="0" distR="0" wp14:anchorId="656E0AD1" wp14:editId="1BAA7D04">
            <wp:extent cx="3247641" cy="3119425"/>
            <wp:effectExtent l="0" t="0" r="0" b="0"/>
            <wp:docPr id="1804275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75162" name="Picture 1804275162"/>
                    <pic:cNvPicPr/>
                  </pic:nvPicPr>
                  <pic:blipFill>
                    <a:blip r:embed="rId44">
                      <a:extLst>
                        <a:ext uri="{28A0092B-C50C-407E-A947-70E740481C1C}">
                          <a14:useLocalDpi xmlns:a14="http://schemas.microsoft.com/office/drawing/2010/main"/>
                        </a:ext>
                      </a:extLst>
                    </a:blip>
                    <a:stretch>
                      <a:fillRect/>
                    </a:stretch>
                  </pic:blipFill>
                  <pic:spPr>
                    <a:xfrm>
                      <a:off x="0" y="0"/>
                      <a:ext cx="3247641" cy="3119425"/>
                    </a:xfrm>
                    <a:prstGeom prst="rect">
                      <a:avLst/>
                    </a:prstGeom>
                  </pic:spPr>
                </pic:pic>
              </a:graphicData>
            </a:graphic>
          </wp:inline>
        </w:drawing>
      </w:r>
    </w:p>
    <w:p w14:paraId="7BF8E525" w14:textId="121D9DC3" w:rsidR="0DF209B0" w:rsidRPr="00F24057" w:rsidRDefault="0DF209B0" w:rsidP="0DF209B0">
      <w:pPr>
        <w:rPr>
          <w:rFonts w:cs="Times New Roman"/>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400"/>
        <w:gridCol w:w="6930"/>
      </w:tblGrid>
      <w:tr w:rsidR="00A71BDC" w:rsidRPr="00F24057" w14:paraId="5F36C37B"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317741C1" w14:textId="6DB631E8" w:rsidR="0DF209B0" w:rsidRPr="00F24057" w:rsidRDefault="0DF209B0" w:rsidP="0DF209B0">
            <w:pPr>
              <w:rPr>
                <w:rFonts w:eastAsia="Times New Roman" w:cs="Times New Roman"/>
              </w:rPr>
            </w:pPr>
            <w:bookmarkStart w:id="732" w:name="_Toc1618475787"/>
            <w:r w:rsidRPr="00F24057">
              <w:rPr>
                <w:rFonts w:eastAsia="Times New Roman" w:cs="Times New Roman"/>
              </w:rPr>
              <w:t>Use case name:</w:t>
            </w:r>
            <w:bookmarkEnd w:id="732"/>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102202BF" w14:textId="73AB53B5" w:rsidR="0DF209B0" w:rsidRPr="00F24057" w:rsidRDefault="0DF209B0" w:rsidP="29B577E6">
            <w:pPr>
              <w:rPr>
                <w:rFonts w:eastAsia="Times New Roman" w:cs="Times New Roman"/>
              </w:rPr>
            </w:pPr>
            <w:bookmarkStart w:id="733" w:name="_Toc1654874197"/>
            <w:r w:rsidRPr="29B577E6">
              <w:rPr>
                <w:lang w:val="en-GB"/>
              </w:rPr>
              <w:t>Track logistics status</w:t>
            </w:r>
            <w:bookmarkEnd w:id="733"/>
            <w:r w:rsidRPr="29B577E6">
              <w:rPr>
                <w:lang w:val="en-GB"/>
              </w:rPr>
              <w:t xml:space="preserve"> </w:t>
            </w:r>
          </w:p>
        </w:tc>
      </w:tr>
      <w:tr w:rsidR="00A71BDC" w:rsidRPr="00F24057" w14:paraId="3713D084"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22291A7C" w14:textId="68F2C08C" w:rsidR="0DF209B0" w:rsidRPr="00F24057" w:rsidRDefault="0DF209B0" w:rsidP="0DF209B0">
            <w:pPr>
              <w:rPr>
                <w:rFonts w:eastAsia="Times New Roman" w:cs="Times New Roman"/>
              </w:rPr>
            </w:pPr>
            <w:bookmarkStart w:id="734" w:name="_Toc2108934893"/>
            <w:r w:rsidRPr="00F24057">
              <w:rPr>
                <w:rFonts w:eastAsia="Times New Roman" w:cs="Times New Roman"/>
              </w:rPr>
              <w:t>Use case ID:</w:t>
            </w:r>
            <w:bookmarkEnd w:id="734"/>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69231A22" w14:textId="412436EB" w:rsidR="0DF209B0" w:rsidRPr="00F24057" w:rsidRDefault="0DF209B0" w:rsidP="0DF209B0">
            <w:pPr>
              <w:rPr>
                <w:rFonts w:eastAsia="Times New Roman" w:cs="Times New Roman"/>
              </w:rPr>
            </w:pPr>
            <w:bookmarkStart w:id="735" w:name="_Toc1025929981"/>
            <w:r w:rsidRPr="00F24057">
              <w:rPr>
                <w:rFonts w:eastAsia="Times New Roman" w:cs="Times New Roman"/>
              </w:rPr>
              <w:t>UC-210</w:t>
            </w:r>
            <w:bookmarkEnd w:id="735"/>
          </w:p>
        </w:tc>
      </w:tr>
      <w:tr w:rsidR="00A71BDC" w:rsidRPr="00F24057" w14:paraId="4CDBE62A"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5E615BBA" w14:textId="35442FA5" w:rsidR="0DF209B0" w:rsidRPr="00F24057" w:rsidRDefault="0DF209B0" w:rsidP="0DF209B0">
            <w:pPr>
              <w:rPr>
                <w:rFonts w:eastAsia="Times New Roman" w:cs="Times New Roman"/>
              </w:rPr>
            </w:pPr>
            <w:bookmarkStart w:id="736" w:name="_Toc107917032"/>
            <w:r w:rsidRPr="00F24057">
              <w:rPr>
                <w:rFonts w:eastAsia="Times New Roman" w:cs="Times New Roman"/>
              </w:rPr>
              <w:t>Primary actor:</w:t>
            </w:r>
            <w:bookmarkEnd w:id="736"/>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6D569A64" w14:textId="666D3551" w:rsidR="0DF209B0" w:rsidRPr="00F24057" w:rsidRDefault="0DF209B0" w:rsidP="0DF209B0">
            <w:pPr>
              <w:rPr>
                <w:rFonts w:eastAsia="Times New Roman" w:cs="Times New Roman"/>
              </w:rPr>
            </w:pPr>
            <w:bookmarkStart w:id="737" w:name="_Toc7067664"/>
            <w:r w:rsidRPr="00F24057">
              <w:rPr>
                <w:rFonts w:eastAsia="Times New Roman" w:cs="Times New Roman"/>
              </w:rPr>
              <w:t>Customer, Logistics Staff</w:t>
            </w:r>
            <w:bookmarkEnd w:id="737"/>
          </w:p>
        </w:tc>
      </w:tr>
      <w:tr w:rsidR="00A71BDC" w:rsidRPr="00F24057" w14:paraId="5C0D91A3"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1E923332" w14:textId="5405A14F" w:rsidR="0DF209B0" w:rsidRPr="00F24057" w:rsidRDefault="0DF209B0" w:rsidP="0DF209B0">
            <w:pPr>
              <w:rPr>
                <w:rFonts w:eastAsia="Times New Roman" w:cs="Times New Roman"/>
              </w:rPr>
            </w:pPr>
            <w:bookmarkStart w:id="738" w:name="_Toc1037121579"/>
            <w:r w:rsidRPr="00F24057">
              <w:rPr>
                <w:rFonts w:eastAsia="Times New Roman" w:cs="Times New Roman"/>
              </w:rPr>
              <w:t>Brief description:</w:t>
            </w:r>
            <w:bookmarkEnd w:id="738"/>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3122DF64" w14:textId="2F9460B7" w:rsidR="0DF209B0" w:rsidRPr="00F24057" w:rsidRDefault="0DF209B0" w:rsidP="29B577E6">
            <w:pPr>
              <w:rPr>
                <w:rFonts w:eastAsia="Times New Roman" w:cs="Times New Roman"/>
              </w:rPr>
            </w:pPr>
            <w:bookmarkStart w:id="739" w:name="_Toc470796622"/>
            <w:r>
              <w:t xml:space="preserve">Customers and logistics staff track the </w:t>
            </w:r>
            <w:proofErr w:type="gramStart"/>
            <w:r>
              <w:t>current status</w:t>
            </w:r>
            <w:proofErr w:type="gramEnd"/>
            <w:r>
              <w:t xml:space="preserve"> of deliveries, including shipment progress, estimated arrival, and any delays. The system retrieves logistics data and displays </w:t>
            </w:r>
            <w:proofErr w:type="spellStart"/>
            <w:r>
              <w:t>realtime</w:t>
            </w:r>
            <w:proofErr w:type="spellEnd"/>
            <w:r>
              <w:t xml:space="preserve"> updates.</w:t>
            </w:r>
            <w:bookmarkEnd w:id="739"/>
          </w:p>
        </w:tc>
      </w:tr>
      <w:tr w:rsidR="00A71BDC" w:rsidRPr="00F24057" w14:paraId="3B7C0497"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1DEE4EF" w14:textId="7700290D" w:rsidR="0DF209B0" w:rsidRPr="00F24057" w:rsidRDefault="0DF209B0" w:rsidP="0DF209B0">
            <w:pPr>
              <w:rPr>
                <w:rFonts w:eastAsia="Times New Roman" w:cs="Times New Roman"/>
              </w:rPr>
            </w:pPr>
            <w:bookmarkStart w:id="740" w:name="_Toc1795703476"/>
            <w:r w:rsidRPr="00F24057">
              <w:rPr>
                <w:rFonts w:eastAsia="Times New Roman" w:cs="Times New Roman"/>
              </w:rPr>
              <w:t>Preconditions:</w:t>
            </w:r>
            <w:bookmarkEnd w:id="740"/>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7B876508" w14:textId="79103FE0" w:rsidR="0DF209B0" w:rsidRPr="00F24057" w:rsidRDefault="0DF209B0" w:rsidP="0DF209B0">
            <w:pPr>
              <w:rPr>
                <w:rFonts w:eastAsia="Times New Roman" w:cs="Times New Roman"/>
              </w:rPr>
            </w:pPr>
            <w:bookmarkStart w:id="741" w:name="_Toc709688774"/>
            <w:r w:rsidRPr="00F24057">
              <w:rPr>
                <w:rFonts w:eastAsia="Times New Roman" w:cs="Times New Roman"/>
              </w:rPr>
              <w:t xml:space="preserve">The actor must have a valid </w:t>
            </w:r>
            <w:proofErr w:type="spellStart"/>
            <w:r w:rsidRPr="00F24057">
              <w:rPr>
                <w:rFonts w:eastAsia="Times New Roman" w:cs="Times New Roman"/>
              </w:rPr>
              <w:t>OrderID</w:t>
            </w:r>
            <w:proofErr w:type="spellEnd"/>
            <w:r w:rsidRPr="00F24057">
              <w:rPr>
                <w:rFonts w:eastAsia="Times New Roman" w:cs="Times New Roman"/>
              </w:rPr>
              <w:t xml:space="preserve"> or </w:t>
            </w:r>
            <w:proofErr w:type="spellStart"/>
            <w:r w:rsidRPr="00F24057">
              <w:rPr>
                <w:rFonts w:eastAsia="Times New Roman" w:cs="Times New Roman"/>
              </w:rPr>
              <w:t>DeliveryID</w:t>
            </w:r>
            <w:proofErr w:type="spellEnd"/>
            <w:r w:rsidRPr="00F24057">
              <w:rPr>
                <w:rFonts w:eastAsia="Times New Roman" w:cs="Times New Roman"/>
              </w:rPr>
              <w:t>.</w:t>
            </w:r>
            <w:bookmarkEnd w:id="741"/>
          </w:p>
          <w:p w14:paraId="22E5C29C" w14:textId="15E86866" w:rsidR="0DF209B0" w:rsidRPr="00F24057" w:rsidRDefault="0DF209B0" w:rsidP="0DF209B0">
            <w:pPr>
              <w:rPr>
                <w:rFonts w:eastAsia="Times New Roman" w:cs="Times New Roman"/>
              </w:rPr>
            </w:pPr>
            <w:bookmarkStart w:id="742" w:name="_Toc280967919"/>
            <w:r w:rsidRPr="00F24057">
              <w:rPr>
                <w:rFonts w:eastAsia="Times New Roman" w:cs="Times New Roman"/>
              </w:rPr>
              <w:t>The system has recorded logistics updates for the order.</w:t>
            </w:r>
            <w:bookmarkEnd w:id="742"/>
          </w:p>
        </w:tc>
      </w:tr>
      <w:tr w:rsidR="00A71BDC" w:rsidRPr="00F24057" w14:paraId="791F13BA"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62383E4" w14:textId="6571171E" w:rsidR="0DF209B0" w:rsidRPr="00F24057" w:rsidRDefault="0DF209B0" w:rsidP="0DF209B0">
            <w:pPr>
              <w:rPr>
                <w:rFonts w:eastAsia="Times New Roman" w:cs="Times New Roman"/>
              </w:rPr>
            </w:pPr>
            <w:bookmarkStart w:id="743" w:name="_Toc631044528"/>
            <w:r w:rsidRPr="00F24057">
              <w:rPr>
                <w:rFonts w:eastAsia="Times New Roman" w:cs="Times New Roman"/>
              </w:rPr>
              <w:t>Flow of events:</w:t>
            </w:r>
            <w:bookmarkEnd w:id="743"/>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59E6ED2F" w14:textId="6977DB65" w:rsidR="0DF209B0" w:rsidRPr="00F24057" w:rsidRDefault="0DF209B0" w:rsidP="006A3746">
            <w:pPr>
              <w:pStyle w:val="ListParagraph"/>
              <w:numPr>
                <w:ilvl w:val="0"/>
                <w:numId w:val="8"/>
              </w:numPr>
              <w:rPr>
                <w:rFonts w:eastAsia="Times New Roman" w:cs="Times New Roman"/>
              </w:rPr>
            </w:pPr>
            <w:bookmarkStart w:id="744" w:name="_Toc28505626"/>
            <w:r w:rsidRPr="00F24057">
              <w:rPr>
                <w:rFonts w:eastAsia="Times New Roman" w:cs="Times New Roman"/>
              </w:rPr>
              <w:t xml:space="preserve">The actor enters the </w:t>
            </w:r>
            <w:proofErr w:type="spellStart"/>
            <w:r w:rsidRPr="00F24057">
              <w:rPr>
                <w:rFonts w:eastAsia="Times New Roman" w:cs="Times New Roman"/>
              </w:rPr>
              <w:t>OrderID</w:t>
            </w:r>
            <w:proofErr w:type="spellEnd"/>
            <w:r w:rsidRPr="00F24057">
              <w:rPr>
                <w:rFonts w:eastAsia="Times New Roman" w:cs="Times New Roman"/>
              </w:rPr>
              <w:t xml:space="preserve"> or </w:t>
            </w:r>
            <w:proofErr w:type="spellStart"/>
            <w:r w:rsidRPr="00F24057">
              <w:rPr>
                <w:rFonts w:eastAsia="Times New Roman" w:cs="Times New Roman"/>
              </w:rPr>
              <w:t>DeliveryID</w:t>
            </w:r>
            <w:proofErr w:type="spellEnd"/>
            <w:r w:rsidRPr="00F24057">
              <w:rPr>
                <w:rFonts w:eastAsia="Times New Roman" w:cs="Times New Roman"/>
              </w:rPr>
              <w:t xml:space="preserve"> into the system.</w:t>
            </w:r>
            <w:bookmarkEnd w:id="744"/>
          </w:p>
          <w:p w14:paraId="578F3803" w14:textId="548EFD7A" w:rsidR="0DF209B0" w:rsidRPr="00F24057" w:rsidRDefault="0DF209B0" w:rsidP="006A3746">
            <w:pPr>
              <w:pStyle w:val="ListParagraph"/>
              <w:numPr>
                <w:ilvl w:val="0"/>
                <w:numId w:val="8"/>
              </w:numPr>
              <w:rPr>
                <w:rFonts w:eastAsia="Times New Roman" w:cs="Times New Roman"/>
              </w:rPr>
            </w:pPr>
            <w:bookmarkStart w:id="745" w:name="_Toc1891650410"/>
            <w:r w:rsidRPr="00F24057">
              <w:rPr>
                <w:rFonts w:eastAsia="Times New Roman" w:cs="Times New Roman"/>
              </w:rPr>
              <w:t>The system retrieves logistics information from delivery records.</w:t>
            </w:r>
            <w:bookmarkEnd w:id="745"/>
          </w:p>
          <w:p w14:paraId="40A7E1F0" w14:textId="5EF738DD" w:rsidR="0DF209B0" w:rsidRPr="00F24057" w:rsidRDefault="0DF209B0" w:rsidP="006A3746">
            <w:pPr>
              <w:pStyle w:val="ListParagraph"/>
              <w:numPr>
                <w:ilvl w:val="0"/>
                <w:numId w:val="8"/>
              </w:numPr>
              <w:rPr>
                <w:rFonts w:eastAsia="Times New Roman" w:cs="Times New Roman"/>
              </w:rPr>
            </w:pPr>
            <w:bookmarkStart w:id="746" w:name="_Toc166549392"/>
            <w:r w:rsidRPr="00F24057">
              <w:rPr>
                <w:rFonts w:eastAsia="Times New Roman" w:cs="Times New Roman"/>
              </w:rPr>
              <w:t xml:space="preserve">The system displays the </w:t>
            </w:r>
            <w:r w:rsidR="4BE376BA" w:rsidRPr="00F24057">
              <w:rPr>
                <w:rFonts w:eastAsia="Times New Roman" w:cs="Times New Roman"/>
              </w:rPr>
              <w:t>status</w:t>
            </w:r>
            <w:r w:rsidRPr="00F24057">
              <w:rPr>
                <w:rFonts w:eastAsia="Times New Roman" w:cs="Times New Roman"/>
              </w:rPr>
              <w:t xml:space="preserve"> (e.g., dispatched, in transit, out for delivery, delivered).</w:t>
            </w:r>
            <w:bookmarkEnd w:id="746"/>
          </w:p>
          <w:p w14:paraId="553319F9" w14:textId="02DACF96" w:rsidR="0DF209B0" w:rsidRPr="00F24057" w:rsidRDefault="0DF209B0" w:rsidP="006A3746">
            <w:pPr>
              <w:pStyle w:val="ListParagraph"/>
              <w:numPr>
                <w:ilvl w:val="0"/>
                <w:numId w:val="8"/>
              </w:numPr>
              <w:rPr>
                <w:rFonts w:eastAsia="Times New Roman" w:cs="Times New Roman"/>
              </w:rPr>
            </w:pPr>
            <w:bookmarkStart w:id="747" w:name="_Toc1663156721"/>
            <w:r w:rsidRPr="00F24057">
              <w:rPr>
                <w:rFonts w:eastAsia="Times New Roman" w:cs="Times New Roman"/>
              </w:rPr>
              <w:t>The actor reviews the logistics status and estimated delivery time.</w:t>
            </w:r>
            <w:bookmarkEnd w:id="747"/>
          </w:p>
        </w:tc>
      </w:tr>
      <w:tr w:rsidR="00A71BDC" w:rsidRPr="00F24057" w14:paraId="6F5A27A1"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1BCBA26" w14:textId="42DB7EE8" w:rsidR="0DF209B0" w:rsidRPr="00F24057" w:rsidRDefault="0DF209B0" w:rsidP="0DF209B0">
            <w:pPr>
              <w:rPr>
                <w:rFonts w:eastAsia="Times New Roman" w:cs="Times New Roman"/>
              </w:rPr>
            </w:pPr>
            <w:bookmarkStart w:id="748" w:name="_Toc1675587229"/>
            <w:r w:rsidRPr="00F24057">
              <w:rPr>
                <w:rFonts w:eastAsia="Times New Roman" w:cs="Times New Roman"/>
              </w:rPr>
              <w:t>Postconditions:</w:t>
            </w:r>
            <w:bookmarkEnd w:id="748"/>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2F6665EB" w14:textId="1AAF04E6" w:rsidR="0DF209B0" w:rsidRPr="00F24057" w:rsidRDefault="0DF209B0" w:rsidP="0DF209B0">
            <w:pPr>
              <w:rPr>
                <w:rFonts w:eastAsia="Times New Roman" w:cs="Times New Roman"/>
              </w:rPr>
            </w:pPr>
            <w:bookmarkStart w:id="749" w:name="_Toc308420743"/>
            <w:r w:rsidRPr="00F24057">
              <w:rPr>
                <w:rFonts w:eastAsia="Times New Roman" w:cs="Times New Roman"/>
              </w:rPr>
              <w:t>The system successfully displays the latest logistics status for the order.</w:t>
            </w:r>
            <w:bookmarkEnd w:id="749"/>
          </w:p>
        </w:tc>
      </w:tr>
      <w:tr w:rsidR="00A71BDC" w:rsidRPr="00F24057" w14:paraId="37FF8F7C"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27C9E982" w14:textId="18BECD3D" w:rsidR="0DF209B0" w:rsidRPr="00F24057" w:rsidRDefault="0DF209B0" w:rsidP="0DF209B0">
            <w:pPr>
              <w:rPr>
                <w:rFonts w:eastAsia="Times New Roman" w:cs="Times New Roman"/>
              </w:rPr>
            </w:pPr>
            <w:bookmarkStart w:id="750" w:name="_Toc836244118"/>
            <w:r w:rsidRPr="00F24057">
              <w:rPr>
                <w:rFonts w:eastAsia="Times New Roman" w:cs="Times New Roman"/>
              </w:rPr>
              <w:t>Alternative flows and exceptions:</w:t>
            </w:r>
            <w:bookmarkEnd w:id="750"/>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7309AF57" w14:textId="68F0A386" w:rsidR="148488CB" w:rsidRPr="00F24057" w:rsidRDefault="148488CB" w:rsidP="0DF209B0">
            <w:pPr>
              <w:rPr>
                <w:rFonts w:eastAsia="Times New Roman" w:cs="Times New Roman"/>
              </w:rPr>
            </w:pPr>
            <w:bookmarkStart w:id="751" w:name="_Toc1118523398"/>
            <w:r w:rsidRPr="00F24057">
              <w:rPr>
                <w:rFonts w:eastAsia="Times New Roman" w:cs="Times New Roman"/>
              </w:rPr>
              <w:t>If the Order ID entered by the user is invalid or does not exist, the system displays an error message prompting the user to re‑enter a valid Order ID.</w:t>
            </w:r>
            <w:bookmarkEnd w:id="751"/>
          </w:p>
        </w:tc>
      </w:tr>
    </w:tbl>
    <w:p w14:paraId="5AD27F7E" w14:textId="098D5C7F" w:rsidR="0DF209B0" w:rsidRPr="00F24057" w:rsidRDefault="0DF209B0" w:rsidP="0DF209B0">
      <w:pPr>
        <w:rPr>
          <w:rFonts w:cs="Times New Roman"/>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400"/>
        <w:gridCol w:w="6930"/>
      </w:tblGrid>
      <w:tr w:rsidR="00A71BDC" w:rsidRPr="00F24057" w14:paraId="4241A458"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494C1FFF" w14:textId="2ACF1113" w:rsidR="0DF209B0" w:rsidRPr="00F24057" w:rsidRDefault="0DF209B0" w:rsidP="0DF209B0">
            <w:pPr>
              <w:rPr>
                <w:rFonts w:eastAsia="Times New Roman" w:cs="Times New Roman"/>
              </w:rPr>
            </w:pPr>
            <w:bookmarkStart w:id="752" w:name="_Toc573342732"/>
            <w:r w:rsidRPr="00F24057">
              <w:rPr>
                <w:rFonts w:eastAsia="Times New Roman" w:cs="Times New Roman"/>
              </w:rPr>
              <w:t>Use case name:</w:t>
            </w:r>
            <w:bookmarkEnd w:id="752"/>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67A81B66" w14:textId="197C2AD7" w:rsidR="0DF209B0" w:rsidRPr="00F24057" w:rsidRDefault="0DF209B0" w:rsidP="29B577E6">
            <w:pPr>
              <w:rPr>
                <w:rFonts w:eastAsia="Times New Roman" w:cs="Times New Roman"/>
              </w:rPr>
            </w:pPr>
            <w:bookmarkStart w:id="753" w:name="_Toc1306049661"/>
            <w:r>
              <w:t>Complete survey</w:t>
            </w:r>
            <w:bookmarkEnd w:id="753"/>
          </w:p>
        </w:tc>
      </w:tr>
      <w:tr w:rsidR="00A71BDC" w:rsidRPr="00F24057" w14:paraId="4F58E6E0"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7272F340" w14:textId="7EF917D7" w:rsidR="0DF209B0" w:rsidRPr="00F24057" w:rsidRDefault="0DF209B0" w:rsidP="0DF209B0">
            <w:pPr>
              <w:rPr>
                <w:rFonts w:eastAsia="Times New Roman" w:cs="Times New Roman"/>
              </w:rPr>
            </w:pPr>
            <w:bookmarkStart w:id="754" w:name="_Toc1019399005"/>
            <w:r w:rsidRPr="00F24057">
              <w:rPr>
                <w:rFonts w:eastAsia="Times New Roman" w:cs="Times New Roman"/>
              </w:rPr>
              <w:t>Use case ID:</w:t>
            </w:r>
            <w:bookmarkEnd w:id="754"/>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5597475C" w14:textId="308C1D22" w:rsidR="0DF209B0" w:rsidRPr="00F24057" w:rsidRDefault="0DF209B0" w:rsidP="0DF209B0">
            <w:pPr>
              <w:rPr>
                <w:rFonts w:eastAsia="Times New Roman" w:cs="Times New Roman"/>
              </w:rPr>
            </w:pPr>
            <w:bookmarkStart w:id="755" w:name="_Toc481392950"/>
            <w:r w:rsidRPr="00F24057">
              <w:rPr>
                <w:rFonts w:eastAsia="Times New Roman" w:cs="Times New Roman"/>
              </w:rPr>
              <w:t>UC-160</w:t>
            </w:r>
            <w:bookmarkEnd w:id="755"/>
          </w:p>
        </w:tc>
      </w:tr>
      <w:tr w:rsidR="00A71BDC" w:rsidRPr="00F24057" w14:paraId="503341CD"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5825DF66" w14:textId="66F43395" w:rsidR="0DF209B0" w:rsidRPr="00F24057" w:rsidRDefault="0DF209B0" w:rsidP="0DF209B0">
            <w:pPr>
              <w:rPr>
                <w:rFonts w:eastAsia="Times New Roman" w:cs="Times New Roman"/>
              </w:rPr>
            </w:pPr>
            <w:bookmarkStart w:id="756" w:name="_Toc1711056835"/>
            <w:r w:rsidRPr="00F24057">
              <w:rPr>
                <w:rFonts w:eastAsia="Times New Roman" w:cs="Times New Roman"/>
              </w:rPr>
              <w:t>Primary actor:</w:t>
            </w:r>
            <w:bookmarkEnd w:id="756"/>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2209CDCB" w14:textId="2B680BC9" w:rsidR="0DF209B0" w:rsidRPr="00F24057" w:rsidRDefault="0DF209B0" w:rsidP="0DF209B0">
            <w:pPr>
              <w:rPr>
                <w:rFonts w:eastAsia="Times New Roman" w:cs="Times New Roman"/>
              </w:rPr>
            </w:pPr>
            <w:bookmarkStart w:id="757" w:name="_Toc2112533829"/>
            <w:r w:rsidRPr="00F24057">
              <w:rPr>
                <w:rFonts w:eastAsia="Times New Roman" w:cs="Times New Roman"/>
              </w:rPr>
              <w:t>Customer</w:t>
            </w:r>
            <w:bookmarkEnd w:id="757"/>
          </w:p>
        </w:tc>
      </w:tr>
      <w:tr w:rsidR="00A71BDC" w:rsidRPr="00F24057" w14:paraId="5096403D"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7F044237" w14:textId="5814A2D3" w:rsidR="0DF209B0" w:rsidRPr="00F24057" w:rsidRDefault="0DF209B0" w:rsidP="0DF209B0">
            <w:pPr>
              <w:rPr>
                <w:rFonts w:eastAsia="Times New Roman" w:cs="Times New Roman"/>
              </w:rPr>
            </w:pPr>
            <w:bookmarkStart w:id="758" w:name="_Toc1783681911"/>
            <w:r w:rsidRPr="00F24057">
              <w:rPr>
                <w:rFonts w:eastAsia="Times New Roman" w:cs="Times New Roman"/>
              </w:rPr>
              <w:t>Brief description:</w:t>
            </w:r>
            <w:bookmarkEnd w:id="758"/>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75E48AA4" w14:textId="5B05F8E3" w:rsidR="0DF209B0" w:rsidRPr="00F24057" w:rsidRDefault="0DF209B0" w:rsidP="29B577E6">
            <w:pPr>
              <w:rPr>
                <w:rFonts w:eastAsia="Times New Roman" w:cs="Times New Roman"/>
              </w:rPr>
            </w:pPr>
            <w:bookmarkStart w:id="759" w:name="_Toc302656724"/>
            <w:r>
              <w:t>A customer to complete an online survey sent by the company. The customer answers several questions about their shopping experience or product satisfaction, and the system records the responses for later analysis by the marketing department.</w:t>
            </w:r>
            <w:bookmarkEnd w:id="759"/>
          </w:p>
        </w:tc>
      </w:tr>
      <w:tr w:rsidR="00A71BDC" w:rsidRPr="00F24057" w14:paraId="3D2F509F"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296ACD74" w14:textId="33CFE982" w:rsidR="0DF209B0" w:rsidRPr="00F24057" w:rsidRDefault="0DF209B0" w:rsidP="0DF209B0">
            <w:pPr>
              <w:rPr>
                <w:rFonts w:eastAsia="Times New Roman" w:cs="Times New Roman"/>
              </w:rPr>
            </w:pPr>
            <w:bookmarkStart w:id="760" w:name="_Toc1424042723"/>
            <w:r w:rsidRPr="00F24057">
              <w:rPr>
                <w:rFonts w:eastAsia="Times New Roman" w:cs="Times New Roman"/>
              </w:rPr>
              <w:t>Preconditions:</w:t>
            </w:r>
            <w:bookmarkEnd w:id="760"/>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2F433A33" w14:textId="7D4E8DD2" w:rsidR="0DF209B0" w:rsidRPr="00F24057" w:rsidRDefault="0DF209B0" w:rsidP="0DF209B0">
            <w:pPr>
              <w:rPr>
                <w:rFonts w:eastAsia="Times New Roman" w:cs="Times New Roman"/>
              </w:rPr>
            </w:pPr>
            <w:bookmarkStart w:id="761" w:name="_Toc681730396"/>
            <w:r w:rsidRPr="00F24057">
              <w:rPr>
                <w:rFonts w:eastAsia="Times New Roman" w:cs="Times New Roman"/>
              </w:rPr>
              <w:t>The customer has received a survey invitation from the system.</w:t>
            </w:r>
            <w:bookmarkEnd w:id="761"/>
          </w:p>
        </w:tc>
      </w:tr>
      <w:tr w:rsidR="00A71BDC" w:rsidRPr="00F24057" w14:paraId="2F552EC3"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57664ADF" w14:textId="0349CE4E" w:rsidR="0DF209B0" w:rsidRPr="00F24057" w:rsidRDefault="0DF209B0" w:rsidP="0DF209B0">
            <w:pPr>
              <w:rPr>
                <w:rFonts w:eastAsia="Times New Roman" w:cs="Times New Roman"/>
              </w:rPr>
            </w:pPr>
            <w:bookmarkStart w:id="762" w:name="_Toc1001759824"/>
            <w:r w:rsidRPr="00F24057">
              <w:rPr>
                <w:rFonts w:eastAsia="Times New Roman" w:cs="Times New Roman"/>
              </w:rPr>
              <w:t>Flow of events:</w:t>
            </w:r>
            <w:bookmarkEnd w:id="762"/>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5D53F801" w14:textId="5CD16D7B" w:rsidR="0DF209B0" w:rsidRPr="00F24057" w:rsidRDefault="0DF209B0" w:rsidP="0DF209B0">
            <w:pPr>
              <w:rPr>
                <w:rFonts w:eastAsia="Times New Roman" w:cs="Times New Roman"/>
              </w:rPr>
            </w:pPr>
            <w:bookmarkStart w:id="763" w:name="_Toc617002074"/>
            <w:r w:rsidRPr="00F24057">
              <w:rPr>
                <w:rFonts w:eastAsia="Times New Roman" w:cs="Times New Roman"/>
              </w:rPr>
              <w:t>1. The customer opens the survey link or survey page provided by the system. The system loads and displays all survey questions.</w:t>
            </w:r>
            <w:bookmarkEnd w:id="763"/>
          </w:p>
          <w:p w14:paraId="60E7F443" w14:textId="4AFDE520" w:rsidR="0DF209B0" w:rsidRPr="00F24057" w:rsidRDefault="0DF209B0" w:rsidP="0DF209B0">
            <w:pPr>
              <w:rPr>
                <w:rFonts w:eastAsia="Times New Roman" w:cs="Times New Roman"/>
              </w:rPr>
            </w:pPr>
            <w:bookmarkStart w:id="764" w:name="_Toc1581996395"/>
            <w:r w:rsidRPr="00F24057">
              <w:rPr>
                <w:rFonts w:eastAsia="Times New Roman" w:cs="Times New Roman"/>
              </w:rPr>
              <w:t>2. The customer reads each question and selects or enters an answer.</w:t>
            </w:r>
            <w:bookmarkEnd w:id="764"/>
          </w:p>
          <w:p w14:paraId="273B86C6" w14:textId="49F641CB" w:rsidR="0DF209B0" w:rsidRPr="00F24057" w:rsidRDefault="0DF209B0" w:rsidP="0DF209B0">
            <w:pPr>
              <w:rPr>
                <w:rFonts w:eastAsia="Times New Roman" w:cs="Times New Roman"/>
              </w:rPr>
            </w:pPr>
            <w:bookmarkStart w:id="765" w:name="_Toc1767303890"/>
            <w:r w:rsidRPr="00F24057">
              <w:rPr>
                <w:rFonts w:eastAsia="Times New Roman" w:cs="Times New Roman"/>
              </w:rPr>
              <w:t>3. The customer submits the completed survey. The system displays a confirmation message page.</w:t>
            </w:r>
            <w:bookmarkEnd w:id="765"/>
          </w:p>
        </w:tc>
      </w:tr>
      <w:tr w:rsidR="00A71BDC" w:rsidRPr="00F24057" w14:paraId="6BFE1675"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07AA8D2" w14:textId="199FB90F" w:rsidR="0DF209B0" w:rsidRPr="00F24057" w:rsidRDefault="0DF209B0" w:rsidP="0DF209B0">
            <w:pPr>
              <w:rPr>
                <w:rFonts w:eastAsia="Times New Roman" w:cs="Times New Roman"/>
              </w:rPr>
            </w:pPr>
            <w:bookmarkStart w:id="766" w:name="_Toc254451417"/>
            <w:r w:rsidRPr="00F24057">
              <w:rPr>
                <w:rFonts w:eastAsia="Times New Roman" w:cs="Times New Roman"/>
              </w:rPr>
              <w:t>Postconditions:</w:t>
            </w:r>
            <w:bookmarkEnd w:id="766"/>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3A7F8666" w14:textId="28615295" w:rsidR="0DF209B0" w:rsidRPr="00F24057" w:rsidRDefault="0DF209B0" w:rsidP="0DF209B0">
            <w:pPr>
              <w:rPr>
                <w:rFonts w:eastAsia="Times New Roman" w:cs="Times New Roman"/>
              </w:rPr>
            </w:pPr>
            <w:bookmarkStart w:id="767" w:name="_Toc1792230602"/>
            <w:r w:rsidRPr="00F24057">
              <w:rPr>
                <w:rFonts w:eastAsia="Times New Roman" w:cs="Times New Roman"/>
              </w:rPr>
              <w:t>The survey submission is recorded for the marketing team to check.</w:t>
            </w:r>
            <w:bookmarkEnd w:id="767"/>
          </w:p>
        </w:tc>
      </w:tr>
      <w:tr w:rsidR="00A71BDC" w:rsidRPr="00F24057" w14:paraId="7BB54D83"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4BA00EC7" w14:textId="16B4614B" w:rsidR="0DF209B0" w:rsidRPr="00F24057" w:rsidRDefault="0DF209B0" w:rsidP="0DF209B0">
            <w:pPr>
              <w:rPr>
                <w:rFonts w:eastAsia="Times New Roman" w:cs="Times New Roman"/>
              </w:rPr>
            </w:pPr>
            <w:bookmarkStart w:id="768" w:name="_Toc669451556"/>
            <w:r w:rsidRPr="00F24057">
              <w:rPr>
                <w:rFonts w:eastAsia="Times New Roman" w:cs="Times New Roman"/>
              </w:rPr>
              <w:t>Alternative flows and exceptions:</w:t>
            </w:r>
            <w:bookmarkEnd w:id="768"/>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78F57BFB" w14:textId="0EB05E90" w:rsidR="0DF209B0" w:rsidRPr="00F24057" w:rsidRDefault="0DF209B0" w:rsidP="0DF209B0">
            <w:pPr>
              <w:rPr>
                <w:rFonts w:eastAsia="Times New Roman" w:cs="Times New Roman"/>
              </w:rPr>
            </w:pPr>
            <w:r w:rsidRPr="00F24057">
              <w:rPr>
                <w:rFonts w:eastAsia="Times New Roman" w:cs="Times New Roman"/>
              </w:rPr>
              <w:t xml:space="preserve"> </w:t>
            </w:r>
            <w:bookmarkStart w:id="769" w:name="_Toc1948226331"/>
            <w:r w:rsidRPr="00F24057">
              <w:rPr>
                <w:rFonts w:eastAsia="Times New Roman" w:cs="Times New Roman"/>
              </w:rPr>
              <w:t>The customer changes answers before final submission.</w:t>
            </w:r>
            <w:bookmarkEnd w:id="769"/>
          </w:p>
          <w:p w14:paraId="090BC841" w14:textId="4A5B80D9" w:rsidR="0DF209B0" w:rsidRPr="00F24057" w:rsidRDefault="0DF209B0" w:rsidP="0DF209B0">
            <w:pPr>
              <w:rPr>
                <w:rFonts w:eastAsia="Times New Roman" w:cs="Times New Roman"/>
              </w:rPr>
            </w:pPr>
          </w:p>
        </w:tc>
      </w:tr>
    </w:tbl>
    <w:p w14:paraId="2E637094" w14:textId="16AEB36F" w:rsidR="0DF209B0" w:rsidRPr="00F24057" w:rsidRDefault="0DF209B0" w:rsidP="0DF209B0">
      <w:pPr>
        <w:rPr>
          <w:rFonts w:cs="Times New Roman"/>
        </w:rPr>
      </w:pPr>
    </w:p>
    <w:p w14:paraId="461161AF" w14:textId="14371C54" w:rsidR="0DF209B0" w:rsidRPr="00F24057" w:rsidRDefault="0DF209B0" w:rsidP="0DF209B0">
      <w:pPr>
        <w:rPr>
          <w:rFonts w:eastAsia="Aptos" w:cs="Times New Roman"/>
        </w:rPr>
      </w:pPr>
    </w:p>
    <w:p w14:paraId="3DB8A9B2" w14:textId="26D23C24" w:rsidR="7A507399" w:rsidRPr="00F24057" w:rsidRDefault="7A507399" w:rsidP="7A507399">
      <w:pPr>
        <w:rPr>
          <w:rFonts w:eastAsia="Aptos" w:cs="Times New Roman"/>
        </w:rPr>
      </w:pPr>
    </w:p>
    <w:p w14:paraId="66C98D58" w14:textId="5663A69B" w:rsidR="7A507399" w:rsidRPr="00F24057" w:rsidRDefault="7A507399" w:rsidP="7A507399">
      <w:pPr>
        <w:rPr>
          <w:rFonts w:eastAsia="Aptos" w:cs="Times New Roman"/>
        </w:rPr>
      </w:pPr>
    </w:p>
    <w:p w14:paraId="21338FEA" w14:textId="3ED536BF" w:rsidR="7A507399" w:rsidRPr="00F24057" w:rsidRDefault="7A507399" w:rsidP="7A507399">
      <w:pPr>
        <w:rPr>
          <w:rFonts w:eastAsia="Aptos" w:cs="Times New Roman"/>
        </w:rPr>
      </w:pPr>
    </w:p>
    <w:p w14:paraId="21A23F2A" w14:textId="719209AC" w:rsidR="0DF209B0" w:rsidRPr="00F24057" w:rsidRDefault="0DF209B0" w:rsidP="0DF209B0">
      <w:pPr>
        <w:rPr>
          <w:rFonts w:eastAsia="Aptos" w:cs="Times New Roman"/>
        </w:rPr>
      </w:pPr>
    </w:p>
    <w:p w14:paraId="350D88EA" w14:textId="43DEA2B3" w:rsidR="0C697B1D" w:rsidRPr="00F24057" w:rsidRDefault="23629D31" w:rsidP="0DF209B0">
      <w:pPr>
        <w:rPr>
          <w:rFonts w:cs="Times New Roman"/>
        </w:rPr>
      </w:pPr>
      <w:r w:rsidRPr="00F24057">
        <w:rPr>
          <w:rFonts w:cs="Times New Roman"/>
          <w:noProof/>
        </w:rPr>
        <w:drawing>
          <wp:inline distT="0" distB="0" distL="0" distR="0" wp14:anchorId="032790FA" wp14:editId="29B8D03E">
            <wp:extent cx="4089004" cy="2908844"/>
            <wp:effectExtent l="0" t="0" r="0" b="0"/>
            <wp:docPr id="497499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99372" name="Picture 497499372"/>
                    <pic:cNvPicPr/>
                  </pic:nvPicPr>
                  <pic:blipFill>
                    <a:blip r:embed="rId45">
                      <a:extLst>
                        <a:ext uri="{28A0092B-C50C-407E-A947-70E740481C1C}">
                          <a14:useLocalDpi xmlns:a14="http://schemas.microsoft.com/office/drawing/2010/main"/>
                        </a:ext>
                      </a:extLst>
                    </a:blip>
                    <a:stretch>
                      <a:fillRect/>
                    </a:stretch>
                  </pic:blipFill>
                  <pic:spPr>
                    <a:xfrm>
                      <a:off x="0" y="0"/>
                      <a:ext cx="4089004" cy="2908844"/>
                    </a:xfrm>
                    <a:prstGeom prst="rect">
                      <a:avLst/>
                    </a:prstGeom>
                  </pic:spPr>
                </pic:pic>
              </a:graphicData>
            </a:graphic>
          </wp:inline>
        </w:drawing>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400"/>
        <w:gridCol w:w="6930"/>
      </w:tblGrid>
      <w:tr w:rsidR="00A71BDC" w:rsidRPr="00F24057" w14:paraId="3C7FDD45" w14:textId="77777777" w:rsidTr="23AF58FA">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0950DA1" w14:textId="63FC2CB2" w:rsidR="0DF209B0" w:rsidRPr="00F24057" w:rsidRDefault="0DF209B0" w:rsidP="0DF209B0">
            <w:pPr>
              <w:rPr>
                <w:rFonts w:eastAsia="Times New Roman" w:cs="Times New Roman"/>
              </w:rPr>
            </w:pPr>
            <w:bookmarkStart w:id="770" w:name="_Toc747366535"/>
            <w:r w:rsidRPr="00F24057">
              <w:rPr>
                <w:rFonts w:eastAsia="Times New Roman" w:cs="Times New Roman"/>
              </w:rPr>
              <w:t>Use case name:</w:t>
            </w:r>
            <w:bookmarkEnd w:id="770"/>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3E5FC317" w14:textId="79673475" w:rsidR="0DF209B0" w:rsidRPr="00F24057" w:rsidRDefault="0DF209B0" w:rsidP="29B577E6">
            <w:pPr>
              <w:rPr>
                <w:rFonts w:eastAsia="Times New Roman" w:cs="Times New Roman"/>
              </w:rPr>
            </w:pPr>
            <w:bookmarkStart w:id="771" w:name="_Toc2096679913"/>
            <w:r w:rsidRPr="29B577E6">
              <w:rPr>
                <w:lang w:val="en-GB"/>
              </w:rPr>
              <w:t>Create Survey</w:t>
            </w:r>
            <w:bookmarkEnd w:id="771"/>
          </w:p>
        </w:tc>
      </w:tr>
      <w:tr w:rsidR="00A71BDC" w:rsidRPr="00F24057" w14:paraId="349557DA" w14:textId="77777777" w:rsidTr="23AF58FA">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2EBB430A" w14:textId="13E9DF9D" w:rsidR="0DF209B0" w:rsidRPr="00F24057" w:rsidRDefault="0DF209B0" w:rsidP="0DF209B0">
            <w:pPr>
              <w:rPr>
                <w:rFonts w:eastAsia="Times New Roman" w:cs="Times New Roman"/>
              </w:rPr>
            </w:pPr>
            <w:bookmarkStart w:id="772" w:name="_Toc1693135195"/>
            <w:r w:rsidRPr="00F24057">
              <w:rPr>
                <w:rFonts w:eastAsia="Times New Roman" w:cs="Times New Roman"/>
              </w:rPr>
              <w:t>Use case ID:</w:t>
            </w:r>
            <w:bookmarkEnd w:id="772"/>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1768035E" w14:textId="5D7B0C24" w:rsidR="0DF209B0" w:rsidRPr="00F24057" w:rsidRDefault="0DF209B0" w:rsidP="0DF209B0">
            <w:pPr>
              <w:rPr>
                <w:rFonts w:eastAsia="Times New Roman" w:cs="Times New Roman"/>
              </w:rPr>
            </w:pPr>
            <w:bookmarkStart w:id="773" w:name="_Toc2069618234"/>
            <w:r w:rsidRPr="00F24057">
              <w:rPr>
                <w:rFonts w:eastAsia="Times New Roman" w:cs="Times New Roman"/>
              </w:rPr>
              <w:t>UC‑290</w:t>
            </w:r>
            <w:bookmarkEnd w:id="773"/>
            <w:r w:rsidRPr="00F24057">
              <w:rPr>
                <w:rFonts w:eastAsia="Times New Roman" w:cs="Times New Roman"/>
              </w:rPr>
              <w:t xml:space="preserve">  </w:t>
            </w:r>
          </w:p>
        </w:tc>
      </w:tr>
      <w:tr w:rsidR="00A71BDC" w:rsidRPr="00F24057" w14:paraId="29482F0A" w14:textId="77777777" w:rsidTr="23AF58FA">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2CE54384" w14:textId="37744D6E" w:rsidR="0DF209B0" w:rsidRPr="00F24057" w:rsidRDefault="0DF209B0" w:rsidP="0DF209B0">
            <w:pPr>
              <w:rPr>
                <w:rFonts w:eastAsia="Times New Roman" w:cs="Times New Roman"/>
              </w:rPr>
            </w:pPr>
            <w:bookmarkStart w:id="774" w:name="_Toc2049232309"/>
            <w:r w:rsidRPr="00F24057">
              <w:rPr>
                <w:rFonts w:eastAsia="Times New Roman" w:cs="Times New Roman"/>
              </w:rPr>
              <w:t>Primary actor:</w:t>
            </w:r>
            <w:bookmarkEnd w:id="774"/>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463D68F2" w14:textId="086DCF8F" w:rsidR="0DF209B0" w:rsidRPr="00F24057" w:rsidRDefault="0DF209B0" w:rsidP="0DF209B0">
            <w:pPr>
              <w:rPr>
                <w:rFonts w:eastAsia="Times New Roman" w:cs="Times New Roman"/>
              </w:rPr>
            </w:pPr>
            <w:bookmarkStart w:id="775" w:name="_Toc1755180476"/>
            <w:r w:rsidRPr="00F24057">
              <w:rPr>
                <w:rFonts w:eastAsia="Times New Roman" w:cs="Times New Roman"/>
              </w:rPr>
              <w:t>Marketing Staff</w:t>
            </w:r>
            <w:bookmarkEnd w:id="775"/>
          </w:p>
        </w:tc>
      </w:tr>
      <w:tr w:rsidR="00A71BDC" w:rsidRPr="00F24057" w14:paraId="348E7419" w14:textId="77777777" w:rsidTr="23AF58FA">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97460A8" w14:textId="37290C10" w:rsidR="0DF209B0" w:rsidRPr="00F24057" w:rsidRDefault="0DF209B0" w:rsidP="0DF209B0">
            <w:pPr>
              <w:rPr>
                <w:rFonts w:eastAsia="Times New Roman" w:cs="Times New Roman"/>
              </w:rPr>
            </w:pPr>
            <w:bookmarkStart w:id="776" w:name="_Toc882205144"/>
            <w:r w:rsidRPr="00F24057">
              <w:rPr>
                <w:rFonts w:eastAsia="Times New Roman" w:cs="Times New Roman"/>
              </w:rPr>
              <w:t>Secondary actors:</w:t>
            </w:r>
            <w:bookmarkEnd w:id="776"/>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4A6CEDB3" w14:textId="01BD99A7" w:rsidR="0DF209B0" w:rsidRPr="00F24057" w:rsidRDefault="0DF209B0" w:rsidP="0DF209B0">
            <w:pPr>
              <w:rPr>
                <w:rFonts w:eastAsia="Times New Roman" w:cs="Times New Roman"/>
              </w:rPr>
            </w:pPr>
            <w:bookmarkStart w:id="777" w:name="_Toc1467823424"/>
            <w:r w:rsidRPr="00F24057">
              <w:rPr>
                <w:rFonts w:eastAsia="Times New Roman" w:cs="Times New Roman"/>
              </w:rPr>
              <w:t>Logistics Staff, Customer Service Staff</w:t>
            </w:r>
            <w:bookmarkEnd w:id="777"/>
          </w:p>
        </w:tc>
      </w:tr>
      <w:tr w:rsidR="00A71BDC" w:rsidRPr="00F24057" w14:paraId="43C70F91" w14:textId="77777777" w:rsidTr="23AF58FA">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2FB2BC9" w14:textId="47608546" w:rsidR="0DF209B0" w:rsidRPr="00F24057" w:rsidRDefault="0DF209B0" w:rsidP="0DF209B0">
            <w:pPr>
              <w:rPr>
                <w:rFonts w:eastAsia="Times New Roman" w:cs="Times New Roman"/>
              </w:rPr>
            </w:pPr>
            <w:bookmarkStart w:id="778" w:name="_Toc1821678438"/>
            <w:r w:rsidRPr="00F24057">
              <w:rPr>
                <w:rFonts w:eastAsia="Times New Roman" w:cs="Times New Roman"/>
              </w:rPr>
              <w:t>Brief description:</w:t>
            </w:r>
            <w:bookmarkEnd w:id="778"/>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5FECBE7C" w14:textId="19CFEE73" w:rsidR="0DF209B0" w:rsidRPr="00F24057" w:rsidRDefault="0DF209B0" w:rsidP="29B577E6">
            <w:pPr>
              <w:rPr>
                <w:rFonts w:eastAsia="Times New Roman" w:cs="Times New Roman"/>
              </w:rPr>
            </w:pPr>
            <w:bookmarkStart w:id="779" w:name="_Toc450164900"/>
            <w:r>
              <w:t>Marketing staff to create a new survey enter questions, answer options, and system send customers to respond</w:t>
            </w:r>
            <w:bookmarkEnd w:id="779"/>
          </w:p>
        </w:tc>
      </w:tr>
      <w:tr w:rsidR="00A71BDC" w:rsidRPr="00F24057" w14:paraId="3243B4B0" w14:textId="77777777" w:rsidTr="23AF58FA">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F8369CE" w14:textId="27971AF3" w:rsidR="0DF209B0" w:rsidRPr="00F24057" w:rsidRDefault="0DF209B0" w:rsidP="0DF209B0">
            <w:pPr>
              <w:rPr>
                <w:rFonts w:eastAsia="Times New Roman" w:cs="Times New Roman"/>
              </w:rPr>
            </w:pPr>
            <w:bookmarkStart w:id="780" w:name="_Toc1936430609"/>
            <w:r w:rsidRPr="00F24057">
              <w:rPr>
                <w:rFonts w:eastAsia="Times New Roman" w:cs="Times New Roman"/>
              </w:rPr>
              <w:t>Preconditions:</w:t>
            </w:r>
            <w:bookmarkEnd w:id="780"/>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28D9A259" w14:textId="42B880C0" w:rsidR="0DF209B0" w:rsidRPr="00F24057" w:rsidRDefault="0DF209B0" w:rsidP="0DF209B0">
            <w:pPr>
              <w:rPr>
                <w:rFonts w:eastAsia="Times New Roman" w:cs="Times New Roman"/>
              </w:rPr>
            </w:pPr>
            <w:bookmarkStart w:id="781" w:name="_Toc555287120"/>
            <w:r w:rsidRPr="00F24057">
              <w:rPr>
                <w:rFonts w:eastAsia="Times New Roman" w:cs="Times New Roman"/>
              </w:rPr>
              <w:t>Marketing staff are logged into the system.</w:t>
            </w:r>
            <w:bookmarkEnd w:id="781"/>
            <w:r w:rsidRPr="00F24057">
              <w:rPr>
                <w:rFonts w:eastAsia="Times New Roman" w:cs="Times New Roman"/>
              </w:rPr>
              <w:t xml:space="preserve">  </w:t>
            </w:r>
          </w:p>
          <w:p w14:paraId="21D7A0E7" w14:textId="60C581DC" w:rsidR="0DF209B0" w:rsidRPr="00F24057" w:rsidRDefault="0DF209B0" w:rsidP="0DF209B0">
            <w:pPr>
              <w:rPr>
                <w:rFonts w:eastAsia="Times New Roman" w:cs="Times New Roman"/>
              </w:rPr>
            </w:pPr>
            <w:bookmarkStart w:id="782" w:name="_Toc1792274341"/>
            <w:r w:rsidRPr="00F24057">
              <w:rPr>
                <w:rFonts w:eastAsia="Times New Roman" w:cs="Times New Roman"/>
              </w:rPr>
              <w:t>Marketing staff have permission to create and publish surveys.</w:t>
            </w:r>
            <w:bookmarkEnd w:id="782"/>
            <w:r w:rsidRPr="00F24057">
              <w:rPr>
                <w:rFonts w:eastAsia="Times New Roman" w:cs="Times New Roman"/>
              </w:rPr>
              <w:t xml:space="preserve">  </w:t>
            </w:r>
          </w:p>
        </w:tc>
      </w:tr>
      <w:tr w:rsidR="00A71BDC" w:rsidRPr="00F24057" w14:paraId="7738E964" w14:textId="77777777" w:rsidTr="23AF58FA">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5E68DBAC" w14:textId="668ED9F4" w:rsidR="0DF209B0" w:rsidRPr="00F24057" w:rsidRDefault="0DF209B0" w:rsidP="0DF209B0">
            <w:pPr>
              <w:rPr>
                <w:rFonts w:eastAsia="Times New Roman" w:cs="Times New Roman"/>
              </w:rPr>
            </w:pPr>
            <w:bookmarkStart w:id="783" w:name="_Toc1162329757"/>
            <w:r w:rsidRPr="00F24057">
              <w:rPr>
                <w:rFonts w:eastAsia="Times New Roman" w:cs="Times New Roman"/>
              </w:rPr>
              <w:t>Flow of events:</w:t>
            </w:r>
            <w:bookmarkEnd w:id="783"/>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3D482E27" w14:textId="522FD0B2" w:rsidR="0D17CDE6" w:rsidRPr="00F24057" w:rsidRDefault="0D17CDE6" w:rsidP="0DF209B0">
            <w:pPr>
              <w:rPr>
                <w:rFonts w:eastAsia="Times New Roman" w:cs="Times New Roman"/>
              </w:rPr>
            </w:pPr>
            <w:bookmarkStart w:id="784" w:name="_Toc104876553"/>
            <w:r w:rsidRPr="00F24057">
              <w:rPr>
                <w:rFonts w:eastAsia="Times New Roman" w:cs="Times New Roman"/>
              </w:rPr>
              <w:t>1. include (log in)</w:t>
            </w:r>
            <w:bookmarkEnd w:id="784"/>
          </w:p>
          <w:p w14:paraId="687A8CFC" w14:textId="1BF1086D" w:rsidR="0D17CDE6" w:rsidRPr="00F24057" w:rsidRDefault="0D17CDE6" w:rsidP="0DF209B0">
            <w:pPr>
              <w:rPr>
                <w:rFonts w:eastAsia="Times New Roman" w:cs="Times New Roman"/>
              </w:rPr>
            </w:pPr>
            <w:bookmarkStart w:id="785" w:name="_Toc734323257"/>
            <w:r w:rsidRPr="00F24057">
              <w:rPr>
                <w:rFonts w:eastAsia="Times New Roman" w:cs="Times New Roman"/>
              </w:rPr>
              <w:t>2</w:t>
            </w:r>
            <w:r w:rsidR="0DF209B0" w:rsidRPr="00F24057">
              <w:rPr>
                <w:rFonts w:eastAsia="Times New Roman" w:cs="Times New Roman"/>
              </w:rPr>
              <w:t>. The marketing staff selects to create a survey. The system displays a blank survey creation form for users to enter.</w:t>
            </w:r>
            <w:bookmarkEnd w:id="785"/>
          </w:p>
          <w:p w14:paraId="09CAAA29" w14:textId="5E399010" w:rsidR="6C0B3CCF" w:rsidRPr="00F24057" w:rsidRDefault="6C0B3CCF" w:rsidP="0DF209B0">
            <w:pPr>
              <w:rPr>
                <w:rFonts w:eastAsia="Times New Roman" w:cs="Times New Roman"/>
              </w:rPr>
            </w:pPr>
            <w:bookmarkStart w:id="786" w:name="_Toc1697546071"/>
            <w:r w:rsidRPr="00F24057">
              <w:rPr>
                <w:rFonts w:eastAsia="Times New Roman" w:cs="Times New Roman"/>
              </w:rPr>
              <w:t>3</w:t>
            </w:r>
            <w:r w:rsidR="0DF209B0" w:rsidRPr="00F24057">
              <w:rPr>
                <w:rFonts w:eastAsia="Times New Roman" w:cs="Times New Roman"/>
              </w:rPr>
              <w:t>. The marketing staff enters the survey description and creates a button. The system publishes the survey and makes it available to customers</w:t>
            </w:r>
            <w:bookmarkEnd w:id="786"/>
          </w:p>
        </w:tc>
      </w:tr>
      <w:tr w:rsidR="00A71BDC" w:rsidRPr="00F24057" w14:paraId="1C336C3D" w14:textId="77777777" w:rsidTr="23AF58FA">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2EC3FEC" w14:textId="16C557E9" w:rsidR="0DF209B0" w:rsidRPr="00F24057" w:rsidRDefault="0DF209B0" w:rsidP="0DF209B0">
            <w:pPr>
              <w:rPr>
                <w:rFonts w:eastAsia="Times New Roman" w:cs="Times New Roman"/>
              </w:rPr>
            </w:pPr>
            <w:bookmarkStart w:id="787" w:name="_Toc1752854304"/>
            <w:r w:rsidRPr="00F24057">
              <w:rPr>
                <w:rFonts w:eastAsia="Times New Roman" w:cs="Times New Roman"/>
              </w:rPr>
              <w:t>Postconditions:</w:t>
            </w:r>
            <w:bookmarkEnd w:id="787"/>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6B441A0A" w14:textId="557E6C73" w:rsidR="0DF209B0" w:rsidRPr="00F24057" w:rsidRDefault="0DF209B0" w:rsidP="0DF209B0">
            <w:pPr>
              <w:rPr>
                <w:rFonts w:eastAsia="Times New Roman" w:cs="Times New Roman"/>
              </w:rPr>
            </w:pPr>
            <w:bookmarkStart w:id="788" w:name="_Toc602120025"/>
            <w:r w:rsidRPr="00F24057">
              <w:rPr>
                <w:rFonts w:eastAsia="Times New Roman" w:cs="Times New Roman"/>
              </w:rPr>
              <w:t>The survey is saved in the system and send to customer to write</w:t>
            </w:r>
            <w:bookmarkEnd w:id="788"/>
          </w:p>
        </w:tc>
      </w:tr>
      <w:tr w:rsidR="00A71BDC" w:rsidRPr="00F24057" w14:paraId="43B59EEB" w14:textId="77777777" w:rsidTr="23AF58FA">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4E83B64D" w14:textId="272F5721" w:rsidR="0DF209B0" w:rsidRPr="00F24057" w:rsidRDefault="0DF209B0" w:rsidP="0DF209B0">
            <w:pPr>
              <w:rPr>
                <w:rFonts w:eastAsia="Times New Roman" w:cs="Times New Roman"/>
              </w:rPr>
            </w:pPr>
            <w:bookmarkStart w:id="789" w:name="_Toc887465209"/>
            <w:r w:rsidRPr="00F24057">
              <w:rPr>
                <w:rFonts w:eastAsia="Times New Roman" w:cs="Times New Roman"/>
              </w:rPr>
              <w:t>Alternative flows and exceptions:</w:t>
            </w:r>
            <w:bookmarkEnd w:id="789"/>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536B1A70" w14:textId="35053F38" w:rsidR="0DF209B0" w:rsidRPr="00F24057" w:rsidRDefault="0DF209B0" w:rsidP="0DF209B0">
            <w:pPr>
              <w:rPr>
                <w:rFonts w:eastAsia="Times New Roman" w:cs="Times New Roman"/>
              </w:rPr>
            </w:pPr>
            <w:bookmarkStart w:id="790" w:name="_Toc1024798223"/>
            <w:r w:rsidRPr="00F24057">
              <w:rPr>
                <w:rFonts w:eastAsia="Times New Roman" w:cs="Times New Roman"/>
              </w:rPr>
              <w:t>If marketing staff cancel the process before submission, no survey data is saved.</w:t>
            </w:r>
            <w:bookmarkEnd w:id="790"/>
            <w:r w:rsidRPr="00F24057">
              <w:rPr>
                <w:rFonts w:eastAsia="Times New Roman" w:cs="Times New Roman"/>
              </w:rPr>
              <w:t xml:space="preserve">  </w:t>
            </w:r>
          </w:p>
          <w:p w14:paraId="38CB0706" w14:textId="666ABA3A" w:rsidR="0DF209B0" w:rsidRPr="00F24057" w:rsidRDefault="0DF209B0" w:rsidP="0DF209B0">
            <w:pPr>
              <w:rPr>
                <w:rFonts w:eastAsia="Times New Roman" w:cs="Times New Roman"/>
              </w:rPr>
            </w:pPr>
            <w:bookmarkStart w:id="791" w:name="_Toc424943816"/>
            <w:r w:rsidRPr="00F24057">
              <w:rPr>
                <w:rFonts w:eastAsia="Times New Roman" w:cs="Times New Roman"/>
              </w:rPr>
              <w:t>If required fields (e.g., survey description or questions) are missing or invalid, the system prompts for correction.</w:t>
            </w:r>
            <w:bookmarkEnd w:id="791"/>
            <w:r w:rsidRPr="00F24057">
              <w:rPr>
                <w:rFonts w:eastAsia="Times New Roman" w:cs="Times New Roman"/>
              </w:rPr>
              <w:t xml:space="preserve">  </w:t>
            </w:r>
          </w:p>
          <w:p w14:paraId="1E401731" w14:textId="1AC9DD56" w:rsidR="0DF209B0" w:rsidRPr="00F24057" w:rsidRDefault="0DF209B0" w:rsidP="0DF209B0">
            <w:pPr>
              <w:rPr>
                <w:rFonts w:eastAsia="Times New Roman" w:cs="Times New Roman"/>
              </w:rPr>
            </w:pPr>
            <w:bookmarkStart w:id="792" w:name="_Toc1915060991"/>
            <w:r w:rsidRPr="00F24057">
              <w:rPr>
                <w:rFonts w:eastAsia="Times New Roman" w:cs="Times New Roman"/>
              </w:rPr>
              <w:t>If the system fails to publish or send the survey, it logs the error and notifies marketing staff to retry later.</w:t>
            </w:r>
            <w:bookmarkEnd w:id="792"/>
            <w:r w:rsidRPr="00F24057">
              <w:rPr>
                <w:rFonts w:eastAsia="Times New Roman" w:cs="Times New Roman"/>
              </w:rPr>
              <w:t xml:space="preserve">  </w:t>
            </w:r>
          </w:p>
          <w:p w14:paraId="0BE32B34" w14:textId="31297C42" w:rsidR="0DF209B0" w:rsidRPr="00F24057" w:rsidRDefault="0DF209B0" w:rsidP="0DF209B0">
            <w:pPr>
              <w:rPr>
                <w:rFonts w:eastAsia="Times New Roman" w:cs="Times New Roman"/>
              </w:rPr>
            </w:pPr>
            <w:bookmarkStart w:id="793" w:name="_Toc1621665300"/>
            <w:r w:rsidRPr="00F24057">
              <w:rPr>
                <w:rFonts w:eastAsia="Times New Roman" w:cs="Times New Roman"/>
              </w:rPr>
              <w:t>If customers’ contact information is invalid or unavailable, the system flags the issue and prevents sending.</w:t>
            </w:r>
            <w:bookmarkEnd w:id="793"/>
            <w:r w:rsidRPr="00F24057">
              <w:rPr>
                <w:rFonts w:eastAsia="Times New Roman" w:cs="Times New Roman"/>
              </w:rPr>
              <w:t xml:space="preserve">  </w:t>
            </w:r>
          </w:p>
        </w:tc>
      </w:tr>
    </w:tbl>
    <w:p w14:paraId="486F4673" w14:textId="67EAEFDC" w:rsidR="0DF209B0" w:rsidRPr="00F24057" w:rsidRDefault="0DF209B0" w:rsidP="0DF209B0">
      <w:pPr>
        <w:rPr>
          <w:rFonts w:cs="Times New Roman"/>
        </w:rPr>
      </w:pPr>
    </w:p>
    <w:p w14:paraId="02CEA5EB" w14:textId="6DB97E16" w:rsidR="0C697B1D" w:rsidRPr="00F24057" w:rsidRDefault="0C697B1D" w:rsidP="0DF209B0">
      <w:pPr>
        <w:rPr>
          <w:rFonts w:eastAsia="Aptos" w:cs="Times New Roman"/>
        </w:rPr>
      </w:pPr>
      <w:r w:rsidRPr="00F24057">
        <w:rPr>
          <w:rFonts w:cs="Times New Roman"/>
          <w:noProof/>
        </w:rPr>
        <w:drawing>
          <wp:inline distT="0" distB="0" distL="0" distR="0" wp14:anchorId="39AB29FD" wp14:editId="1E230E00">
            <wp:extent cx="4686300" cy="2362200"/>
            <wp:effectExtent l="0" t="0" r="0" b="0"/>
            <wp:docPr id="255237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37030" name="Picture 255237030"/>
                    <pic:cNvPicPr/>
                  </pic:nvPicPr>
                  <pic:blipFill>
                    <a:blip r:embed="rId46">
                      <a:extLst>
                        <a:ext uri="{28A0092B-C50C-407E-A947-70E740481C1C}">
                          <a14:useLocalDpi xmlns:a14="http://schemas.microsoft.com/office/drawing/2010/main"/>
                        </a:ext>
                      </a:extLst>
                    </a:blip>
                    <a:stretch>
                      <a:fillRect/>
                    </a:stretch>
                  </pic:blipFill>
                  <pic:spPr>
                    <a:xfrm>
                      <a:off x="0" y="0"/>
                      <a:ext cx="4686300" cy="2362200"/>
                    </a:xfrm>
                    <a:prstGeom prst="rect">
                      <a:avLst/>
                    </a:prstGeom>
                  </pic:spPr>
                </pic:pic>
              </a:graphicData>
            </a:graphic>
          </wp:inline>
        </w:drawing>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400"/>
        <w:gridCol w:w="6930"/>
      </w:tblGrid>
      <w:tr w:rsidR="00A71BDC" w:rsidRPr="00F24057" w14:paraId="58CCF151" w14:textId="77777777" w:rsidTr="69047E42">
        <w:trPr>
          <w:trHeight w:val="39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C53483E" w14:textId="74251C53" w:rsidR="0DF209B0" w:rsidRPr="00F24057" w:rsidRDefault="0DF209B0" w:rsidP="0DF209B0">
            <w:pPr>
              <w:rPr>
                <w:rFonts w:eastAsia="Times New Roman" w:cs="Times New Roman"/>
              </w:rPr>
            </w:pPr>
            <w:bookmarkStart w:id="794" w:name="_Toc475243146"/>
            <w:r w:rsidRPr="00F24057">
              <w:rPr>
                <w:rFonts w:eastAsia="Times New Roman" w:cs="Times New Roman"/>
              </w:rPr>
              <w:t>Use case name:</w:t>
            </w:r>
            <w:bookmarkEnd w:id="794"/>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562AA1B5" w14:textId="1C7C9DC3" w:rsidR="0DF209B0" w:rsidRPr="00F24057" w:rsidRDefault="0DF209B0" w:rsidP="29B577E6">
            <w:pPr>
              <w:rPr>
                <w:rFonts w:eastAsia="Times New Roman" w:cs="Times New Roman"/>
              </w:rPr>
            </w:pPr>
            <w:bookmarkStart w:id="795" w:name="_Toc1966653733"/>
            <w:r>
              <w:t>Report issue</w:t>
            </w:r>
            <w:bookmarkEnd w:id="795"/>
          </w:p>
        </w:tc>
      </w:tr>
      <w:tr w:rsidR="00A71BDC" w:rsidRPr="00F24057" w14:paraId="62944BF1"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EFE78A6" w14:textId="208DC662" w:rsidR="0DF209B0" w:rsidRPr="00F24057" w:rsidRDefault="0DF209B0" w:rsidP="0DF209B0">
            <w:pPr>
              <w:rPr>
                <w:rFonts w:eastAsia="Times New Roman" w:cs="Times New Roman"/>
              </w:rPr>
            </w:pPr>
            <w:bookmarkStart w:id="796" w:name="_Toc2140687293"/>
            <w:r w:rsidRPr="00F24057">
              <w:rPr>
                <w:rFonts w:eastAsia="Times New Roman" w:cs="Times New Roman"/>
              </w:rPr>
              <w:t>Use case ID:</w:t>
            </w:r>
            <w:bookmarkEnd w:id="796"/>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7C45291A" w14:textId="4CE7C7A1" w:rsidR="0DF209B0" w:rsidRPr="00F24057" w:rsidRDefault="0DF209B0" w:rsidP="0DF209B0">
            <w:pPr>
              <w:rPr>
                <w:rFonts w:eastAsia="Times New Roman" w:cs="Times New Roman"/>
              </w:rPr>
            </w:pPr>
            <w:bookmarkStart w:id="797" w:name="_Toc601933955"/>
            <w:r w:rsidRPr="00F24057">
              <w:rPr>
                <w:rFonts w:eastAsia="Times New Roman" w:cs="Times New Roman"/>
              </w:rPr>
              <w:t>UC-170</w:t>
            </w:r>
            <w:bookmarkEnd w:id="797"/>
          </w:p>
        </w:tc>
      </w:tr>
      <w:tr w:rsidR="00A71BDC" w:rsidRPr="00F24057" w14:paraId="117CAC11"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1BA80442" w14:textId="6CF58D13" w:rsidR="0DF209B0" w:rsidRPr="00F24057" w:rsidRDefault="0DF209B0" w:rsidP="0DF209B0">
            <w:pPr>
              <w:rPr>
                <w:rFonts w:eastAsia="Times New Roman" w:cs="Times New Roman"/>
              </w:rPr>
            </w:pPr>
            <w:bookmarkStart w:id="798" w:name="_Toc1658961012"/>
            <w:r w:rsidRPr="00F24057">
              <w:rPr>
                <w:rFonts w:eastAsia="Times New Roman" w:cs="Times New Roman"/>
              </w:rPr>
              <w:t>Primary actor:</w:t>
            </w:r>
            <w:bookmarkEnd w:id="798"/>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218F1625" w14:textId="2E07E3E9" w:rsidR="0DF209B0" w:rsidRPr="00F24057" w:rsidRDefault="0DF209B0" w:rsidP="0DF209B0">
            <w:pPr>
              <w:rPr>
                <w:rFonts w:eastAsia="Times New Roman" w:cs="Times New Roman"/>
              </w:rPr>
            </w:pPr>
            <w:bookmarkStart w:id="799" w:name="_Toc1783595753"/>
            <w:r w:rsidRPr="00F24057">
              <w:rPr>
                <w:rFonts w:eastAsia="Times New Roman" w:cs="Times New Roman"/>
              </w:rPr>
              <w:t>Customer</w:t>
            </w:r>
            <w:bookmarkEnd w:id="799"/>
          </w:p>
        </w:tc>
      </w:tr>
      <w:tr w:rsidR="00A71BDC" w:rsidRPr="00F24057" w14:paraId="44F01B2C"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36C85963" w14:textId="4FDFFE28" w:rsidR="0DF209B0" w:rsidRPr="00F24057" w:rsidRDefault="0DF209B0" w:rsidP="0DF209B0">
            <w:pPr>
              <w:rPr>
                <w:rFonts w:eastAsia="Times New Roman" w:cs="Times New Roman"/>
              </w:rPr>
            </w:pPr>
            <w:bookmarkStart w:id="800" w:name="_Toc877426953"/>
            <w:r w:rsidRPr="00F24057">
              <w:rPr>
                <w:rFonts w:eastAsia="Times New Roman" w:cs="Times New Roman"/>
              </w:rPr>
              <w:t>Secondary actor:</w:t>
            </w:r>
            <w:bookmarkEnd w:id="800"/>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45143CA8" w14:textId="1DCAA6EC" w:rsidR="0DF209B0" w:rsidRPr="00F24057" w:rsidRDefault="0DF209B0" w:rsidP="0DF209B0">
            <w:pPr>
              <w:rPr>
                <w:rFonts w:eastAsia="Times New Roman" w:cs="Times New Roman"/>
              </w:rPr>
            </w:pPr>
            <w:bookmarkStart w:id="801" w:name="_Toc1707030544"/>
            <w:r w:rsidRPr="00F24057">
              <w:rPr>
                <w:rFonts w:eastAsia="Times New Roman" w:cs="Times New Roman"/>
              </w:rPr>
              <w:t>customer service staff</w:t>
            </w:r>
            <w:bookmarkEnd w:id="801"/>
          </w:p>
        </w:tc>
      </w:tr>
      <w:tr w:rsidR="00A71BDC" w:rsidRPr="00F24057" w14:paraId="733B4780"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181F825B" w14:textId="06883555" w:rsidR="0DF209B0" w:rsidRPr="00F24057" w:rsidRDefault="0DF209B0" w:rsidP="0DF209B0">
            <w:pPr>
              <w:rPr>
                <w:rFonts w:eastAsia="Times New Roman" w:cs="Times New Roman"/>
              </w:rPr>
            </w:pPr>
            <w:bookmarkStart w:id="802" w:name="_Toc245522786"/>
            <w:r w:rsidRPr="00F24057">
              <w:rPr>
                <w:rFonts w:eastAsia="Times New Roman" w:cs="Times New Roman"/>
              </w:rPr>
              <w:t>Brief description:</w:t>
            </w:r>
            <w:bookmarkEnd w:id="802"/>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63696F98" w14:textId="43D256C8" w:rsidR="0DF209B0" w:rsidRPr="00F24057" w:rsidRDefault="0DF209B0" w:rsidP="29B577E6">
            <w:pPr>
              <w:rPr>
                <w:rFonts w:eastAsia="Times New Roman" w:cs="Times New Roman"/>
              </w:rPr>
            </w:pPr>
            <w:bookmarkStart w:id="803" w:name="_Toc20520424"/>
            <w:r>
              <w:t>Customer reporting a problem related to an order. The system records the issue and forwards it to customer service staff, who can view, track, and handle the reported problem.</w:t>
            </w:r>
            <w:bookmarkEnd w:id="803"/>
          </w:p>
        </w:tc>
      </w:tr>
      <w:tr w:rsidR="00A71BDC" w:rsidRPr="00F24057" w14:paraId="02242AC8"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71BB00EE" w14:textId="1147ADF7" w:rsidR="0DF209B0" w:rsidRPr="00F24057" w:rsidRDefault="0DF209B0" w:rsidP="0DF209B0">
            <w:pPr>
              <w:rPr>
                <w:rFonts w:eastAsia="Times New Roman" w:cs="Times New Roman"/>
              </w:rPr>
            </w:pPr>
            <w:bookmarkStart w:id="804" w:name="_Toc756688482"/>
            <w:r w:rsidRPr="00F24057">
              <w:rPr>
                <w:rFonts w:eastAsia="Times New Roman" w:cs="Times New Roman"/>
              </w:rPr>
              <w:t>Preconditions:</w:t>
            </w:r>
            <w:bookmarkEnd w:id="804"/>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1F4A693B" w14:textId="7CE44BE6" w:rsidR="0DF209B0" w:rsidRPr="00F24057" w:rsidRDefault="0DF209B0" w:rsidP="0DF209B0">
            <w:pPr>
              <w:rPr>
                <w:rFonts w:eastAsia="Times New Roman" w:cs="Times New Roman"/>
              </w:rPr>
            </w:pPr>
            <w:bookmarkStart w:id="805" w:name="_Toc952296751"/>
            <w:r w:rsidRPr="00F24057">
              <w:rPr>
                <w:rFonts w:eastAsia="Times New Roman" w:cs="Times New Roman"/>
              </w:rPr>
              <w:t xml:space="preserve">The customer has a valid </w:t>
            </w:r>
            <w:proofErr w:type="spellStart"/>
            <w:r w:rsidRPr="00F24057">
              <w:rPr>
                <w:rFonts w:eastAsia="Times New Roman" w:cs="Times New Roman"/>
              </w:rPr>
              <w:t>orderID</w:t>
            </w:r>
            <w:proofErr w:type="spellEnd"/>
            <w:r w:rsidRPr="00F24057">
              <w:rPr>
                <w:rFonts w:eastAsia="Times New Roman" w:cs="Times New Roman"/>
              </w:rPr>
              <w:t xml:space="preserve"> to report.</w:t>
            </w:r>
            <w:bookmarkEnd w:id="805"/>
          </w:p>
        </w:tc>
      </w:tr>
      <w:tr w:rsidR="00A71BDC" w:rsidRPr="00F24057" w14:paraId="77B49A2E"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BE53AC4" w14:textId="279C6D38" w:rsidR="0DF209B0" w:rsidRPr="00F24057" w:rsidRDefault="0DF209B0" w:rsidP="0DF209B0">
            <w:pPr>
              <w:rPr>
                <w:rFonts w:eastAsia="Times New Roman" w:cs="Times New Roman"/>
              </w:rPr>
            </w:pPr>
            <w:bookmarkStart w:id="806" w:name="_Toc1341786535"/>
            <w:r w:rsidRPr="00F24057">
              <w:rPr>
                <w:rFonts w:eastAsia="Times New Roman" w:cs="Times New Roman"/>
              </w:rPr>
              <w:t>Flow of events:</w:t>
            </w:r>
            <w:bookmarkEnd w:id="806"/>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75C84F75" w14:textId="1054E934" w:rsidR="0DF209B0" w:rsidRPr="00F24057" w:rsidRDefault="0DF209B0" w:rsidP="0DF209B0">
            <w:pPr>
              <w:rPr>
                <w:rFonts w:eastAsia="Times New Roman" w:cs="Times New Roman"/>
              </w:rPr>
            </w:pPr>
            <w:bookmarkStart w:id="807" w:name="_Toc754700218"/>
            <w:r w:rsidRPr="00F24057">
              <w:rPr>
                <w:rFonts w:eastAsia="Times New Roman" w:cs="Times New Roman"/>
              </w:rPr>
              <w:t>1. The customer want to Report Issue. The system display Report Issue application form.</w:t>
            </w:r>
            <w:bookmarkEnd w:id="807"/>
          </w:p>
          <w:p w14:paraId="23022037" w14:textId="76A1B1E6" w:rsidR="0DF209B0" w:rsidRPr="00F24057" w:rsidRDefault="0DF209B0" w:rsidP="0DF209B0">
            <w:pPr>
              <w:rPr>
                <w:rFonts w:eastAsia="Times New Roman" w:cs="Times New Roman"/>
              </w:rPr>
            </w:pPr>
            <w:bookmarkStart w:id="808" w:name="_Toc999474126"/>
            <w:r w:rsidRPr="00F24057">
              <w:rPr>
                <w:rFonts w:eastAsia="Times New Roman" w:cs="Times New Roman"/>
              </w:rPr>
              <w:t xml:space="preserve">2. The customer enters the </w:t>
            </w:r>
            <w:proofErr w:type="spellStart"/>
            <w:r w:rsidRPr="00F24057">
              <w:rPr>
                <w:rFonts w:eastAsia="Times New Roman" w:cs="Times New Roman"/>
              </w:rPr>
              <w:t>orderID</w:t>
            </w:r>
            <w:proofErr w:type="spellEnd"/>
            <w:r w:rsidRPr="00F24057">
              <w:rPr>
                <w:rFonts w:eastAsia="Times New Roman" w:cs="Times New Roman"/>
              </w:rPr>
              <w:t>, contact information, and enters the issue.</w:t>
            </w:r>
            <w:bookmarkEnd w:id="808"/>
          </w:p>
          <w:p w14:paraId="72081C0E" w14:textId="2255581C" w:rsidR="0DF209B0" w:rsidRPr="00F24057" w:rsidRDefault="0DF209B0" w:rsidP="0DF209B0">
            <w:pPr>
              <w:rPr>
                <w:rFonts w:eastAsia="Times New Roman" w:cs="Times New Roman"/>
              </w:rPr>
            </w:pPr>
            <w:bookmarkStart w:id="809" w:name="_Toc1510676435"/>
            <w:r w:rsidRPr="00F24057">
              <w:rPr>
                <w:rFonts w:eastAsia="Times New Roman" w:cs="Times New Roman"/>
              </w:rPr>
              <w:t>3. The customer submits the issue report. The system sends to Customer Service Staff for follow‑up.</w:t>
            </w:r>
            <w:bookmarkEnd w:id="809"/>
          </w:p>
          <w:p w14:paraId="27D4B41B" w14:textId="124FC2A1" w:rsidR="0DF209B0" w:rsidRPr="00F24057" w:rsidRDefault="0DF209B0" w:rsidP="0DF209B0">
            <w:pPr>
              <w:spacing w:line="300" w:lineRule="atLeast"/>
              <w:rPr>
                <w:rFonts w:eastAsia="Times New Roman" w:cs="Times New Roman"/>
              </w:rPr>
            </w:pPr>
            <w:bookmarkStart w:id="810" w:name="_Toc92762247"/>
            <w:r w:rsidRPr="00F24057">
              <w:rPr>
                <w:rFonts w:eastAsia="Times New Roman" w:cs="Times New Roman"/>
              </w:rPr>
              <w:t>4. Customer Service Staff logs into the system and views issues contacts the customer to answer questions</w:t>
            </w:r>
            <w:bookmarkEnd w:id="810"/>
          </w:p>
        </w:tc>
      </w:tr>
      <w:tr w:rsidR="00A71BDC" w:rsidRPr="00F24057" w14:paraId="54FF0F3F"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124AD0F" w14:textId="399BDE35" w:rsidR="0DF209B0" w:rsidRPr="00F24057" w:rsidRDefault="0DF209B0" w:rsidP="0DF209B0">
            <w:pPr>
              <w:rPr>
                <w:rFonts w:eastAsia="Times New Roman" w:cs="Times New Roman"/>
              </w:rPr>
            </w:pPr>
            <w:bookmarkStart w:id="811" w:name="_Toc1580462587"/>
            <w:r w:rsidRPr="00F24057">
              <w:rPr>
                <w:rFonts w:eastAsia="Times New Roman" w:cs="Times New Roman"/>
              </w:rPr>
              <w:t>Postconditions:</w:t>
            </w:r>
            <w:bookmarkEnd w:id="811"/>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09FB19F8" w14:textId="1C2F9098" w:rsidR="0DF209B0" w:rsidRPr="00F24057" w:rsidRDefault="0DF209B0" w:rsidP="0DF209B0">
            <w:pPr>
              <w:rPr>
                <w:rFonts w:eastAsia="Times New Roman" w:cs="Times New Roman"/>
              </w:rPr>
            </w:pPr>
            <w:bookmarkStart w:id="812" w:name="_Toc1663349948"/>
            <w:r w:rsidRPr="00F24057">
              <w:rPr>
                <w:rFonts w:eastAsia="Times New Roman" w:cs="Times New Roman"/>
                <w:lang w:val="en-GB"/>
              </w:rPr>
              <w:t>The issue report is successfully saved in the system.</w:t>
            </w:r>
            <w:bookmarkEnd w:id="812"/>
          </w:p>
        </w:tc>
      </w:tr>
      <w:tr w:rsidR="00A71BDC" w:rsidRPr="00F24057" w14:paraId="110D6769"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419DC33F" w14:textId="7581D1C4" w:rsidR="0DF209B0" w:rsidRPr="00F24057" w:rsidRDefault="0DF209B0" w:rsidP="0DF209B0">
            <w:pPr>
              <w:rPr>
                <w:rFonts w:eastAsia="Times New Roman" w:cs="Times New Roman"/>
              </w:rPr>
            </w:pPr>
            <w:bookmarkStart w:id="813" w:name="_Toc689082407"/>
            <w:r w:rsidRPr="00F24057">
              <w:rPr>
                <w:rFonts w:eastAsia="Times New Roman" w:cs="Times New Roman"/>
              </w:rPr>
              <w:t>Alternative flows and exceptions:</w:t>
            </w:r>
            <w:bookmarkEnd w:id="813"/>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7829F67D" w14:textId="27245FBB" w:rsidR="0DF209B0" w:rsidRPr="00F24057" w:rsidRDefault="0DF209B0" w:rsidP="0DF209B0">
            <w:pPr>
              <w:rPr>
                <w:rFonts w:eastAsia="Times New Roman" w:cs="Times New Roman"/>
              </w:rPr>
            </w:pPr>
            <w:bookmarkStart w:id="814" w:name="_Toc1039179543"/>
            <w:r w:rsidRPr="00F24057">
              <w:rPr>
                <w:rFonts w:eastAsia="Times New Roman" w:cs="Times New Roman"/>
              </w:rPr>
              <w:t>The customer cancels the reporting process and no data is saved.</w:t>
            </w:r>
            <w:bookmarkEnd w:id="814"/>
          </w:p>
        </w:tc>
      </w:tr>
    </w:tbl>
    <w:p w14:paraId="2A9C0ABF" w14:textId="55515EB6" w:rsidR="0DF209B0" w:rsidRPr="00F24057" w:rsidRDefault="0DF209B0" w:rsidP="0DF209B0">
      <w:pPr>
        <w:rPr>
          <w:rFonts w:cs="Times New Roman"/>
        </w:rPr>
      </w:pPr>
    </w:p>
    <w:p w14:paraId="3C084EDC" w14:textId="4B04E9B2" w:rsidR="0DF209B0" w:rsidRPr="00F24057" w:rsidRDefault="0DF209B0" w:rsidP="0DF209B0">
      <w:pPr>
        <w:rPr>
          <w:rFonts w:eastAsia="Aptos" w:cs="Times New Roman"/>
        </w:rPr>
      </w:pPr>
    </w:p>
    <w:p w14:paraId="000B63F3" w14:textId="59EF705E" w:rsidR="38165220" w:rsidRPr="00F24057" w:rsidRDefault="38165220" w:rsidP="38165220">
      <w:pPr>
        <w:rPr>
          <w:rFonts w:eastAsia="Aptos" w:cs="Times New Roman"/>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400"/>
        <w:gridCol w:w="6930"/>
      </w:tblGrid>
      <w:tr w:rsidR="00A71BDC" w:rsidRPr="00F24057" w14:paraId="44679EDA"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4645E1A5" w14:textId="69EA67CE" w:rsidR="0DF209B0" w:rsidRPr="00F24057" w:rsidRDefault="0DF209B0" w:rsidP="0DF209B0">
            <w:pPr>
              <w:rPr>
                <w:rFonts w:eastAsia="Times New Roman" w:cs="Times New Roman"/>
              </w:rPr>
            </w:pPr>
            <w:bookmarkStart w:id="815" w:name="_Toc1433473123"/>
            <w:r w:rsidRPr="00F24057">
              <w:rPr>
                <w:rFonts w:eastAsia="Times New Roman" w:cs="Times New Roman"/>
              </w:rPr>
              <w:t>Use case name:</w:t>
            </w:r>
            <w:bookmarkEnd w:id="815"/>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4BFDA2B7" w14:textId="30160800" w:rsidR="0DF209B0" w:rsidRPr="00F24057" w:rsidRDefault="36124D21" w:rsidP="29B577E6">
            <w:pPr>
              <w:rPr>
                <w:rFonts w:eastAsia="Times New Roman" w:cs="Times New Roman"/>
              </w:rPr>
            </w:pPr>
            <w:bookmarkStart w:id="816" w:name="_Toc239489321"/>
            <w:r>
              <w:t>R</w:t>
            </w:r>
            <w:r w:rsidR="0D6A9703">
              <w:t>eturn</w:t>
            </w:r>
            <w:r w:rsidR="0DF209B0">
              <w:t xml:space="preserve"> purchase</w:t>
            </w:r>
            <w:bookmarkEnd w:id="816"/>
          </w:p>
        </w:tc>
      </w:tr>
      <w:tr w:rsidR="00A71BDC" w:rsidRPr="00F24057" w14:paraId="7D38DA70"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379A5F5D" w14:textId="2766BADF" w:rsidR="0DF209B0" w:rsidRPr="00F24057" w:rsidRDefault="0DF209B0" w:rsidP="0DF209B0">
            <w:pPr>
              <w:rPr>
                <w:rFonts w:eastAsia="Times New Roman" w:cs="Times New Roman"/>
              </w:rPr>
            </w:pPr>
            <w:bookmarkStart w:id="817" w:name="_Toc689443838"/>
            <w:r w:rsidRPr="00F24057">
              <w:rPr>
                <w:rFonts w:eastAsia="Times New Roman" w:cs="Times New Roman"/>
              </w:rPr>
              <w:t>Use case ID:</w:t>
            </w:r>
            <w:bookmarkEnd w:id="817"/>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684F8195" w14:textId="04EAC01D" w:rsidR="0DF209B0" w:rsidRPr="00F24057" w:rsidRDefault="0DF209B0" w:rsidP="0DF209B0">
            <w:pPr>
              <w:rPr>
                <w:rFonts w:eastAsia="Times New Roman" w:cs="Times New Roman"/>
              </w:rPr>
            </w:pPr>
            <w:bookmarkStart w:id="818" w:name="_Toc858895340"/>
            <w:r w:rsidRPr="00F24057">
              <w:rPr>
                <w:rFonts w:eastAsia="Times New Roman" w:cs="Times New Roman"/>
              </w:rPr>
              <w:t>UC-180</w:t>
            </w:r>
            <w:bookmarkEnd w:id="818"/>
          </w:p>
        </w:tc>
      </w:tr>
      <w:tr w:rsidR="00A71BDC" w:rsidRPr="00F24057" w14:paraId="318AABF2"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23C07B7E" w14:textId="7D9CCF3B" w:rsidR="0DF209B0" w:rsidRPr="00F24057" w:rsidRDefault="0DF209B0" w:rsidP="0DF209B0">
            <w:pPr>
              <w:rPr>
                <w:rFonts w:eastAsia="Times New Roman" w:cs="Times New Roman"/>
              </w:rPr>
            </w:pPr>
            <w:bookmarkStart w:id="819" w:name="_Toc1656340919"/>
            <w:r w:rsidRPr="00F24057">
              <w:rPr>
                <w:rFonts w:eastAsia="Times New Roman" w:cs="Times New Roman"/>
              </w:rPr>
              <w:t>Primary actor:</w:t>
            </w:r>
            <w:bookmarkEnd w:id="819"/>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57B9830D" w14:textId="3F6C063D" w:rsidR="0DF209B0" w:rsidRPr="00F24057" w:rsidRDefault="0DF209B0" w:rsidP="0DF209B0">
            <w:pPr>
              <w:rPr>
                <w:rFonts w:eastAsia="Times New Roman" w:cs="Times New Roman"/>
              </w:rPr>
            </w:pPr>
            <w:bookmarkStart w:id="820" w:name="_Toc517537112"/>
            <w:r w:rsidRPr="00F24057">
              <w:rPr>
                <w:rFonts w:eastAsia="Times New Roman" w:cs="Times New Roman"/>
              </w:rPr>
              <w:t>Customer</w:t>
            </w:r>
            <w:bookmarkEnd w:id="820"/>
          </w:p>
        </w:tc>
      </w:tr>
      <w:tr w:rsidR="00A71BDC" w:rsidRPr="00F24057" w14:paraId="3A060DFD"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2142BD6" w14:textId="697D75C7" w:rsidR="0DF209B0" w:rsidRPr="00F24057" w:rsidRDefault="0DF209B0" w:rsidP="0DF209B0">
            <w:pPr>
              <w:rPr>
                <w:rFonts w:eastAsia="Times New Roman" w:cs="Times New Roman"/>
              </w:rPr>
            </w:pPr>
            <w:bookmarkStart w:id="821" w:name="_Toc680044080"/>
            <w:r w:rsidRPr="00F24057">
              <w:rPr>
                <w:rFonts w:eastAsia="Times New Roman" w:cs="Times New Roman"/>
              </w:rPr>
              <w:t>Secondary actor:</w:t>
            </w:r>
            <w:bookmarkEnd w:id="821"/>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1958732B" w14:textId="5AE9DBF8" w:rsidR="0DF209B0" w:rsidRPr="00F24057" w:rsidRDefault="0DF209B0" w:rsidP="0DF209B0">
            <w:pPr>
              <w:rPr>
                <w:rFonts w:eastAsia="Times New Roman" w:cs="Times New Roman"/>
              </w:rPr>
            </w:pPr>
            <w:bookmarkStart w:id="822" w:name="_Toc83289879"/>
            <w:r w:rsidRPr="00F24057">
              <w:rPr>
                <w:rFonts w:eastAsia="Times New Roman" w:cs="Times New Roman"/>
              </w:rPr>
              <w:t>Customer Service Staff, Delivery Personnel, Finance Department Staff</w:t>
            </w:r>
            <w:bookmarkEnd w:id="822"/>
          </w:p>
        </w:tc>
      </w:tr>
      <w:tr w:rsidR="00A71BDC" w:rsidRPr="00F24057" w14:paraId="7A673C24"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19FCDFB1" w14:textId="3F775485" w:rsidR="0DF209B0" w:rsidRPr="00F24057" w:rsidRDefault="0DF209B0" w:rsidP="0DF209B0">
            <w:pPr>
              <w:rPr>
                <w:rFonts w:eastAsia="Times New Roman" w:cs="Times New Roman"/>
              </w:rPr>
            </w:pPr>
            <w:bookmarkStart w:id="823" w:name="_Toc599364663"/>
            <w:r w:rsidRPr="00F24057">
              <w:rPr>
                <w:rFonts w:eastAsia="Times New Roman" w:cs="Times New Roman"/>
              </w:rPr>
              <w:t>Brief description:</w:t>
            </w:r>
            <w:bookmarkEnd w:id="823"/>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64F89F64" w14:textId="61D80602" w:rsidR="0DF209B0" w:rsidRPr="00F24057" w:rsidRDefault="0DF209B0" w:rsidP="29B577E6">
            <w:pPr>
              <w:rPr>
                <w:rFonts w:eastAsia="Times New Roman" w:cs="Times New Roman"/>
              </w:rPr>
            </w:pPr>
            <w:bookmarkStart w:id="824" w:name="_Toc1392619789"/>
            <w:r>
              <w:t>Customer requests a return for an item. The system records the request, forwards it to customer service staff for review, notifies the delivery personnel to collect the returned item, and finally sends the approved case to the finance department for refund processing.</w:t>
            </w:r>
            <w:bookmarkEnd w:id="824"/>
          </w:p>
        </w:tc>
      </w:tr>
      <w:tr w:rsidR="00A71BDC" w:rsidRPr="00F24057" w14:paraId="24887819"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5CA8A88E" w14:textId="746EE074" w:rsidR="0DF209B0" w:rsidRPr="00F24057" w:rsidRDefault="0DF209B0" w:rsidP="0DF209B0">
            <w:pPr>
              <w:rPr>
                <w:rFonts w:eastAsia="Times New Roman" w:cs="Times New Roman"/>
              </w:rPr>
            </w:pPr>
            <w:bookmarkStart w:id="825" w:name="_Toc675869744"/>
            <w:r w:rsidRPr="00F24057">
              <w:rPr>
                <w:rFonts w:eastAsia="Times New Roman" w:cs="Times New Roman"/>
              </w:rPr>
              <w:t>Preconditions:</w:t>
            </w:r>
            <w:bookmarkEnd w:id="825"/>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1168BF1E" w14:textId="15C71040" w:rsidR="0DF209B0" w:rsidRPr="00F24057" w:rsidRDefault="0DF209B0" w:rsidP="0DF209B0">
            <w:pPr>
              <w:rPr>
                <w:rFonts w:eastAsia="Times New Roman" w:cs="Times New Roman"/>
              </w:rPr>
            </w:pPr>
            <w:bookmarkStart w:id="826" w:name="_Toc1601629668"/>
            <w:r w:rsidRPr="00F24057">
              <w:rPr>
                <w:rFonts w:eastAsia="Times New Roman" w:cs="Times New Roman"/>
              </w:rPr>
              <w:t>Returned goods must be returned within the refund period.</w:t>
            </w:r>
            <w:bookmarkEnd w:id="826"/>
          </w:p>
        </w:tc>
      </w:tr>
      <w:tr w:rsidR="00A71BDC" w:rsidRPr="00F24057" w14:paraId="0CD4FFBF"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771B49AB" w14:textId="344C4D82" w:rsidR="0DF209B0" w:rsidRPr="00F24057" w:rsidRDefault="0DF209B0" w:rsidP="0DF209B0">
            <w:pPr>
              <w:rPr>
                <w:rFonts w:eastAsia="Times New Roman" w:cs="Times New Roman"/>
              </w:rPr>
            </w:pPr>
            <w:bookmarkStart w:id="827" w:name="_Toc1158412183"/>
            <w:r w:rsidRPr="00F24057">
              <w:rPr>
                <w:rFonts w:eastAsia="Times New Roman" w:cs="Times New Roman"/>
              </w:rPr>
              <w:t>Flow of events:</w:t>
            </w:r>
            <w:bookmarkEnd w:id="827"/>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380FFB2C" w14:textId="669CAD8E" w:rsidR="0DF209B0" w:rsidRPr="00F24057" w:rsidRDefault="0DF209B0" w:rsidP="0DF209B0">
            <w:pPr>
              <w:rPr>
                <w:rFonts w:eastAsia="Times New Roman" w:cs="Times New Roman"/>
              </w:rPr>
            </w:pPr>
            <w:bookmarkStart w:id="828" w:name="_Toc1151651324"/>
            <w:r w:rsidRPr="00F24057">
              <w:rPr>
                <w:rFonts w:eastAsia="Times New Roman" w:cs="Times New Roman"/>
              </w:rPr>
              <w:t>1. The customer wants to return the purchase. The system displays the Return Purchase Application.</w:t>
            </w:r>
            <w:bookmarkEnd w:id="828"/>
          </w:p>
          <w:p w14:paraId="551E0DDD" w14:textId="32C4C560" w:rsidR="0DF209B0" w:rsidRPr="00F24057" w:rsidRDefault="0DF209B0" w:rsidP="0DF209B0">
            <w:pPr>
              <w:rPr>
                <w:rFonts w:eastAsia="Times New Roman" w:cs="Times New Roman"/>
              </w:rPr>
            </w:pPr>
            <w:bookmarkStart w:id="829" w:name="_Toc1790531248"/>
            <w:r w:rsidRPr="00F24057">
              <w:rPr>
                <w:rFonts w:eastAsia="Times New Roman" w:cs="Times New Roman"/>
              </w:rPr>
              <w:t>2. The customer enters the return reason, uploads optional photos, and contact information.</w:t>
            </w:r>
            <w:bookmarkEnd w:id="829"/>
          </w:p>
          <w:p w14:paraId="25BD8D76" w14:textId="1E0F30A3" w:rsidR="0DF209B0" w:rsidRPr="00F24057" w:rsidRDefault="0DF209B0" w:rsidP="0DF209B0">
            <w:pPr>
              <w:rPr>
                <w:rFonts w:eastAsia="Times New Roman" w:cs="Times New Roman"/>
              </w:rPr>
            </w:pPr>
            <w:bookmarkStart w:id="830" w:name="_Toc64918688"/>
            <w:r w:rsidRPr="00F24057">
              <w:rPr>
                <w:rFonts w:eastAsia="Times New Roman" w:cs="Times New Roman"/>
                <w:lang w:val="en-GB"/>
              </w:rPr>
              <w:t>3. The customer submits the return request. The system forwards the request to Customer service staff.</w:t>
            </w:r>
            <w:bookmarkEnd w:id="830"/>
          </w:p>
          <w:p w14:paraId="7F7D8F4F" w14:textId="1BE3E6C7" w:rsidR="0DF209B0" w:rsidRPr="00F24057" w:rsidRDefault="0DF209B0" w:rsidP="0DF209B0">
            <w:pPr>
              <w:rPr>
                <w:rFonts w:eastAsia="Times New Roman" w:cs="Times New Roman"/>
              </w:rPr>
            </w:pPr>
            <w:bookmarkStart w:id="831" w:name="_Toc1682750269"/>
            <w:r w:rsidRPr="00F24057">
              <w:rPr>
                <w:rFonts w:eastAsia="Times New Roman" w:cs="Times New Roman"/>
                <w:lang w:val="en-GB"/>
              </w:rPr>
              <w:t>4. Customer service staff check and approves the return request.</w:t>
            </w:r>
            <w:bookmarkEnd w:id="831"/>
          </w:p>
          <w:p w14:paraId="6889AB85" w14:textId="22BE8C6E" w:rsidR="0DF209B0" w:rsidRPr="00F24057" w:rsidRDefault="0DF209B0" w:rsidP="0DF209B0">
            <w:pPr>
              <w:rPr>
                <w:rFonts w:eastAsia="Times New Roman" w:cs="Times New Roman"/>
              </w:rPr>
            </w:pPr>
            <w:bookmarkStart w:id="832" w:name="_Toc678380920"/>
            <w:r w:rsidRPr="00F24057">
              <w:rPr>
                <w:rFonts w:eastAsia="Times New Roman" w:cs="Times New Roman"/>
                <w:lang w:val="en-GB"/>
              </w:rPr>
              <w:t>5.If approved return request the system notifies the Delivery Personnel to arrange pick up the product</w:t>
            </w:r>
            <w:bookmarkEnd w:id="832"/>
            <w:r w:rsidRPr="00F24057">
              <w:rPr>
                <w:rFonts w:eastAsia="Times New Roman" w:cs="Times New Roman"/>
                <w:lang w:val="en-GB"/>
              </w:rPr>
              <w:t xml:space="preserve">  </w:t>
            </w:r>
          </w:p>
          <w:p w14:paraId="243F6B60" w14:textId="26360997" w:rsidR="0DF209B0" w:rsidRPr="00F24057" w:rsidRDefault="0DF209B0" w:rsidP="0DF209B0">
            <w:pPr>
              <w:rPr>
                <w:rFonts w:eastAsia="Times New Roman" w:cs="Times New Roman"/>
              </w:rPr>
            </w:pPr>
            <w:bookmarkStart w:id="833" w:name="_Toc1214179722"/>
            <w:r w:rsidRPr="00F24057">
              <w:rPr>
                <w:rFonts w:eastAsia="Times New Roman" w:cs="Times New Roman"/>
                <w:lang w:val="en-GB"/>
              </w:rPr>
              <w:t>6. If rejects the system notifies the customer can no return item.</w:t>
            </w:r>
            <w:bookmarkEnd w:id="833"/>
          </w:p>
          <w:p w14:paraId="58E990F9" w14:textId="05B5E11F" w:rsidR="0DF209B0" w:rsidRPr="00F24057" w:rsidRDefault="0DF209B0" w:rsidP="0DF209B0">
            <w:pPr>
              <w:rPr>
                <w:rFonts w:eastAsia="Times New Roman" w:cs="Times New Roman"/>
              </w:rPr>
            </w:pPr>
            <w:bookmarkStart w:id="834" w:name="_Toc1641019953"/>
            <w:r w:rsidRPr="00F24057">
              <w:rPr>
                <w:rFonts w:eastAsia="Times New Roman" w:cs="Times New Roman"/>
                <w:lang w:val="en-GB"/>
              </w:rPr>
              <w:t>7. Delivery personnel receives the pickup request and collects the returned item from customer.</w:t>
            </w:r>
            <w:bookmarkEnd w:id="834"/>
          </w:p>
          <w:p w14:paraId="279D7CA9" w14:textId="3EF0663B" w:rsidR="0DF209B0" w:rsidRPr="00F24057" w:rsidRDefault="0DF209B0" w:rsidP="0DF209B0">
            <w:pPr>
              <w:spacing w:line="300" w:lineRule="atLeast"/>
              <w:rPr>
                <w:rFonts w:eastAsia="Times New Roman" w:cs="Times New Roman"/>
                <w:sz w:val="21"/>
                <w:szCs w:val="21"/>
              </w:rPr>
            </w:pPr>
            <w:bookmarkStart w:id="835" w:name="_Toc2115352142"/>
            <w:r w:rsidRPr="00F24057">
              <w:rPr>
                <w:rFonts w:eastAsia="Times New Roman" w:cs="Times New Roman"/>
                <w:sz w:val="21"/>
                <w:szCs w:val="21"/>
                <w:lang w:val="en-GB"/>
              </w:rPr>
              <w:t>8. The system send the approved application to Finance Departments staff.</w:t>
            </w:r>
            <w:bookmarkEnd w:id="835"/>
          </w:p>
          <w:p w14:paraId="525A6DE7" w14:textId="237932E7" w:rsidR="0DF209B0" w:rsidRPr="00F24057" w:rsidRDefault="0DF209B0" w:rsidP="0DF209B0">
            <w:pPr>
              <w:spacing w:line="300" w:lineRule="atLeast"/>
              <w:rPr>
                <w:rFonts w:eastAsia="Times New Roman" w:cs="Times New Roman"/>
                <w:sz w:val="21"/>
                <w:szCs w:val="21"/>
              </w:rPr>
            </w:pPr>
            <w:bookmarkStart w:id="836" w:name="_Toc797817612"/>
            <w:r w:rsidRPr="00F24057">
              <w:rPr>
                <w:rFonts w:eastAsia="Times New Roman" w:cs="Times New Roman"/>
                <w:sz w:val="21"/>
                <w:szCs w:val="21"/>
                <w:lang w:val="en-GB"/>
              </w:rPr>
              <w:t>9. Finance staff calculates and processes.</w:t>
            </w:r>
            <w:bookmarkEnd w:id="836"/>
          </w:p>
        </w:tc>
      </w:tr>
      <w:tr w:rsidR="00A71BDC" w:rsidRPr="00F24057" w14:paraId="405F1951"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23A4B130" w14:textId="344F0412" w:rsidR="0DF209B0" w:rsidRPr="00F24057" w:rsidRDefault="0DF209B0" w:rsidP="0DF209B0">
            <w:pPr>
              <w:rPr>
                <w:rFonts w:eastAsia="Times New Roman" w:cs="Times New Roman"/>
              </w:rPr>
            </w:pPr>
            <w:bookmarkStart w:id="837" w:name="_Toc41211468"/>
            <w:r w:rsidRPr="00F24057">
              <w:rPr>
                <w:rFonts w:eastAsia="Times New Roman" w:cs="Times New Roman"/>
              </w:rPr>
              <w:t>Postconditions:</w:t>
            </w:r>
            <w:bookmarkEnd w:id="837"/>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05FFBDD0" w14:textId="66DB95B3" w:rsidR="0DF209B0" w:rsidRPr="00F24057" w:rsidRDefault="0DF209B0" w:rsidP="0DF209B0">
            <w:pPr>
              <w:rPr>
                <w:rFonts w:eastAsia="Times New Roman" w:cs="Times New Roman"/>
              </w:rPr>
            </w:pPr>
            <w:bookmarkStart w:id="838" w:name="_Toc1181197023"/>
            <w:r w:rsidRPr="00F24057">
              <w:rPr>
                <w:rFonts w:eastAsia="Times New Roman" w:cs="Times New Roman"/>
                <w:lang w:val="en-GB"/>
              </w:rPr>
              <w:t>The return request is submitted, assigned for the department to processing.</w:t>
            </w:r>
            <w:bookmarkEnd w:id="838"/>
          </w:p>
        </w:tc>
      </w:tr>
      <w:tr w:rsidR="00A71BDC" w:rsidRPr="00F24057" w14:paraId="3B66C5F1"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2985965" w14:textId="450335C9" w:rsidR="0DF209B0" w:rsidRPr="00F24057" w:rsidRDefault="0DF209B0" w:rsidP="0DF209B0">
            <w:pPr>
              <w:rPr>
                <w:rFonts w:eastAsia="Times New Roman" w:cs="Times New Roman"/>
              </w:rPr>
            </w:pPr>
            <w:bookmarkStart w:id="839" w:name="_Toc1178702687"/>
            <w:r w:rsidRPr="00F24057">
              <w:rPr>
                <w:rFonts w:eastAsia="Times New Roman" w:cs="Times New Roman"/>
              </w:rPr>
              <w:t>Alternative flows and exceptions:</w:t>
            </w:r>
            <w:bookmarkEnd w:id="839"/>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23A782BF" w14:textId="10EE6317" w:rsidR="0DF209B0" w:rsidRPr="00F24057" w:rsidRDefault="0DF209B0" w:rsidP="0DF209B0">
            <w:pPr>
              <w:rPr>
                <w:rFonts w:eastAsia="Times New Roman" w:cs="Times New Roman"/>
              </w:rPr>
            </w:pPr>
            <w:bookmarkStart w:id="840" w:name="_Toc4931535"/>
            <w:r w:rsidRPr="00F24057">
              <w:rPr>
                <w:rFonts w:eastAsia="Times New Roman" w:cs="Times New Roman"/>
              </w:rPr>
              <w:t>If the customer cancels the return request before submission, no data is saved in the system.</w:t>
            </w:r>
            <w:bookmarkEnd w:id="840"/>
          </w:p>
          <w:p w14:paraId="4F0E768D" w14:textId="6752BCC1" w:rsidR="0DF209B0" w:rsidRPr="00F24057" w:rsidRDefault="0DF209B0" w:rsidP="0DF209B0">
            <w:pPr>
              <w:rPr>
                <w:rFonts w:eastAsia="Times New Roman" w:cs="Times New Roman"/>
              </w:rPr>
            </w:pPr>
            <w:bookmarkStart w:id="841" w:name="_Toc732663988"/>
            <w:r w:rsidRPr="00F24057">
              <w:rPr>
                <w:rFonts w:eastAsia="Times New Roman" w:cs="Times New Roman"/>
              </w:rPr>
              <w:t>If the return request is submitted outside the refund period, the system rejects the request and notifies the customer.</w:t>
            </w:r>
            <w:bookmarkEnd w:id="841"/>
          </w:p>
          <w:p w14:paraId="04BE4F59" w14:textId="1284BC10" w:rsidR="0DF209B0" w:rsidRPr="00F24057" w:rsidRDefault="0DF209B0" w:rsidP="0DF209B0">
            <w:pPr>
              <w:rPr>
                <w:rFonts w:eastAsia="Times New Roman" w:cs="Times New Roman"/>
              </w:rPr>
            </w:pPr>
            <w:bookmarkStart w:id="842" w:name="_Toc2019096829"/>
            <w:r w:rsidRPr="00F24057">
              <w:rPr>
                <w:rFonts w:eastAsia="Times New Roman" w:cs="Times New Roman"/>
              </w:rPr>
              <w:t>If customer service staff reject the return request, the system sends a notification to the customer explaining the reason for rejection.</w:t>
            </w:r>
            <w:bookmarkEnd w:id="842"/>
          </w:p>
          <w:p w14:paraId="6A3CEC8C" w14:textId="1D78BD59" w:rsidR="0DF209B0" w:rsidRPr="00F24057" w:rsidRDefault="0DF209B0" w:rsidP="0DF209B0">
            <w:pPr>
              <w:rPr>
                <w:rFonts w:eastAsia="Times New Roman" w:cs="Times New Roman"/>
              </w:rPr>
            </w:pPr>
            <w:bookmarkStart w:id="843" w:name="_Toc875208005"/>
            <w:r w:rsidRPr="00F24057">
              <w:rPr>
                <w:rFonts w:eastAsia="Times New Roman" w:cs="Times New Roman"/>
              </w:rPr>
              <w:t>If delivery personnel cannot collect the item (e.g., customer unavailable), the system reschedules pickup and notifies both the customer and delivery staff.</w:t>
            </w:r>
            <w:bookmarkEnd w:id="843"/>
          </w:p>
          <w:p w14:paraId="5A408BB3" w14:textId="35CDD25C" w:rsidR="0DF209B0" w:rsidRPr="00F24057" w:rsidRDefault="0DF209B0" w:rsidP="0DF209B0">
            <w:pPr>
              <w:rPr>
                <w:rFonts w:eastAsia="Times New Roman" w:cs="Times New Roman"/>
              </w:rPr>
            </w:pPr>
            <w:bookmarkStart w:id="844" w:name="_Toc426418545"/>
            <w:r w:rsidRPr="00F24057">
              <w:rPr>
                <w:rFonts w:eastAsia="Times New Roman" w:cs="Times New Roman"/>
              </w:rPr>
              <w:t>If finance staff encounter discrepancies in refund calculation, the system flags the case for manual review.</w:t>
            </w:r>
            <w:bookmarkEnd w:id="844"/>
          </w:p>
        </w:tc>
      </w:tr>
    </w:tbl>
    <w:p w14:paraId="2F3E3BFF" w14:textId="69F6E119" w:rsidR="0DF209B0" w:rsidRPr="00F24057" w:rsidRDefault="0DF209B0" w:rsidP="0DF209B0">
      <w:pPr>
        <w:rPr>
          <w:rFonts w:cs="Times New Roman"/>
        </w:rPr>
      </w:pPr>
    </w:p>
    <w:p w14:paraId="7AA69E5E" w14:textId="743429D6" w:rsidR="0DF209B0" w:rsidRPr="00F24057" w:rsidRDefault="0DF209B0" w:rsidP="0DF209B0">
      <w:pPr>
        <w:rPr>
          <w:rFonts w:eastAsia="Aptos" w:cs="Times New Roman"/>
        </w:rPr>
      </w:pPr>
    </w:p>
    <w:p w14:paraId="58C2D1CC" w14:textId="612421ED" w:rsidR="0C697B1D" w:rsidRPr="00F24057" w:rsidRDefault="0C697B1D" w:rsidP="0DF209B0">
      <w:pPr>
        <w:rPr>
          <w:rFonts w:eastAsia="Aptos" w:cs="Times New Roman"/>
        </w:rPr>
      </w:pPr>
      <w:r w:rsidRPr="00F24057">
        <w:rPr>
          <w:rFonts w:cs="Times New Roman"/>
          <w:noProof/>
        </w:rPr>
        <w:drawing>
          <wp:inline distT="0" distB="0" distL="0" distR="0" wp14:anchorId="533FA4FF" wp14:editId="3DA9D386">
            <wp:extent cx="3294763" cy="1995866"/>
            <wp:effectExtent l="0" t="0" r="0" b="0"/>
            <wp:docPr id="687694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94524" name="Picture 687694524"/>
                    <pic:cNvPicPr/>
                  </pic:nvPicPr>
                  <pic:blipFill>
                    <a:blip r:embed="rId47">
                      <a:extLst>
                        <a:ext uri="{28A0092B-C50C-407E-A947-70E740481C1C}">
                          <a14:useLocalDpi xmlns:a14="http://schemas.microsoft.com/office/drawing/2010/main"/>
                        </a:ext>
                      </a:extLst>
                    </a:blip>
                    <a:stretch>
                      <a:fillRect/>
                    </a:stretch>
                  </pic:blipFill>
                  <pic:spPr>
                    <a:xfrm>
                      <a:off x="0" y="0"/>
                      <a:ext cx="3294763" cy="1995866"/>
                    </a:xfrm>
                    <a:prstGeom prst="rect">
                      <a:avLst/>
                    </a:prstGeom>
                  </pic:spPr>
                </pic:pic>
              </a:graphicData>
            </a:graphic>
          </wp:inline>
        </w:drawing>
      </w:r>
    </w:p>
    <w:tbl>
      <w:tblPr>
        <w:tblW w:w="9483"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400"/>
        <w:gridCol w:w="7083"/>
      </w:tblGrid>
      <w:tr w:rsidR="00676555" w:rsidRPr="00F24057" w14:paraId="1DA09F93" w14:textId="77777777" w:rsidTr="3F8B5344">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7EE85759" w14:textId="1C2E77FD" w:rsidR="0DF209B0" w:rsidRPr="00F24057" w:rsidRDefault="0DF209B0" w:rsidP="0DF209B0">
            <w:pPr>
              <w:rPr>
                <w:rFonts w:eastAsia="Times New Roman" w:cs="Times New Roman"/>
              </w:rPr>
            </w:pPr>
            <w:bookmarkStart w:id="845" w:name="_Toc1665270795"/>
            <w:r w:rsidRPr="00F24057">
              <w:rPr>
                <w:rFonts w:eastAsia="Times New Roman" w:cs="Times New Roman"/>
              </w:rPr>
              <w:t>Use case name:</w:t>
            </w:r>
            <w:bookmarkEnd w:id="845"/>
          </w:p>
        </w:tc>
        <w:tc>
          <w:tcPr>
            <w:tcW w:w="7083" w:type="dxa"/>
            <w:tcBorders>
              <w:top w:val="single" w:sz="6" w:space="0" w:color="auto"/>
              <w:left w:val="single" w:sz="6" w:space="0" w:color="auto"/>
              <w:bottom w:val="single" w:sz="6" w:space="0" w:color="auto"/>
              <w:right w:val="single" w:sz="6" w:space="0" w:color="auto"/>
            </w:tcBorders>
            <w:tcMar>
              <w:left w:w="105" w:type="dxa"/>
              <w:right w:w="105" w:type="dxa"/>
            </w:tcMar>
          </w:tcPr>
          <w:p w14:paraId="4A136C13" w14:textId="1FBBF9E3" w:rsidR="0DF209B0" w:rsidRPr="00F24057" w:rsidRDefault="0DF209B0" w:rsidP="29B577E6">
            <w:pPr>
              <w:rPr>
                <w:rFonts w:eastAsia="Times New Roman" w:cs="Times New Roman"/>
              </w:rPr>
            </w:pPr>
            <w:bookmarkStart w:id="846" w:name="_Toc1814602616"/>
            <w:r w:rsidRPr="29B577E6">
              <w:rPr>
                <w:lang w:val="en-GB"/>
              </w:rPr>
              <w:t>Complete</w:t>
            </w:r>
            <w:r>
              <w:t xml:space="preserve"> </w:t>
            </w:r>
            <w:r w:rsidRPr="29B577E6">
              <w:rPr>
                <w:lang w:val="en-GB"/>
              </w:rPr>
              <w:t>Production</w:t>
            </w:r>
            <w:bookmarkEnd w:id="846"/>
          </w:p>
        </w:tc>
      </w:tr>
      <w:tr w:rsidR="00676555" w:rsidRPr="00F24057" w14:paraId="0AF95E5C" w14:textId="77777777" w:rsidTr="3F8B5344">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966E627" w14:textId="03F85214" w:rsidR="0DF209B0" w:rsidRPr="00F24057" w:rsidRDefault="0DF209B0" w:rsidP="0DF209B0">
            <w:pPr>
              <w:rPr>
                <w:rFonts w:eastAsia="Times New Roman" w:cs="Times New Roman"/>
              </w:rPr>
            </w:pPr>
            <w:bookmarkStart w:id="847" w:name="_Toc155381590"/>
            <w:r w:rsidRPr="00F24057">
              <w:rPr>
                <w:rFonts w:eastAsia="Times New Roman" w:cs="Times New Roman"/>
              </w:rPr>
              <w:t>Use case ID:</w:t>
            </w:r>
            <w:bookmarkEnd w:id="847"/>
          </w:p>
        </w:tc>
        <w:tc>
          <w:tcPr>
            <w:tcW w:w="7083" w:type="dxa"/>
            <w:tcBorders>
              <w:top w:val="single" w:sz="6" w:space="0" w:color="auto"/>
              <w:left w:val="single" w:sz="6" w:space="0" w:color="auto"/>
              <w:bottom w:val="single" w:sz="6" w:space="0" w:color="auto"/>
              <w:right w:val="single" w:sz="6" w:space="0" w:color="auto"/>
            </w:tcBorders>
            <w:tcMar>
              <w:left w:w="105" w:type="dxa"/>
              <w:right w:w="105" w:type="dxa"/>
            </w:tcMar>
          </w:tcPr>
          <w:p w14:paraId="350A600E" w14:textId="7D1FD626" w:rsidR="0DF209B0" w:rsidRPr="00F24057" w:rsidRDefault="0DF209B0" w:rsidP="0DF209B0">
            <w:pPr>
              <w:rPr>
                <w:rFonts w:eastAsia="Times New Roman" w:cs="Times New Roman"/>
              </w:rPr>
            </w:pPr>
            <w:bookmarkStart w:id="848" w:name="_Toc424962669"/>
            <w:r w:rsidRPr="00F24057">
              <w:rPr>
                <w:rFonts w:eastAsia="Times New Roman" w:cs="Times New Roman"/>
                <w:lang w:val="en-GB"/>
              </w:rPr>
              <w:t>UC-190</w:t>
            </w:r>
            <w:bookmarkEnd w:id="848"/>
          </w:p>
        </w:tc>
      </w:tr>
      <w:tr w:rsidR="00676555" w:rsidRPr="00F24057" w14:paraId="2D88F984" w14:textId="77777777" w:rsidTr="3F8B5344">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25BA73EE" w14:textId="614997B7" w:rsidR="0DF209B0" w:rsidRPr="00F24057" w:rsidRDefault="0DF209B0" w:rsidP="0DF209B0">
            <w:pPr>
              <w:rPr>
                <w:rFonts w:eastAsia="Times New Roman" w:cs="Times New Roman"/>
              </w:rPr>
            </w:pPr>
            <w:bookmarkStart w:id="849" w:name="_Toc789483936"/>
            <w:r w:rsidRPr="00F24057">
              <w:rPr>
                <w:rFonts w:eastAsia="Times New Roman" w:cs="Times New Roman"/>
              </w:rPr>
              <w:t>Primary actor:</w:t>
            </w:r>
            <w:bookmarkEnd w:id="849"/>
          </w:p>
        </w:tc>
        <w:tc>
          <w:tcPr>
            <w:tcW w:w="7083" w:type="dxa"/>
            <w:tcBorders>
              <w:top w:val="single" w:sz="6" w:space="0" w:color="auto"/>
              <w:left w:val="single" w:sz="6" w:space="0" w:color="auto"/>
              <w:bottom w:val="single" w:sz="6" w:space="0" w:color="auto"/>
              <w:right w:val="single" w:sz="6" w:space="0" w:color="auto"/>
            </w:tcBorders>
            <w:tcMar>
              <w:left w:w="105" w:type="dxa"/>
              <w:right w:w="105" w:type="dxa"/>
            </w:tcMar>
          </w:tcPr>
          <w:p w14:paraId="7C3CD3DD" w14:textId="47D40507" w:rsidR="0DF209B0" w:rsidRPr="00F24057" w:rsidRDefault="0DF209B0" w:rsidP="0DF209B0">
            <w:pPr>
              <w:rPr>
                <w:rFonts w:eastAsia="Times New Roman" w:cs="Times New Roman"/>
              </w:rPr>
            </w:pPr>
            <w:bookmarkStart w:id="850" w:name="_Toc1422582257"/>
            <w:r w:rsidRPr="00F24057">
              <w:rPr>
                <w:rFonts w:eastAsia="Times New Roman" w:cs="Times New Roman"/>
                <w:lang w:val="en-GB"/>
              </w:rPr>
              <w:t>Production staff</w:t>
            </w:r>
            <w:bookmarkEnd w:id="850"/>
          </w:p>
        </w:tc>
      </w:tr>
      <w:tr w:rsidR="00676555" w:rsidRPr="00F24057" w14:paraId="758F3392" w14:textId="77777777" w:rsidTr="3F8B5344">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4FCFFCA4" w14:textId="297DB195" w:rsidR="0DF209B0" w:rsidRPr="00F24057" w:rsidRDefault="0DF209B0" w:rsidP="0DF209B0">
            <w:pPr>
              <w:rPr>
                <w:rFonts w:eastAsia="Times New Roman" w:cs="Times New Roman"/>
              </w:rPr>
            </w:pPr>
            <w:bookmarkStart w:id="851" w:name="_Toc841844140"/>
            <w:r w:rsidRPr="00F24057">
              <w:rPr>
                <w:rFonts w:eastAsia="Times New Roman" w:cs="Times New Roman"/>
              </w:rPr>
              <w:t>Brief description:</w:t>
            </w:r>
            <w:bookmarkEnd w:id="851"/>
          </w:p>
        </w:tc>
        <w:tc>
          <w:tcPr>
            <w:tcW w:w="7083" w:type="dxa"/>
            <w:tcBorders>
              <w:top w:val="single" w:sz="6" w:space="0" w:color="auto"/>
              <w:left w:val="single" w:sz="6" w:space="0" w:color="auto"/>
              <w:bottom w:val="single" w:sz="6" w:space="0" w:color="auto"/>
              <w:right w:val="single" w:sz="6" w:space="0" w:color="auto"/>
            </w:tcBorders>
            <w:tcMar>
              <w:left w:w="105" w:type="dxa"/>
              <w:right w:w="105" w:type="dxa"/>
            </w:tcMar>
          </w:tcPr>
          <w:p w14:paraId="0936578E" w14:textId="469336DC" w:rsidR="0DF209B0" w:rsidRPr="00F24057" w:rsidRDefault="0DF209B0" w:rsidP="29B577E6">
            <w:pPr>
              <w:rPr>
                <w:rFonts w:eastAsia="Times New Roman" w:cs="Times New Roman"/>
              </w:rPr>
            </w:pPr>
            <w:bookmarkStart w:id="852" w:name="_Toc1687313186"/>
            <w:r>
              <w:t>Production staff submit a raw materials request when materials are insufficient for ongoing production. The system generates a request number, and forwards it to the inventory and purchasing departments for further processing.</w:t>
            </w:r>
            <w:bookmarkEnd w:id="852"/>
          </w:p>
        </w:tc>
      </w:tr>
      <w:tr w:rsidR="00676555" w:rsidRPr="00F24057" w14:paraId="4C0D4DF8" w14:textId="77777777" w:rsidTr="3F8B5344">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78A01367" w14:textId="19899CF2" w:rsidR="0DF209B0" w:rsidRPr="00F24057" w:rsidRDefault="0DF209B0" w:rsidP="0DF209B0">
            <w:pPr>
              <w:rPr>
                <w:rFonts w:eastAsia="Times New Roman" w:cs="Times New Roman"/>
              </w:rPr>
            </w:pPr>
            <w:bookmarkStart w:id="853" w:name="_Toc912696808"/>
            <w:r w:rsidRPr="00F24057">
              <w:rPr>
                <w:rFonts w:eastAsia="Times New Roman" w:cs="Times New Roman"/>
              </w:rPr>
              <w:t>Preconditions:</w:t>
            </w:r>
            <w:bookmarkEnd w:id="853"/>
          </w:p>
        </w:tc>
        <w:tc>
          <w:tcPr>
            <w:tcW w:w="7083" w:type="dxa"/>
            <w:tcBorders>
              <w:top w:val="single" w:sz="6" w:space="0" w:color="auto"/>
              <w:left w:val="single" w:sz="6" w:space="0" w:color="auto"/>
              <w:bottom w:val="single" w:sz="6" w:space="0" w:color="auto"/>
              <w:right w:val="single" w:sz="6" w:space="0" w:color="auto"/>
            </w:tcBorders>
            <w:tcMar>
              <w:left w:w="105" w:type="dxa"/>
              <w:right w:w="105" w:type="dxa"/>
            </w:tcMar>
          </w:tcPr>
          <w:p w14:paraId="3FDCCE5D" w14:textId="63D2974A" w:rsidR="0DF209B0" w:rsidRPr="00F24057" w:rsidRDefault="0DF209B0" w:rsidP="0DF209B0">
            <w:pPr>
              <w:rPr>
                <w:rFonts w:eastAsia="Times New Roman" w:cs="Times New Roman"/>
              </w:rPr>
            </w:pPr>
            <w:bookmarkStart w:id="854" w:name="_Toc1887420745"/>
            <w:r w:rsidRPr="00F24057">
              <w:rPr>
                <w:rFonts w:eastAsia="Times New Roman" w:cs="Times New Roman"/>
              </w:rPr>
              <w:t>The production staff is logged into the system.</w:t>
            </w:r>
            <w:bookmarkEnd w:id="854"/>
          </w:p>
        </w:tc>
      </w:tr>
      <w:tr w:rsidR="00676555" w:rsidRPr="00F24057" w14:paraId="2335A867" w14:textId="77777777" w:rsidTr="3F8B5344">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59FDE07C" w14:textId="58C2978C" w:rsidR="0DF209B0" w:rsidRPr="00F24057" w:rsidRDefault="0DF209B0" w:rsidP="0DF209B0">
            <w:pPr>
              <w:rPr>
                <w:rFonts w:eastAsia="Times New Roman" w:cs="Times New Roman"/>
              </w:rPr>
            </w:pPr>
            <w:bookmarkStart w:id="855" w:name="_Toc621533728"/>
            <w:r w:rsidRPr="00F24057">
              <w:rPr>
                <w:rFonts w:eastAsia="Times New Roman" w:cs="Times New Roman"/>
              </w:rPr>
              <w:t>Flow of events:</w:t>
            </w:r>
            <w:bookmarkEnd w:id="855"/>
          </w:p>
        </w:tc>
        <w:tc>
          <w:tcPr>
            <w:tcW w:w="7083" w:type="dxa"/>
            <w:tcBorders>
              <w:top w:val="single" w:sz="6" w:space="0" w:color="auto"/>
              <w:left w:val="single" w:sz="6" w:space="0" w:color="auto"/>
              <w:bottom w:val="single" w:sz="6" w:space="0" w:color="auto"/>
              <w:right w:val="single" w:sz="6" w:space="0" w:color="auto"/>
            </w:tcBorders>
            <w:tcMar>
              <w:left w:w="105" w:type="dxa"/>
              <w:right w:w="105" w:type="dxa"/>
            </w:tcMar>
          </w:tcPr>
          <w:p w14:paraId="10C26D2C" w14:textId="23D5FE3B" w:rsidR="0DF209B0" w:rsidRPr="00F24057" w:rsidRDefault="0DF209B0" w:rsidP="006A3746">
            <w:pPr>
              <w:pStyle w:val="ListParagraph"/>
              <w:numPr>
                <w:ilvl w:val="0"/>
                <w:numId w:val="7"/>
              </w:numPr>
              <w:rPr>
                <w:rFonts w:eastAsia="Times New Roman" w:cs="Times New Roman"/>
              </w:rPr>
            </w:pPr>
            <w:bookmarkStart w:id="856" w:name="_Toc1321954285"/>
            <w:r w:rsidRPr="00F24057">
              <w:rPr>
                <w:rFonts w:eastAsia="Times New Roman" w:cs="Times New Roman"/>
              </w:rPr>
              <w:t>The production staff selects the option to complete production.</w:t>
            </w:r>
            <w:bookmarkEnd w:id="856"/>
          </w:p>
          <w:p w14:paraId="1F39A44C" w14:textId="0577B9D0" w:rsidR="0DF209B0" w:rsidRPr="00F24057" w:rsidRDefault="0DF209B0" w:rsidP="006A3746">
            <w:pPr>
              <w:pStyle w:val="ListParagraph"/>
              <w:numPr>
                <w:ilvl w:val="0"/>
                <w:numId w:val="7"/>
              </w:numPr>
              <w:rPr>
                <w:rFonts w:eastAsia="Times New Roman" w:cs="Times New Roman"/>
              </w:rPr>
            </w:pPr>
            <w:bookmarkStart w:id="857" w:name="_Toc68990828"/>
            <w:r w:rsidRPr="00F24057">
              <w:rPr>
                <w:rFonts w:eastAsia="Times New Roman" w:cs="Times New Roman"/>
              </w:rPr>
              <w:t>The system checks available raw materials against production requirements.</w:t>
            </w:r>
            <w:bookmarkEnd w:id="857"/>
          </w:p>
          <w:p w14:paraId="7ED5EBF2" w14:textId="34DEB5CB" w:rsidR="0DF209B0" w:rsidRPr="00F24057" w:rsidRDefault="0DF209B0" w:rsidP="006A3746">
            <w:pPr>
              <w:pStyle w:val="ListParagraph"/>
              <w:numPr>
                <w:ilvl w:val="0"/>
                <w:numId w:val="7"/>
              </w:numPr>
              <w:rPr>
                <w:rFonts w:eastAsia="Times New Roman" w:cs="Times New Roman"/>
              </w:rPr>
            </w:pPr>
            <w:bookmarkStart w:id="858" w:name="_Toc2116778776"/>
            <w:r w:rsidRPr="00F24057">
              <w:rPr>
                <w:rFonts w:eastAsia="Times New Roman" w:cs="Times New Roman"/>
              </w:rPr>
              <w:t>If materials are sufficient, the system records the production completion and updates inventory levels.</w:t>
            </w:r>
            <w:bookmarkEnd w:id="858"/>
          </w:p>
          <w:p w14:paraId="45BBECCC" w14:textId="620448AF" w:rsidR="0DF209B0" w:rsidRPr="00F24057" w:rsidRDefault="0DF209B0" w:rsidP="006A3746">
            <w:pPr>
              <w:pStyle w:val="ListParagraph"/>
              <w:numPr>
                <w:ilvl w:val="0"/>
                <w:numId w:val="7"/>
              </w:numPr>
              <w:rPr>
                <w:rFonts w:eastAsia="Times New Roman" w:cs="Times New Roman"/>
              </w:rPr>
            </w:pPr>
            <w:bookmarkStart w:id="859" w:name="_Toc244817654"/>
            <w:r w:rsidRPr="00F24057">
              <w:rPr>
                <w:rFonts w:eastAsia="Times New Roman" w:cs="Times New Roman"/>
              </w:rPr>
              <w:t>If materials are insufficient, the system prompts the staff to submit a raw materials request (linked to UC‑200).</w:t>
            </w:r>
            <w:bookmarkEnd w:id="859"/>
          </w:p>
          <w:p w14:paraId="442772B6" w14:textId="579DF44D" w:rsidR="0DF209B0" w:rsidRPr="00F24057" w:rsidRDefault="0DF209B0" w:rsidP="006A3746">
            <w:pPr>
              <w:pStyle w:val="ListParagraph"/>
              <w:numPr>
                <w:ilvl w:val="0"/>
                <w:numId w:val="7"/>
              </w:numPr>
              <w:rPr>
                <w:rFonts w:eastAsia="Times New Roman" w:cs="Times New Roman"/>
              </w:rPr>
            </w:pPr>
            <w:bookmarkStart w:id="860" w:name="_Toc438057567"/>
            <w:r w:rsidRPr="00F24057">
              <w:rPr>
                <w:rFonts w:eastAsia="Times New Roman" w:cs="Times New Roman"/>
              </w:rPr>
              <w:t>The system generates a unique production completion ID and displays a success message.</w:t>
            </w:r>
            <w:bookmarkEnd w:id="860"/>
          </w:p>
        </w:tc>
      </w:tr>
      <w:tr w:rsidR="00676555" w:rsidRPr="00F24057" w14:paraId="0093DC3C" w14:textId="77777777" w:rsidTr="3F8B5344">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5FD0FF6A" w14:textId="6691E209" w:rsidR="0DF209B0" w:rsidRPr="00F24057" w:rsidRDefault="0DF209B0" w:rsidP="0DF209B0">
            <w:pPr>
              <w:rPr>
                <w:rFonts w:eastAsia="Times New Roman" w:cs="Times New Roman"/>
              </w:rPr>
            </w:pPr>
            <w:bookmarkStart w:id="861" w:name="_Toc1467520552"/>
            <w:r w:rsidRPr="00F24057">
              <w:rPr>
                <w:rFonts w:eastAsia="Times New Roman" w:cs="Times New Roman"/>
              </w:rPr>
              <w:t>Postconditions:</w:t>
            </w:r>
            <w:bookmarkEnd w:id="861"/>
          </w:p>
        </w:tc>
        <w:tc>
          <w:tcPr>
            <w:tcW w:w="7083" w:type="dxa"/>
            <w:tcBorders>
              <w:top w:val="single" w:sz="6" w:space="0" w:color="auto"/>
              <w:left w:val="single" w:sz="6" w:space="0" w:color="auto"/>
              <w:bottom w:val="single" w:sz="6" w:space="0" w:color="auto"/>
              <w:right w:val="single" w:sz="6" w:space="0" w:color="auto"/>
            </w:tcBorders>
            <w:tcMar>
              <w:left w:w="105" w:type="dxa"/>
              <w:right w:w="105" w:type="dxa"/>
            </w:tcMar>
          </w:tcPr>
          <w:p w14:paraId="118F5E53" w14:textId="79FCFB67" w:rsidR="0DF209B0" w:rsidRPr="00F24057" w:rsidRDefault="0DF209B0" w:rsidP="0DF209B0">
            <w:pPr>
              <w:rPr>
                <w:rFonts w:eastAsia="Times New Roman" w:cs="Times New Roman"/>
              </w:rPr>
            </w:pPr>
            <w:bookmarkStart w:id="862" w:name="_Toc2146007933"/>
            <w:r w:rsidRPr="00F24057">
              <w:rPr>
                <w:rFonts w:eastAsia="Times New Roman" w:cs="Times New Roman"/>
              </w:rPr>
              <w:t>The production completion record is saved in the system.</w:t>
            </w:r>
            <w:bookmarkEnd w:id="862"/>
          </w:p>
          <w:p w14:paraId="26F78AA4" w14:textId="22B7451F" w:rsidR="0DF209B0" w:rsidRPr="00F24057" w:rsidRDefault="0DF209B0" w:rsidP="0DF209B0">
            <w:pPr>
              <w:rPr>
                <w:rFonts w:eastAsia="Times New Roman" w:cs="Times New Roman"/>
              </w:rPr>
            </w:pPr>
            <w:bookmarkStart w:id="863" w:name="_Toc84564502"/>
            <w:r w:rsidRPr="00F24057">
              <w:rPr>
                <w:rFonts w:eastAsia="Times New Roman" w:cs="Times New Roman"/>
              </w:rPr>
              <w:t>Inventory levels are updated.</w:t>
            </w:r>
            <w:bookmarkEnd w:id="863"/>
          </w:p>
          <w:p w14:paraId="12125084" w14:textId="496EE5FB" w:rsidR="0DF209B0" w:rsidRPr="00F24057" w:rsidRDefault="0DF209B0" w:rsidP="0DF209B0">
            <w:pPr>
              <w:rPr>
                <w:rFonts w:eastAsia="Times New Roman" w:cs="Times New Roman"/>
              </w:rPr>
            </w:pPr>
            <w:bookmarkStart w:id="864" w:name="_Toc63153585"/>
            <w:r w:rsidRPr="00F24057">
              <w:rPr>
                <w:rFonts w:eastAsia="Times New Roman" w:cs="Times New Roman"/>
              </w:rPr>
              <w:t>If materials are insufficient, a raw materials request is generated and forwarded to inventory and purchasing departments.</w:t>
            </w:r>
            <w:bookmarkEnd w:id="864"/>
          </w:p>
        </w:tc>
      </w:tr>
    </w:tbl>
    <w:p w14:paraId="06206F61" w14:textId="25B41495" w:rsidR="79127EB2" w:rsidRPr="00F24057" w:rsidRDefault="79127EB2">
      <w:pPr>
        <w:rPr>
          <w:rFonts w:cs="Times New Roman"/>
        </w:rPr>
      </w:pPr>
    </w:p>
    <w:p w14:paraId="05F7ED84" w14:textId="38350FB5" w:rsidR="0DF209B0" w:rsidRPr="00F24057" w:rsidRDefault="0DF209B0" w:rsidP="0DF209B0">
      <w:pPr>
        <w:rPr>
          <w:rFonts w:cs="Times New Roman"/>
        </w:rPr>
      </w:pPr>
    </w:p>
    <w:p w14:paraId="7689838D" w14:textId="4839F17C" w:rsidR="51F5A185" w:rsidRPr="00F24057" w:rsidRDefault="51F5A185">
      <w:pPr>
        <w:rPr>
          <w:rFonts w:cs="Times New Roman"/>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10"/>
        <w:gridCol w:w="6660"/>
      </w:tblGrid>
      <w:tr w:rsidR="00A71BDC" w:rsidRPr="00F24057" w14:paraId="4F56014C" w14:textId="77777777" w:rsidTr="0DF209B0">
        <w:trPr>
          <w:trHeight w:val="300"/>
        </w:trPr>
        <w:tc>
          <w:tcPr>
            <w:tcW w:w="2310" w:type="dxa"/>
            <w:tcBorders>
              <w:top w:val="single" w:sz="6" w:space="0" w:color="auto"/>
              <w:left w:val="single" w:sz="6" w:space="0" w:color="auto"/>
              <w:bottom w:val="single" w:sz="6" w:space="0" w:color="auto"/>
              <w:right w:val="single" w:sz="6" w:space="0" w:color="auto"/>
            </w:tcBorders>
            <w:tcMar>
              <w:left w:w="105" w:type="dxa"/>
              <w:right w:w="105" w:type="dxa"/>
            </w:tcMar>
          </w:tcPr>
          <w:p w14:paraId="6D3372A7" w14:textId="0223E492" w:rsidR="0DF209B0" w:rsidRPr="00F24057" w:rsidRDefault="0DF209B0" w:rsidP="0DF209B0">
            <w:pPr>
              <w:rPr>
                <w:rFonts w:eastAsia="Times New Roman" w:cs="Times New Roman"/>
              </w:rPr>
            </w:pPr>
            <w:bookmarkStart w:id="865" w:name="_Toc1090430920"/>
            <w:r w:rsidRPr="00F24057">
              <w:rPr>
                <w:rFonts w:eastAsia="Times New Roman" w:cs="Times New Roman"/>
              </w:rPr>
              <w:t>Use case name:</w:t>
            </w:r>
            <w:bookmarkEnd w:id="865"/>
          </w:p>
        </w:tc>
        <w:tc>
          <w:tcPr>
            <w:tcW w:w="6660" w:type="dxa"/>
            <w:tcBorders>
              <w:top w:val="single" w:sz="6" w:space="0" w:color="auto"/>
              <w:left w:val="single" w:sz="6" w:space="0" w:color="auto"/>
              <w:bottom w:val="single" w:sz="6" w:space="0" w:color="auto"/>
              <w:right w:val="single" w:sz="6" w:space="0" w:color="auto"/>
            </w:tcBorders>
            <w:tcMar>
              <w:left w:w="105" w:type="dxa"/>
              <w:right w:w="105" w:type="dxa"/>
            </w:tcMar>
          </w:tcPr>
          <w:p w14:paraId="2F802766" w14:textId="4338389F" w:rsidR="0DF209B0" w:rsidRPr="00F24057" w:rsidRDefault="0DF209B0" w:rsidP="29B577E6">
            <w:pPr>
              <w:rPr>
                <w:rFonts w:eastAsia="Times New Roman" w:cs="Times New Roman"/>
              </w:rPr>
            </w:pPr>
            <w:bookmarkStart w:id="866" w:name="_Toc1073812214"/>
            <w:r w:rsidRPr="29B577E6">
              <w:rPr>
                <w:lang w:val="en-GB"/>
              </w:rPr>
              <w:t>Submit Raw Materials Request</w:t>
            </w:r>
            <w:bookmarkEnd w:id="866"/>
          </w:p>
        </w:tc>
      </w:tr>
      <w:tr w:rsidR="00A71BDC" w:rsidRPr="00F24057" w14:paraId="4C071C99" w14:textId="77777777" w:rsidTr="0DF209B0">
        <w:trPr>
          <w:trHeight w:val="300"/>
        </w:trPr>
        <w:tc>
          <w:tcPr>
            <w:tcW w:w="2310" w:type="dxa"/>
            <w:tcBorders>
              <w:top w:val="single" w:sz="6" w:space="0" w:color="auto"/>
              <w:left w:val="single" w:sz="6" w:space="0" w:color="auto"/>
              <w:bottom w:val="single" w:sz="6" w:space="0" w:color="auto"/>
              <w:right w:val="single" w:sz="6" w:space="0" w:color="auto"/>
            </w:tcBorders>
            <w:tcMar>
              <w:left w:w="105" w:type="dxa"/>
              <w:right w:w="105" w:type="dxa"/>
            </w:tcMar>
          </w:tcPr>
          <w:p w14:paraId="35ED4C51" w14:textId="3BA17590" w:rsidR="0DF209B0" w:rsidRPr="00F24057" w:rsidRDefault="0DF209B0" w:rsidP="0DF209B0">
            <w:pPr>
              <w:rPr>
                <w:rFonts w:eastAsia="Times New Roman" w:cs="Times New Roman"/>
              </w:rPr>
            </w:pPr>
            <w:bookmarkStart w:id="867" w:name="_Toc2026123145"/>
            <w:r w:rsidRPr="00F24057">
              <w:rPr>
                <w:rFonts w:eastAsia="Times New Roman" w:cs="Times New Roman"/>
              </w:rPr>
              <w:t>Use case ID:</w:t>
            </w:r>
            <w:bookmarkEnd w:id="867"/>
          </w:p>
        </w:tc>
        <w:tc>
          <w:tcPr>
            <w:tcW w:w="6660" w:type="dxa"/>
            <w:tcBorders>
              <w:top w:val="single" w:sz="6" w:space="0" w:color="auto"/>
              <w:left w:val="single" w:sz="6" w:space="0" w:color="auto"/>
              <w:bottom w:val="single" w:sz="6" w:space="0" w:color="auto"/>
              <w:right w:val="single" w:sz="6" w:space="0" w:color="auto"/>
            </w:tcBorders>
            <w:tcMar>
              <w:left w:w="105" w:type="dxa"/>
              <w:right w:w="105" w:type="dxa"/>
            </w:tcMar>
          </w:tcPr>
          <w:p w14:paraId="5F5F8329" w14:textId="11D0E035" w:rsidR="0DF209B0" w:rsidRPr="00F24057" w:rsidRDefault="0DF209B0" w:rsidP="0DF209B0">
            <w:pPr>
              <w:rPr>
                <w:rFonts w:eastAsia="Times New Roman" w:cs="Times New Roman"/>
              </w:rPr>
            </w:pPr>
            <w:bookmarkStart w:id="868" w:name="_Toc930407071"/>
            <w:r w:rsidRPr="00F24057">
              <w:rPr>
                <w:rFonts w:eastAsia="Times New Roman" w:cs="Times New Roman"/>
              </w:rPr>
              <w:t>UC-200</w:t>
            </w:r>
            <w:bookmarkEnd w:id="868"/>
          </w:p>
        </w:tc>
      </w:tr>
      <w:tr w:rsidR="00A71BDC" w:rsidRPr="00F24057" w14:paraId="1D6E213F" w14:textId="77777777" w:rsidTr="0DF209B0">
        <w:trPr>
          <w:trHeight w:val="300"/>
        </w:trPr>
        <w:tc>
          <w:tcPr>
            <w:tcW w:w="2310" w:type="dxa"/>
            <w:tcBorders>
              <w:top w:val="single" w:sz="6" w:space="0" w:color="auto"/>
              <w:left w:val="single" w:sz="6" w:space="0" w:color="auto"/>
              <w:bottom w:val="single" w:sz="6" w:space="0" w:color="auto"/>
              <w:right w:val="single" w:sz="6" w:space="0" w:color="auto"/>
            </w:tcBorders>
            <w:tcMar>
              <w:left w:w="105" w:type="dxa"/>
              <w:right w:w="105" w:type="dxa"/>
            </w:tcMar>
          </w:tcPr>
          <w:p w14:paraId="037076CE" w14:textId="734BED4E" w:rsidR="0DF209B0" w:rsidRPr="00F24057" w:rsidRDefault="0DF209B0" w:rsidP="0DF209B0">
            <w:pPr>
              <w:rPr>
                <w:rFonts w:eastAsia="Times New Roman" w:cs="Times New Roman"/>
              </w:rPr>
            </w:pPr>
            <w:bookmarkStart w:id="869" w:name="_Toc526691355"/>
            <w:r w:rsidRPr="00F24057">
              <w:rPr>
                <w:rFonts w:eastAsia="Times New Roman" w:cs="Times New Roman"/>
              </w:rPr>
              <w:t>Primary actor:</w:t>
            </w:r>
            <w:bookmarkEnd w:id="869"/>
          </w:p>
        </w:tc>
        <w:tc>
          <w:tcPr>
            <w:tcW w:w="6660" w:type="dxa"/>
            <w:tcBorders>
              <w:top w:val="single" w:sz="6" w:space="0" w:color="auto"/>
              <w:left w:val="single" w:sz="6" w:space="0" w:color="auto"/>
              <w:bottom w:val="single" w:sz="6" w:space="0" w:color="auto"/>
              <w:right w:val="single" w:sz="6" w:space="0" w:color="auto"/>
            </w:tcBorders>
            <w:tcMar>
              <w:left w:w="105" w:type="dxa"/>
              <w:right w:w="105" w:type="dxa"/>
            </w:tcMar>
          </w:tcPr>
          <w:p w14:paraId="1662FD5F" w14:textId="12738CF4" w:rsidR="0DF209B0" w:rsidRPr="00F24057" w:rsidRDefault="0DF209B0" w:rsidP="0DF209B0">
            <w:pPr>
              <w:rPr>
                <w:rFonts w:eastAsia="Times New Roman" w:cs="Times New Roman"/>
              </w:rPr>
            </w:pPr>
            <w:bookmarkStart w:id="870" w:name="_Toc521132739"/>
            <w:r w:rsidRPr="00F24057">
              <w:rPr>
                <w:rFonts w:eastAsia="Times New Roman" w:cs="Times New Roman"/>
              </w:rPr>
              <w:t>Production Staff</w:t>
            </w:r>
            <w:bookmarkEnd w:id="870"/>
          </w:p>
        </w:tc>
      </w:tr>
      <w:tr w:rsidR="00A71BDC" w:rsidRPr="00F24057" w14:paraId="5C9A3271" w14:textId="77777777" w:rsidTr="0DF209B0">
        <w:trPr>
          <w:trHeight w:val="300"/>
        </w:trPr>
        <w:tc>
          <w:tcPr>
            <w:tcW w:w="2310" w:type="dxa"/>
            <w:tcBorders>
              <w:top w:val="single" w:sz="6" w:space="0" w:color="auto"/>
              <w:left w:val="single" w:sz="6" w:space="0" w:color="auto"/>
              <w:bottom w:val="single" w:sz="6" w:space="0" w:color="auto"/>
              <w:right w:val="single" w:sz="6" w:space="0" w:color="auto"/>
            </w:tcBorders>
            <w:tcMar>
              <w:left w:w="105" w:type="dxa"/>
              <w:right w:w="105" w:type="dxa"/>
            </w:tcMar>
          </w:tcPr>
          <w:p w14:paraId="3B04CCBB" w14:textId="398A39C3" w:rsidR="0DF209B0" w:rsidRPr="00F24057" w:rsidRDefault="0DF209B0" w:rsidP="0DF209B0">
            <w:pPr>
              <w:rPr>
                <w:rFonts w:eastAsia="Times New Roman" w:cs="Times New Roman"/>
              </w:rPr>
            </w:pPr>
            <w:bookmarkStart w:id="871" w:name="_Toc1015050018"/>
            <w:r w:rsidRPr="00F24057">
              <w:rPr>
                <w:rFonts w:eastAsia="Times New Roman" w:cs="Times New Roman"/>
                <w:lang w:val="en-GB"/>
              </w:rPr>
              <w:t>Secondary actor:</w:t>
            </w:r>
            <w:bookmarkEnd w:id="871"/>
          </w:p>
        </w:tc>
        <w:tc>
          <w:tcPr>
            <w:tcW w:w="6660" w:type="dxa"/>
            <w:tcBorders>
              <w:top w:val="single" w:sz="6" w:space="0" w:color="auto"/>
              <w:left w:val="single" w:sz="6" w:space="0" w:color="auto"/>
              <w:bottom w:val="single" w:sz="6" w:space="0" w:color="auto"/>
              <w:right w:val="single" w:sz="6" w:space="0" w:color="auto"/>
            </w:tcBorders>
            <w:tcMar>
              <w:left w:w="105" w:type="dxa"/>
              <w:right w:w="105" w:type="dxa"/>
            </w:tcMar>
          </w:tcPr>
          <w:p w14:paraId="08A60081" w14:textId="5EF8DC4B" w:rsidR="0DF209B0" w:rsidRPr="00F24057" w:rsidRDefault="0DF209B0" w:rsidP="0DF209B0">
            <w:pPr>
              <w:spacing w:after="180" w:line="240" w:lineRule="auto"/>
              <w:rPr>
                <w:rFonts w:eastAsia="Times New Roman" w:cs="Times New Roman"/>
              </w:rPr>
            </w:pPr>
            <w:bookmarkStart w:id="872" w:name="_Toc68197016"/>
            <w:r w:rsidRPr="00F24057">
              <w:rPr>
                <w:rFonts w:eastAsia="Times New Roman" w:cs="Times New Roman"/>
              </w:rPr>
              <w:t>Inventory Staff</w:t>
            </w:r>
            <w:bookmarkEnd w:id="872"/>
            <w:r w:rsidRPr="00F24057">
              <w:rPr>
                <w:rFonts w:eastAsia="Times New Roman" w:cs="Times New Roman"/>
              </w:rPr>
              <w:t xml:space="preserve"> </w:t>
            </w:r>
          </w:p>
        </w:tc>
      </w:tr>
      <w:tr w:rsidR="00A71BDC" w:rsidRPr="00F24057" w14:paraId="4F7DA869" w14:textId="77777777" w:rsidTr="0DF209B0">
        <w:trPr>
          <w:trHeight w:val="300"/>
        </w:trPr>
        <w:tc>
          <w:tcPr>
            <w:tcW w:w="2310" w:type="dxa"/>
            <w:tcBorders>
              <w:top w:val="single" w:sz="6" w:space="0" w:color="auto"/>
              <w:left w:val="single" w:sz="6" w:space="0" w:color="auto"/>
              <w:bottom w:val="single" w:sz="6" w:space="0" w:color="auto"/>
              <w:right w:val="single" w:sz="6" w:space="0" w:color="auto"/>
            </w:tcBorders>
            <w:tcMar>
              <w:left w:w="105" w:type="dxa"/>
              <w:right w:w="105" w:type="dxa"/>
            </w:tcMar>
          </w:tcPr>
          <w:p w14:paraId="46029F50" w14:textId="5B860CB4" w:rsidR="0DF209B0" w:rsidRPr="00F24057" w:rsidRDefault="0DF209B0" w:rsidP="0DF209B0">
            <w:pPr>
              <w:rPr>
                <w:rFonts w:eastAsia="Times New Roman" w:cs="Times New Roman"/>
              </w:rPr>
            </w:pPr>
            <w:bookmarkStart w:id="873" w:name="_Toc1714667925"/>
            <w:r w:rsidRPr="00F24057">
              <w:rPr>
                <w:rFonts w:eastAsia="Times New Roman" w:cs="Times New Roman"/>
              </w:rPr>
              <w:t>Brief description:</w:t>
            </w:r>
            <w:bookmarkEnd w:id="873"/>
          </w:p>
        </w:tc>
        <w:tc>
          <w:tcPr>
            <w:tcW w:w="6660" w:type="dxa"/>
            <w:tcBorders>
              <w:top w:val="single" w:sz="6" w:space="0" w:color="auto"/>
              <w:left w:val="single" w:sz="6" w:space="0" w:color="auto"/>
              <w:bottom w:val="single" w:sz="6" w:space="0" w:color="auto"/>
              <w:right w:val="single" w:sz="6" w:space="0" w:color="auto"/>
            </w:tcBorders>
            <w:tcMar>
              <w:left w:w="105" w:type="dxa"/>
              <w:right w:w="105" w:type="dxa"/>
            </w:tcMar>
          </w:tcPr>
          <w:p w14:paraId="7981BC4C" w14:textId="02FD7932" w:rsidR="0DF209B0" w:rsidRPr="00F24057" w:rsidRDefault="0DF209B0" w:rsidP="29B577E6">
            <w:pPr>
              <w:rPr>
                <w:rFonts w:eastAsia="Times New Roman" w:cs="Times New Roman"/>
              </w:rPr>
            </w:pPr>
            <w:bookmarkStart w:id="874" w:name="_Toc1154347604"/>
            <w:r>
              <w:t>Production staff to submit a raw materials request when materials are insufficient for ongoing production. The system forwards it to the inventory and purchasing departments to processing request</w:t>
            </w:r>
            <w:bookmarkEnd w:id="874"/>
          </w:p>
        </w:tc>
      </w:tr>
      <w:tr w:rsidR="00A71BDC" w:rsidRPr="00F24057" w14:paraId="1FAEAD65" w14:textId="77777777" w:rsidTr="0DF209B0">
        <w:trPr>
          <w:trHeight w:val="300"/>
        </w:trPr>
        <w:tc>
          <w:tcPr>
            <w:tcW w:w="2310" w:type="dxa"/>
            <w:tcBorders>
              <w:top w:val="single" w:sz="6" w:space="0" w:color="auto"/>
              <w:left w:val="single" w:sz="6" w:space="0" w:color="auto"/>
              <w:bottom w:val="single" w:sz="6" w:space="0" w:color="auto"/>
              <w:right w:val="single" w:sz="6" w:space="0" w:color="auto"/>
            </w:tcBorders>
            <w:tcMar>
              <w:left w:w="105" w:type="dxa"/>
              <w:right w:w="105" w:type="dxa"/>
            </w:tcMar>
          </w:tcPr>
          <w:p w14:paraId="70D3054A" w14:textId="5BAC40F5" w:rsidR="0DF209B0" w:rsidRPr="00F24057" w:rsidRDefault="0DF209B0" w:rsidP="0DF209B0">
            <w:pPr>
              <w:rPr>
                <w:rFonts w:eastAsia="Times New Roman" w:cs="Times New Roman"/>
              </w:rPr>
            </w:pPr>
            <w:bookmarkStart w:id="875" w:name="_Toc681615050"/>
            <w:r w:rsidRPr="00F24057">
              <w:rPr>
                <w:rFonts w:eastAsia="Times New Roman" w:cs="Times New Roman"/>
              </w:rPr>
              <w:t>Preconditions:</w:t>
            </w:r>
            <w:bookmarkEnd w:id="875"/>
          </w:p>
        </w:tc>
        <w:tc>
          <w:tcPr>
            <w:tcW w:w="6660" w:type="dxa"/>
            <w:tcBorders>
              <w:top w:val="single" w:sz="6" w:space="0" w:color="auto"/>
              <w:left w:val="single" w:sz="6" w:space="0" w:color="auto"/>
              <w:bottom w:val="single" w:sz="6" w:space="0" w:color="auto"/>
              <w:right w:val="single" w:sz="6" w:space="0" w:color="auto"/>
            </w:tcBorders>
            <w:tcMar>
              <w:left w:w="105" w:type="dxa"/>
              <w:right w:w="105" w:type="dxa"/>
            </w:tcMar>
          </w:tcPr>
          <w:p w14:paraId="11F6ECC1" w14:textId="38A2BA87" w:rsidR="0DF209B0" w:rsidRPr="00F24057" w:rsidRDefault="0DF209B0" w:rsidP="0DF209B0">
            <w:pPr>
              <w:rPr>
                <w:rFonts w:eastAsia="Times New Roman" w:cs="Times New Roman"/>
              </w:rPr>
            </w:pPr>
            <w:bookmarkStart w:id="876" w:name="_Toc1464755172"/>
            <w:r w:rsidRPr="00F24057">
              <w:rPr>
                <w:rFonts w:eastAsia="Times New Roman" w:cs="Times New Roman"/>
              </w:rPr>
              <w:t>The production staff is logged into the system.</w:t>
            </w:r>
            <w:bookmarkEnd w:id="876"/>
          </w:p>
          <w:p w14:paraId="6D6D87B4" w14:textId="1A7E96BA" w:rsidR="0DF209B0" w:rsidRPr="00F24057" w:rsidRDefault="0DF209B0" w:rsidP="0DF209B0">
            <w:pPr>
              <w:rPr>
                <w:rFonts w:eastAsia="Times New Roman" w:cs="Times New Roman"/>
              </w:rPr>
            </w:pPr>
            <w:bookmarkStart w:id="877" w:name="_Toc969923374"/>
            <w:r w:rsidRPr="00F24057">
              <w:rPr>
                <w:rFonts w:eastAsia="Times New Roman" w:cs="Times New Roman"/>
              </w:rPr>
              <w:t>The system has detected insufficient raw materials for production.</w:t>
            </w:r>
            <w:bookmarkEnd w:id="877"/>
          </w:p>
        </w:tc>
      </w:tr>
      <w:tr w:rsidR="00A71BDC" w:rsidRPr="00F24057" w14:paraId="3143F6BD" w14:textId="77777777" w:rsidTr="0DF209B0">
        <w:trPr>
          <w:trHeight w:val="300"/>
        </w:trPr>
        <w:tc>
          <w:tcPr>
            <w:tcW w:w="2310" w:type="dxa"/>
            <w:tcBorders>
              <w:top w:val="single" w:sz="6" w:space="0" w:color="auto"/>
              <w:left w:val="single" w:sz="6" w:space="0" w:color="auto"/>
              <w:bottom w:val="single" w:sz="6" w:space="0" w:color="auto"/>
              <w:right w:val="single" w:sz="6" w:space="0" w:color="auto"/>
            </w:tcBorders>
            <w:tcMar>
              <w:left w:w="105" w:type="dxa"/>
              <w:right w:w="105" w:type="dxa"/>
            </w:tcMar>
          </w:tcPr>
          <w:p w14:paraId="3ED3A3D6" w14:textId="550CB56C" w:rsidR="0DF209B0" w:rsidRPr="00F24057" w:rsidRDefault="0DF209B0" w:rsidP="0DF209B0">
            <w:pPr>
              <w:rPr>
                <w:rFonts w:eastAsia="Times New Roman" w:cs="Times New Roman"/>
              </w:rPr>
            </w:pPr>
            <w:bookmarkStart w:id="878" w:name="_Toc1002387988"/>
            <w:r w:rsidRPr="00F24057">
              <w:rPr>
                <w:rFonts w:eastAsia="Times New Roman" w:cs="Times New Roman"/>
              </w:rPr>
              <w:t>Flow of events:</w:t>
            </w:r>
            <w:bookmarkEnd w:id="878"/>
          </w:p>
        </w:tc>
        <w:tc>
          <w:tcPr>
            <w:tcW w:w="6660" w:type="dxa"/>
            <w:tcBorders>
              <w:top w:val="single" w:sz="6" w:space="0" w:color="auto"/>
              <w:left w:val="single" w:sz="6" w:space="0" w:color="auto"/>
              <w:bottom w:val="single" w:sz="6" w:space="0" w:color="auto"/>
              <w:right w:val="single" w:sz="6" w:space="0" w:color="auto"/>
            </w:tcBorders>
            <w:tcMar>
              <w:left w:w="105" w:type="dxa"/>
              <w:right w:w="105" w:type="dxa"/>
            </w:tcMar>
          </w:tcPr>
          <w:p w14:paraId="6BB213E1" w14:textId="7F4FF544" w:rsidR="0DF209B0" w:rsidRPr="00F24057" w:rsidRDefault="0DF209B0" w:rsidP="006A3746">
            <w:pPr>
              <w:pStyle w:val="ListParagraph"/>
              <w:numPr>
                <w:ilvl w:val="0"/>
                <w:numId w:val="6"/>
              </w:numPr>
              <w:rPr>
                <w:rFonts w:eastAsia="Times New Roman" w:cs="Times New Roman"/>
              </w:rPr>
            </w:pPr>
            <w:bookmarkStart w:id="879" w:name="_Toc1082428150"/>
            <w:r w:rsidRPr="00F24057">
              <w:rPr>
                <w:rFonts w:eastAsia="Times New Roman" w:cs="Times New Roman"/>
              </w:rPr>
              <w:t>The production staff selects the option to submit a raw materials request.</w:t>
            </w:r>
            <w:bookmarkEnd w:id="879"/>
          </w:p>
          <w:p w14:paraId="0E64E394" w14:textId="364B1A30" w:rsidR="0DF209B0" w:rsidRPr="00F24057" w:rsidRDefault="0DF209B0" w:rsidP="006A3746">
            <w:pPr>
              <w:pStyle w:val="ListParagraph"/>
              <w:numPr>
                <w:ilvl w:val="0"/>
                <w:numId w:val="6"/>
              </w:numPr>
              <w:rPr>
                <w:rFonts w:eastAsia="Times New Roman" w:cs="Times New Roman"/>
              </w:rPr>
            </w:pPr>
            <w:bookmarkStart w:id="880" w:name="_Toc1695176817"/>
            <w:r w:rsidRPr="00F24057">
              <w:rPr>
                <w:rFonts w:eastAsia="Times New Roman" w:cs="Times New Roman"/>
              </w:rPr>
              <w:t>The system displays a request form requiring material type, quantity, and urgency level.</w:t>
            </w:r>
            <w:bookmarkEnd w:id="880"/>
          </w:p>
          <w:p w14:paraId="2CF3507D" w14:textId="174A031B" w:rsidR="0DF209B0" w:rsidRPr="00F24057" w:rsidRDefault="0DF209B0" w:rsidP="006A3746">
            <w:pPr>
              <w:pStyle w:val="ListParagraph"/>
              <w:numPr>
                <w:ilvl w:val="0"/>
                <w:numId w:val="6"/>
              </w:numPr>
              <w:rPr>
                <w:rFonts w:eastAsia="Times New Roman" w:cs="Times New Roman"/>
              </w:rPr>
            </w:pPr>
            <w:bookmarkStart w:id="881" w:name="_Toc571121207"/>
            <w:r w:rsidRPr="00F24057">
              <w:rPr>
                <w:rFonts w:eastAsia="Times New Roman" w:cs="Times New Roman"/>
              </w:rPr>
              <w:t>The production staff enters the required details and submits the request.</w:t>
            </w:r>
            <w:bookmarkEnd w:id="881"/>
          </w:p>
          <w:p w14:paraId="196457DE" w14:textId="3C68378A" w:rsidR="0DF209B0" w:rsidRPr="00F24057" w:rsidRDefault="0DF209B0" w:rsidP="006A3746">
            <w:pPr>
              <w:pStyle w:val="ListParagraph"/>
              <w:numPr>
                <w:ilvl w:val="0"/>
                <w:numId w:val="6"/>
              </w:numPr>
              <w:rPr>
                <w:rFonts w:eastAsia="Times New Roman" w:cs="Times New Roman"/>
              </w:rPr>
            </w:pPr>
            <w:bookmarkStart w:id="882" w:name="_Toc1989034879"/>
            <w:r w:rsidRPr="00F24057">
              <w:rPr>
                <w:rFonts w:eastAsia="Times New Roman" w:cs="Times New Roman"/>
              </w:rPr>
              <w:t xml:space="preserve">The system validates the input and generates a unique </w:t>
            </w:r>
            <w:proofErr w:type="spellStart"/>
            <w:r w:rsidRPr="00F24057">
              <w:rPr>
                <w:rFonts w:eastAsia="Times New Roman" w:cs="Times New Roman"/>
              </w:rPr>
              <w:t>RequestID</w:t>
            </w:r>
            <w:proofErr w:type="spellEnd"/>
            <w:r w:rsidRPr="00F24057">
              <w:rPr>
                <w:rFonts w:eastAsia="Times New Roman" w:cs="Times New Roman"/>
              </w:rPr>
              <w:t>.</w:t>
            </w:r>
            <w:bookmarkEnd w:id="882"/>
          </w:p>
          <w:p w14:paraId="73E69BCB" w14:textId="39056188" w:rsidR="0DF209B0" w:rsidRPr="00F24057" w:rsidRDefault="0DF209B0" w:rsidP="006A3746">
            <w:pPr>
              <w:pStyle w:val="ListParagraph"/>
              <w:numPr>
                <w:ilvl w:val="0"/>
                <w:numId w:val="6"/>
              </w:numPr>
              <w:rPr>
                <w:rFonts w:eastAsia="Times New Roman" w:cs="Times New Roman"/>
              </w:rPr>
            </w:pPr>
            <w:bookmarkStart w:id="883" w:name="_Toc1265928351"/>
            <w:r w:rsidRPr="00F24057">
              <w:rPr>
                <w:rFonts w:eastAsia="Times New Roman" w:cs="Times New Roman"/>
              </w:rPr>
              <w:t>The system forwards the request to the inventory staff and purchasing department for processing.</w:t>
            </w:r>
            <w:bookmarkEnd w:id="883"/>
          </w:p>
          <w:p w14:paraId="3A5D35F8" w14:textId="30BD87FC" w:rsidR="0DF209B0" w:rsidRPr="00F24057" w:rsidRDefault="0DF209B0" w:rsidP="006A3746">
            <w:pPr>
              <w:pStyle w:val="ListParagraph"/>
              <w:numPr>
                <w:ilvl w:val="0"/>
                <w:numId w:val="6"/>
              </w:numPr>
              <w:rPr>
                <w:rFonts w:eastAsia="Times New Roman" w:cs="Times New Roman"/>
              </w:rPr>
            </w:pPr>
            <w:bookmarkStart w:id="884" w:name="_Toc759977950"/>
            <w:r w:rsidRPr="00F24057">
              <w:rPr>
                <w:rFonts w:eastAsia="Times New Roman" w:cs="Times New Roman"/>
              </w:rPr>
              <w:t>The system displays a confirmation message to the production staff</w:t>
            </w:r>
            <w:r w:rsidRPr="00F24057">
              <w:rPr>
                <w:rFonts w:eastAsia="Times New Roman" w:cs="Times New Roman"/>
                <w:lang w:eastAsia="zh-TW"/>
              </w:rPr>
              <w:t>.</w:t>
            </w:r>
            <w:bookmarkEnd w:id="884"/>
          </w:p>
        </w:tc>
      </w:tr>
      <w:tr w:rsidR="00A71BDC" w:rsidRPr="00F24057" w14:paraId="6856FD8D" w14:textId="77777777" w:rsidTr="0DF209B0">
        <w:trPr>
          <w:trHeight w:val="300"/>
        </w:trPr>
        <w:tc>
          <w:tcPr>
            <w:tcW w:w="2310" w:type="dxa"/>
            <w:tcBorders>
              <w:top w:val="single" w:sz="6" w:space="0" w:color="auto"/>
              <w:left w:val="single" w:sz="6" w:space="0" w:color="auto"/>
              <w:bottom w:val="single" w:sz="6" w:space="0" w:color="auto"/>
              <w:right w:val="single" w:sz="6" w:space="0" w:color="auto"/>
            </w:tcBorders>
            <w:tcMar>
              <w:left w:w="105" w:type="dxa"/>
              <w:right w:w="105" w:type="dxa"/>
            </w:tcMar>
          </w:tcPr>
          <w:p w14:paraId="6B20EC56" w14:textId="0B2F2C10" w:rsidR="0DF209B0" w:rsidRPr="00F24057" w:rsidRDefault="0DF209B0" w:rsidP="0DF209B0">
            <w:pPr>
              <w:rPr>
                <w:rFonts w:eastAsia="Times New Roman" w:cs="Times New Roman"/>
              </w:rPr>
            </w:pPr>
            <w:bookmarkStart w:id="885" w:name="_Toc1963943016"/>
            <w:r w:rsidRPr="00F24057">
              <w:rPr>
                <w:rFonts w:eastAsia="Times New Roman" w:cs="Times New Roman"/>
              </w:rPr>
              <w:t>Postconditions:</w:t>
            </w:r>
            <w:bookmarkEnd w:id="885"/>
          </w:p>
        </w:tc>
        <w:tc>
          <w:tcPr>
            <w:tcW w:w="6660" w:type="dxa"/>
            <w:tcBorders>
              <w:top w:val="single" w:sz="6" w:space="0" w:color="auto"/>
              <w:left w:val="single" w:sz="6" w:space="0" w:color="auto"/>
              <w:bottom w:val="single" w:sz="6" w:space="0" w:color="auto"/>
              <w:right w:val="single" w:sz="6" w:space="0" w:color="auto"/>
            </w:tcBorders>
            <w:tcMar>
              <w:left w:w="105" w:type="dxa"/>
              <w:right w:w="105" w:type="dxa"/>
            </w:tcMar>
          </w:tcPr>
          <w:p w14:paraId="2BAB9789" w14:textId="5BD4D451" w:rsidR="0DF209B0" w:rsidRPr="00F24057" w:rsidRDefault="0DF209B0" w:rsidP="0DF209B0">
            <w:pPr>
              <w:rPr>
                <w:rFonts w:eastAsia="Times New Roman" w:cs="Times New Roman"/>
              </w:rPr>
            </w:pPr>
            <w:bookmarkStart w:id="886" w:name="_Toc1475202845"/>
            <w:r w:rsidRPr="00F24057">
              <w:rPr>
                <w:rFonts w:eastAsia="Times New Roman" w:cs="Times New Roman"/>
              </w:rPr>
              <w:t>The raw materials request is recorded in the system.</w:t>
            </w:r>
            <w:bookmarkEnd w:id="886"/>
          </w:p>
          <w:p w14:paraId="42E5D00E" w14:textId="3E7C1B9B" w:rsidR="0DF209B0" w:rsidRPr="00F24057" w:rsidRDefault="0DF209B0" w:rsidP="0DF209B0">
            <w:pPr>
              <w:rPr>
                <w:rFonts w:eastAsia="Times New Roman" w:cs="Times New Roman"/>
              </w:rPr>
            </w:pPr>
            <w:bookmarkStart w:id="887" w:name="_Toc694967590"/>
            <w:r w:rsidRPr="00F24057">
              <w:rPr>
                <w:rFonts w:eastAsia="Times New Roman" w:cs="Times New Roman"/>
              </w:rPr>
              <w:t>Inventory and purchasing departments receive the request for further action.</w:t>
            </w:r>
            <w:bookmarkEnd w:id="887"/>
          </w:p>
        </w:tc>
      </w:tr>
      <w:tr w:rsidR="00A71BDC" w:rsidRPr="00F24057" w14:paraId="449774E3" w14:textId="77777777" w:rsidTr="0DF209B0">
        <w:trPr>
          <w:trHeight w:val="300"/>
        </w:trPr>
        <w:tc>
          <w:tcPr>
            <w:tcW w:w="2310" w:type="dxa"/>
            <w:tcBorders>
              <w:top w:val="single" w:sz="6" w:space="0" w:color="auto"/>
              <w:left w:val="single" w:sz="6" w:space="0" w:color="auto"/>
              <w:bottom w:val="single" w:sz="6" w:space="0" w:color="auto"/>
              <w:right w:val="single" w:sz="6" w:space="0" w:color="auto"/>
            </w:tcBorders>
            <w:tcMar>
              <w:left w:w="105" w:type="dxa"/>
              <w:right w:w="105" w:type="dxa"/>
            </w:tcMar>
          </w:tcPr>
          <w:p w14:paraId="3F70BF3E" w14:textId="6CCBCC16" w:rsidR="0DF209B0" w:rsidRPr="00F24057" w:rsidRDefault="0DF209B0" w:rsidP="0DF209B0">
            <w:pPr>
              <w:rPr>
                <w:rFonts w:eastAsia="Times New Roman" w:cs="Times New Roman"/>
              </w:rPr>
            </w:pPr>
            <w:bookmarkStart w:id="888" w:name="_Toc970380484"/>
            <w:r w:rsidRPr="00F24057">
              <w:rPr>
                <w:rFonts w:eastAsia="Times New Roman" w:cs="Times New Roman"/>
              </w:rPr>
              <w:t>Alternative flows and exceptions:</w:t>
            </w:r>
            <w:bookmarkEnd w:id="888"/>
          </w:p>
        </w:tc>
        <w:tc>
          <w:tcPr>
            <w:tcW w:w="6660" w:type="dxa"/>
            <w:tcBorders>
              <w:top w:val="single" w:sz="6" w:space="0" w:color="auto"/>
              <w:left w:val="single" w:sz="6" w:space="0" w:color="auto"/>
              <w:bottom w:val="single" w:sz="6" w:space="0" w:color="auto"/>
              <w:right w:val="single" w:sz="6" w:space="0" w:color="auto"/>
            </w:tcBorders>
            <w:tcMar>
              <w:left w:w="105" w:type="dxa"/>
              <w:right w:w="105" w:type="dxa"/>
            </w:tcMar>
          </w:tcPr>
          <w:p w14:paraId="396BF5D1" w14:textId="02886061" w:rsidR="0DF209B0" w:rsidRPr="00F24057" w:rsidRDefault="0DF209B0" w:rsidP="0DF209B0">
            <w:pPr>
              <w:rPr>
                <w:rFonts w:eastAsia="Times New Roman" w:cs="Times New Roman"/>
              </w:rPr>
            </w:pPr>
            <w:bookmarkStart w:id="889" w:name="_Toc729186423"/>
            <w:r w:rsidRPr="00F24057">
              <w:rPr>
                <w:rFonts w:eastAsia="Times New Roman" w:cs="Times New Roman"/>
              </w:rPr>
              <w:t>If the production staff cancels the request before submission, no data is saved.</w:t>
            </w:r>
            <w:bookmarkEnd w:id="889"/>
          </w:p>
          <w:p w14:paraId="00FF580D" w14:textId="02341929" w:rsidR="0DF209B0" w:rsidRPr="00F24057" w:rsidRDefault="0DF209B0" w:rsidP="0DF209B0">
            <w:pPr>
              <w:rPr>
                <w:rFonts w:eastAsia="Times New Roman" w:cs="Times New Roman"/>
              </w:rPr>
            </w:pPr>
            <w:bookmarkStart w:id="890" w:name="_Toc301135206"/>
            <w:r w:rsidRPr="00F24057">
              <w:rPr>
                <w:rFonts w:eastAsia="Times New Roman" w:cs="Times New Roman"/>
              </w:rPr>
              <w:t>If required fields are missing or invalid, the system prompts the staff to correct the input.</w:t>
            </w:r>
            <w:bookmarkEnd w:id="890"/>
          </w:p>
          <w:p w14:paraId="14F0F90D" w14:textId="65086448" w:rsidR="0DF209B0" w:rsidRPr="00F24057" w:rsidRDefault="0DF209B0" w:rsidP="0DF209B0">
            <w:pPr>
              <w:rPr>
                <w:rFonts w:eastAsia="Times New Roman" w:cs="Times New Roman"/>
              </w:rPr>
            </w:pPr>
            <w:bookmarkStart w:id="891" w:name="_Toc1374518613"/>
            <w:r w:rsidRPr="00F24057">
              <w:rPr>
                <w:rFonts w:eastAsia="Times New Roman" w:cs="Times New Roman"/>
              </w:rPr>
              <w:t>If the system fails to forward the request to inventory or purchasing, it logs the error and notifies the staff to retry later.</w:t>
            </w:r>
            <w:bookmarkEnd w:id="891"/>
          </w:p>
        </w:tc>
      </w:tr>
    </w:tbl>
    <w:p w14:paraId="6576F72B" w14:textId="3C089A05" w:rsidR="0DF209B0" w:rsidRPr="00F24057" w:rsidRDefault="0DF209B0" w:rsidP="0DF209B0">
      <w:pPr>
        <w:rPr>
          <w:rFonts w:cs="Times New Roman"/>
        </w:rPr>
      </w:pPr>
    </w:p>
    <w:p w14:paraId="72727665" w14:textId="2956A6ED" w:rsidR="0DF209B0" w:rsidRPr="00F24057" w:rsidRDefault="0DF209B0" w:rsidP="0DF209B0">
      <w:pPr>
        <w:rPr>
          <w:rFonts w:eastAsia="Aptos" w:cs="Times New Roman"/>
        </w:rPr>
      </w:pPr>
    </w:p>
    <w:p w14:paraId="5D7BC01B" w14:textId="0F5126EF" w:rsidR="0C697B1D" w:rsidRPr="00F24057" w:rsidRDefault="251E6DBD" w:rsidP="0DF209B0">
      <w:pPr>
        <w:rPr>
          <w:rFonts w:cs="Times New Roman"/>
        </w:rPr>
      </w:pPr>
      <w:r w:rsidRPr="00F24057">
        <w:rPr>
          <w:rFonts w:cs="Times New Roman"/>
          <w:noProof/>
        </w:rPr>
        <w:drawing>
          <wp:inline distT="0" distB="0" distL="0" distR="0" wp14:anchorId="588BDD9E" wp14:editId="535AEC16">
            <wp:extent cx="3833844" cy="2498461"/>
            <wp:effectExtent l="0" t="0" r="0" b="0"/>
            <wp:docPr id="1063379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79572" name="Picture 1063379572"/>
                    <pic:cNvPicPr/>
                  </pic:nvPicPr>
                  <pic:blipFill>
                    <a:blip r:embed="rId48">
                      <a:extLst>
                        <a:ext uri="{28A0092B-C50C-407E-A947-70E740481C1C}">
                          <a14:useLocalDpi xmlns:a14="http://schemas.microsoft.com/office/drawing/2010/main"/>
                        </a:ext>
                      </a:extLst>
                    </a:blip>
                    <a:stretch>
                      <a:fillRect/>
                    </a:stretch>
                  </pic:blipFill>
                  <pic:spPr>
                    <a:xfrm>
                      <a:off x="0" y="0"/>
                      <a:ext cx="3833844" cy="2498461"/>
                    </a:xfrm>
                    <a:prstGeom prst="rect">
                      <a:avLst/>
                    </a:prstGeom>
                  </pic:spPr>
                </pic:pic>
              </a:graphicData>
            </a:graphic>
          </wp:inline>
        </w:drawing>
      </w:r>
    </w:p>
    <w:p w14:paraId="2BB196F1" w14:textId="79F408BB" w:rsidR="68DC023D" w:rsidRPr="00F24057" w:rsidRDefault="68DC023D" w:rsidP="68DC023D">
      <w:pPr>
        <w:rPr>
          <w:rFonts w:cs="Times New Roman"/>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400"/>
        <w:gridCol w:w="6930"/>
      </w:tblGrid>
      <w:tr w:rsidR="00A71BDC" w:rsidRPr="00F24057" w14:paraId="0DADFADF"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4D0D0995" w14:textId="691EE91D" w:rsidR="0DF209B0" w:rsidRPr="00F24057" w:rsidRDefault="0DF209B0" w:rsidP="0DF209B0">
            <w:pPr>
              <w:rPr>
                <w:rFonts w:eastAsia="Times New Roman" w:cs="Times New Roman"/>
              </w:rPr>
            </w:pPr>
            <w:bookmarkStart w:id="892" w:name="_Toc1167618442"/>
            <w:r w:rsidRPr="00F24057">
              <w:rPr>
                <w:rFonts w:eastAsia="Times New Roman" w:cs="Times New Roman"/>
              </w:rPr>
              <w:t>Use case name:</w:t>
            </w:r>
            <w:bookmarkEnd w:id="892"/>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3B51A406" w14:textId="41768C5F" w:rsidR="0DF209B0" w:rsidRPr="00F24057" w:rsidRDefault="0DF209B0" w:rsidP="29B577E6">
            <w:pPr>
              <w:rPr>
                <w:rFonts w:eastAsia="Times New Roman" w:cs="Times New Roman"/>
              </w:rPr>
            </w:pPr>
            <w:bookmarkStart w:id="893" w:name="_Toc692131148"/>
            <w:r w:rsidRPr="29B577E6">
              <w:rPr>
                <w:lang w:val="en-GB"/>
              </w:rPr>
              <w:t>Check inventory</w:t>
            </w:r>
            <w:bookmarkEnd w:id="893"/>
            <w:r w:rsidRPr="29B577E6">
              <w:rPr>
                <w:lang w:val="en-GB"/>
              </w:rPr>
              <w:t xml:space="preserve"> </w:t>
            </w:r>
          </w:p>
        </w:tc>
      </w:tr>
      <w:tr w:rsidR="00A71BDC" w:rsidRPr="00F24057" w14:paraId="59044EC5"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496F8D1" w14:textId="7B7016BD" w:rsidR="0DF209B0" w:rsidRPr="00F24057" w:rsidRDefault="0DF209B0" w:rsidP="0DF209B0">
            <w:pPr>
              <w:rPr>
                <w:rFonts w:eastAsia="Times New Roman" w:cs="Times New Roman"/>
              </w:rPr>
            </w:pPr>
            <w:bookmarkStart w:id="894" w:name="_Toc1428425286"/>
            <w:r w:rsidRPr="00F24057">
              <w:rPr>
                <w:rFonts w:eastAsia="Times New Roman" w:cs="Times New Roman"/>
              </w:rPr>
              <w:t>Use case ID:</w:t>
            </w:r>
            <w:bookmarkEnd w:id="894"/>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618D65B0" w14:textId="5552A78F" w:rsidR="0DF209B0" w:rsidRPr="00F24057" w:rsidRDefault="0DF209B0" w:rsidP="0DF209B0">
            <w:pPr>
              <w:rPr>
                <w:rFonts w:eastAsia="Times New Roman" w:cs="Times New Roman"/>
              </w:rPr>
            </w:pPr>
            <w:bookmarkStart w:id="895" w:name="_Toc133074718"/>
            <w:r w:rsidRPr="00F24057">
              <w:rPr>
                <w:rFonts w:eastAsia="Times New Roman" w:cs="Times New Roman"/>
              </w:rPr>
              <w:t>UC‑230</w:t>
            </w:r>
            <w:bookmarkEnd w:id="895"/>
          </w:p>
        </w:tc>
      </w:tr>
      <w:tr w:rsidR="00A71BDC" w:rsidRPr="00F24057" w14:paraId="2249DBAF"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7E25DB88" w14:textId="6D3D371E" w:rsidR="0DF209B0" w:rsidRPr="00F24057" w:rsidRDefault="0DF209B0" w:rsidP="0DF209B0">
            <w:pPr>
              <w:rPr>
                <w:rFonts w:eastAsia="Times New Roman" w:cs="Times New Roman"/>
              </w:rPr>
            </w:pPr>
            <w:bookmarkStart w:id="896" w:name="_Toc1029430518"/>
            <w:r w:rsidRPr="00F24057">
              <w:rPr>
                <w:rFonts w:eastAsia="Times New Roman" w:cs="Times New Roman"/>
              </w:rPr>
              <w:t>Primary actor:</w:t>
            </w:r>
            <w:bookmarkEnd w:id="896"/>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016E9B93" w14:textId="01059A51" w:rsidR="0DF209B0" w:rsidRPr="00F24057" w:rsidRDefault="0DF209B0" w:rsidP="0DF209B0">
            <w:pPr>
              <w:rPr>
                <w:rFonts w:eastAsia="Times New Roman" w:cs="Times New Roman"/>
              </w:rPr>
            </w:pPr>
            <w:bookmarkStart w:id="897" w:name="_Toc2101048359"/>
            <w:r w:rsidRPr="00F24057">
              <w:rPr>
                <w:rFonts w:eastAsia="Times New Roman" w:cs="Times New Roman"/>
              </w:rPr>
              <w:t>Inventory Staff</w:t>
            </w:r>
            <w:bookmarkEnd w:id="897"/>
          </w:p>
        </w:tc>
      </w:tr>
      <w:tr w:rsidR="00A71BDC" w:rsidRPr="00F24057" w14:paraId="4EED78EC"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96D2CD5" w14:textId="342942E7" w:rsidR="0DF209B0" w:rsidRPr="00F24057" w:rsidRDefault="0DF209B0" w:rsidP="0DF209B0">
            <w:pPr>
              <w:rPr>
                <w:rFonts w:eastAsia="Times New Roman" w:cs="Times New Roman"/>
              </w:rPr>
            </w:pPr>
            <w:bookmarkStart w:id="898" w:name="_Toc612124050"/>
            <w:r w:rsidRPr="00F24057">
              <w:rPr>
                <w:rFonts w:eastAsia="Times New Roman" w:cs="Times New Roman"/>
              </w:rPr>
              <w:t>Secondary actors:</w:t>
            </w:r>
            <w:bookmarkEnd w:id="898"/>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0990F337" w14:textId="1774A5BB" w:rsidR="0DF209B0" w:rsidRPr="00F24057" w:rsidRDefault="0DF209B0" w:rsidP="0DF209B0">
            <w:pPr>
              <w:rPr>
                <w:rFonts w:eastAsia="Times New Roman" w:cs="Times New Roman"/>
              </w:rPr>
            </w:pPr>
            <w:bookmarkStart w:id="899" w:name="_Toc335260074"/>
            <w:r w:rsidRPr="00F24057">
              <w:rPr>
                <w:rFonts w:eastAsia="Times New Roman" w:cs="Times New Roman"/>
              </w:rPr>
              <w:t>Purchasing Staff, Production Staff</w:t>
            </w:r>
            <w:bookmarkEnd w:id="899"/>
          </w:p>
        </w:tc>
      </w:tr>
      <w:tr w:rsidR="00A71BDC" w:rsidRPr="00F24057" w14:paraId="3EEA5F9C"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1758344D" w14:textId="4BCEB470" w:rsidR="0DF209B0" w:rsidRPr="00F24057" w:rsidRDefault="0DF209B0" w:rsidP="0DF209B0">
            <w:pPr>
              <w:rPr>
                <w:rFonts w:eastAsia="Times New Roman" w:cs="Times New Roman"/>
              </w:rPr>
            </w:pPr>
            <w:bookmarkStart w:id="900" w:name="_Toc845755196"/>
            <w:r w:rsidRPr="00F24057">
              <w:rPr>
                <w:rFonts w:eastAsia="Times New Roman" w:cs="Times New Roman"/>
              </w:rPr>
              <w:t>Brief description:</w:t>
            </w:r>
            <w:bookmarkEnd w:id="900"/>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4F64834C" w14:textId="049AF026" w:rsidR="0DF209B0" w:rsidRPr="00F24057" w:rsidRDefault="0DF209B0" w:rsidP="29B577E6">
            <w:pPr>
              <w:rPr>
                <w:rFonts w:eastAsia="Times New Roman" w:cs="Times New Roman"/>
              </w:rPr>
            </w:pPr>
            <w:bookmarkStart w:id="901" w:name="_Toc855104555"/>
            <w:r>
              <w:t>Inventory staff check the current stock levels of raw materials and finished goods. The system displays available quantities, reserved items, and reorder alerts. This helps production staff plan and purchasing staff initiate procurement when stock is low.</w:t>
            </w:r>
            <w:bookmarkEnd w:id="901"/>
          </w:p>
        </w:tc>
      </w:tr>
      <w:tr w:rsidR="00A71BDC" w:rsidRPr="00F24057" w14:paraId="2FF86D80"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45518D8A" w14:textId="46A44F8E" w:rsidR="0DF209B0" w:rsidRPr="00F24057" w:rsidRDefault="0DF209B0" w:rsidP="0DF209B0">
            <w:pPr>
              <w:rPr>
                <w:rFonts w:eastAsia="Times New Roman" w:cs="Times New Roman"/>
              </w:rPr>
            </w:pPr>
            <w:bookmarkStart w:id="902" w:name="_Toc1614251314"/>
            <w:r w:rsidRPr="00F24057">
              <w:rPr>
                <w:rFonts w:eastAsia="Times New Roman" w:cs="Times New Roman"/>
              </w:rPr>
              <w:t>Preconditions:</w:t>
            </w:r>
            <w:bookmarkEnd w:id="902"/>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6950BCB7" w14:textId="556D3370" w:rsidR="0DF209B0" w:rsidRPr="00F24057" w:rsidRDefault="0DF209B0" w:rsidP="0DF209B0">
            <w:pPr>
              <w:rPr>
                <w:rFonts w:eastAsia="Times New Roman" w:cs="Times New Roman"/>
              </w:rPr>
            </w:pPr>
            <w:bookmarkStart w:id="903" w:name="_Toc1840213025"/>
            <w:r w:rsidRPr="00F24057">
              <w:rPr>
                <w:rFonts w:eastAsia="Times New Roman" w:cs="Times New Roman"/>
              </w:rPr>
              <w:t>The inventory staff is logged into the system.</w:t>
            </w:r>
            <w:bookmarkEnd w:id="903"/>
          </w:p>
          <w:p w14:paraId="32448B13" w14:textId="30B8B597" w:rsidR="0DF209B0" w:rsidRPr="00F24057" w:rsidRDefault="0DF209B0" w:rsidP="0DF209B0">
            <w:pPr>
              <w:rPr>
                <w:rFonts w:eastAsia="Times New Roman" w:cs="Times New Roman"/>
              </w:rPr>
            </w:pPr>
            <w:bookmarkStart w:id="904" w:name="_Toc405494049"/>
            <w:r w:rsidRPr="00F24057">
              <w:rPr>
                <w:rFonts w:eastAsia="Times New Roman" w:cs="Times New Roman"/>
              </w:rPr>
              <w:t>Inventory records are up to date.</w:t>
            </w:r>
            <w:bookmarkEnd w:id="904"/>
          </w:p>
        </w:tc>
      </w:tr>
      <w:tr w:rsidR="00A71BDC" w:rsidRPr="00F24057" w14:paraId="54CFDB38"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2FD77BCD" w14:textId="5EC27B91" w:rsidR="0DF209B0" w:rsidRPr="00F24057" w:rsidRDefault="0DF209B0" w:rsidP="0DF209B0">
            <w:pPr>
              <w:rPr>
                <w:rFonts w:eastAsia="Times New Roman" w:cs="Times New Roman"/>
              </w:rPr>
            </w:pPr>
            <w:bookmarkStart w:id="905" w:name="_Toc1798623046"/>
            <w:r w:rsidRPr="00F24057">
              <w:rPr>
                <w:rFonts w:eastAsia="Times New Roman" w:cs="Times New Roman"/>
              </w:rPr>
              <w:t>Flow of events:</w:t>
            </w:r>
            <w:bookmarkEnd w:id="905"/>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5F5B0B59" w14:textId="19FE932F" w:rsidR="0DF209B0" w:rsidRPr="00F24057" w:rsidRDefault="0DF209B0" w:rsidP="006A3746">
            <w:pPr>
              <w:pStyle w:val="ListParagraph"/>
              <w:numPr>
                <w:ilvl w:val="0"/>
                <w:numId w:val="5"/>
              </w:numPr>
              <w:rPr>
                <w:rFonts w:eastAsia="Times New Roman" w:cs="Times New Roman"/>
              </w:rPr>
            </w:pPr>
            <w:bookmarkStart w:id="906" w:name="_Toc285709874"/>
            <w:r w:rsidRPr="00F24057">
              <w:rPr>
                <w:rFonts w:eastAsia="Times New Roman" w:cs="Times New Roman"/>
              </w:rPr>
              <w:t>Inventory staff select the option to check inventory.</w:t>
            </w:r>
            <w:bookmarkEnd w:id="906"/>
          </w:p>
          <w:p w14:paraId="19064E21" w14:textId="27540B08" w:rsidR="0DF209B0" w:rsidRPr="00F24057" w:rsidRDefault="0DF209B0" w:rsidP="006A3746">
            <w:pPr>
              <w:pStyle w:val="ListParagraph"/>
              <w:numPr>
                <w:ilvl w:val="0"/>
                <w:numId w:val="5"/>
              </w:numPr>
              <w:rPr>
                <w:rFonts w:eastAsia="Times New Roman" w:cs="Times New Roman"/>
              </w:rPr>
            </w:pPr>
            <w:bookmarkStart w:id="907" w:name="_Toc1081648066"/>
            <w:r w:rsidRPr="00F24057">
              <w:rPr>
                <w:rFonts w:eastAsia="Times New Roman" w:cs="Times New Roman"/>
              </w:rPr>
              <w:t>The system retrieves and displays stock details, including material type, available quantity, reserved quantity, and reorder thresholds.</w:t>
            </w:r>
            <w:bookmarkEnd w:id="907"/>
          </w:p>
          <w:p w14:paraId="58A3E5FC" w14:textId="796035EA" w:rsidR="0DF209B0" w:rsidRPr="00F24057" w:rsidRDefault="0DF209B0" w:rsidP="006A3746">
            <w:pPr>
              <w:pStyle w:val="ListParagraph"/>
              <w:numPr>
                <w:ilvl w:val="0"/>
                <w:numId w:val="5"/>
              </w:numPr>
              <w:rPr>
                <w:rFonts w:eastAsia="Times New Roman" w:cs="Times New Roman"/>
              </w:rPr>
            </w:pPr>
            <w:bookmarkStart w:id="908" w:name="_Toc1960116787"/>
            <w:r w:rsidRPr="00F24057">
              <w:rPr>
                <w:rFonts w:eastAsia="Times New Roman" w:cs="Times New Roman"/>
              </w:rPr>
              <w:t>Inventory staff review the displayed information.</w:t>
            </w:r>
            <w:bookmarkEnd w:id="908"/>
          </w:p>
          <w:p w14:paraId="5E25865F" w14:textId="7456EC07" w:rsidR="0DF209B0" w:rsidRPr="00F24057" w:rsidRDefault="0DF209B0" w:rsidP="006A3746">
            <w:pPr>
              <w:pStyle w:val="ListParagraph"/>
              <w:numPr>
                <w:ilvl w:val="0"/>
                <w:numId w:val="5"/>
              </w:numPr>
              <w:rPr>
                <w:rFonts w:eastAsia="Times New Roman" w:cs="Times New Roman"/>
              </w:rPr>
            </w:pPr>
            <w:bookmarkStart w:id="909" w:name="_Toc1744093117"/>
            <w:r w:rsidRPr="00F24057">
              <w:rPr>
                <w:rFonts w:eastAsia="Times New Roman" w:cs="Times New Roman"/>
              </w:rPr>
              <w:t>If stock levels are below threshold, the system highlights items requiring replenishment.</w:t>
            </w:r>
            <w:bookmarkEnd w:id="909"/>
          </w:p>
          <w:p w14:paraId="37707BCD" w14:textId="4CF66A2D" w:rsidR="0DF209B0" w:rsidRPr="00F24057" w:rsidRDefault="0DF209B0" w:rsidP="006A3746">
            <w:pPr>
              <w:pStyle w:val="ListParagraph"/>
              <w:numPr>
                <w:ilvl w:val="0"/>
                <w:numId w:val="5"/>
              </w:numPr>
              <w:rPr>
                <w:rFonts w:eastAsia="Times New Roman" w:cs="Times New Roman"/>
              </w:rPr>
            </w:pPr>
            <w:bookmarkStart w:id="910" w:name="_Toc679588543"/>
            <w:r w:rsidRPr="00F24057">
              <w:rPr>
                <w:rFonts w:eastAsia="Times New Roman" w:cs="Times New Roman"/>
              </w:rPr>
              <w:t>Inventory staff may forward low‑stock alerts to purchasing staff for procurement</w:t>
            </w:r>
            <w:r w:rsidRPr="00F24057">
              <w:rPr>
                <w:rFonts w:eastAsia="Times New Roman" w:cs="Times New Roman"/>
                <w:lang w:eastAsia="zh-TW"/>
              </w:rPr>
              <w:t>.</w:t>
            </w:r>
            <w:bookmarkEnd w:id="910"/>
          </w:p>
        </w:tc>
      </w:tr>
      <w:tr w:rsidR="00A71BDC" w:rsidRPr="00F24057" w14:paraId="7C9B61AD"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41D38FB3" w14:textId="46C02924" w:rsidR="0DF209B0" w:rsidRPr="00F24057" w:rsidRDefault="0DF209B0" w:rsidP="0DF209B0">
            <w:pPr>
              <w:rPr>
                <w:rFonts w:eastAsia="Times New Roman" w:cs="Times New Roman"/>
              </w:rPr>
            </w:pPr>
            <w:bookmarkStart w:id="911" w:name="_Toc814196506"/>
            <w:r w:rsidRPr="00F24057">
              <w:rPr>
                <w:rFonts w:eastAsia="Times New Roman" w:cs="Times New Roman"/>
              </w:rPr>
              <w:t>Postconditions:</w:t>
            </w:r>
            <w:bookmarkEnd w:id="911"/>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1B26ADC5" w14:textId="06E10145" w:rsidR="0DF209B0" w:rsidRPr="00F24057" w:rsidRDefault="0DF209B0" w:rsidP="0DF209B0">
            <w:pPr>
              <w:rPr>
                <w:rFonts w:eastAsia="Times New Roman" w:cs="Times New Roman"/>
              </w:rPr>
            </w:pPr>
            <w:bookmarkStart w:id="912" w:name="_Toc696696057"/>
            <w:r w:rsidRPr="00F24057">
              <w:rPr>
                <w:rFonts w:eastAsia="Times New Roman" w:cs="Times New Roman"/>
              </w:rPr>
              <w:t>The system displays accurate inventory levels.</w:t>
            </w:r>
            <w:bookmarkEnd w:id="912"/>
          </w:p>
          <w:p w14:paraId="09CB9706" w14:textId="6DAC17D2" w:rsidR="0DF209B0" w:rsidRPr="00F24057" w:rsidRDefault="0DF209B0" w:rsidP="0DF209B0">
            <w:pPr>
              <w:rPr>
                <w:rFonts w:eastAsia="Times New Roman" w:cs="Times New Roman"/>
              </w:rPr>
            </w:pPr>
            <w:bookmarkStart w:id="913" w:name="_Toc181564366"/>
            <w:r w:rsidRPr="00F24057">
              <w:rPr>
                <w:rFonts w:eastAsia="Times New Roman" w:cs="Times New Roman"/>
              </w:rPr>
              <w:t>Low‑stock items are flagged for replenishment.</w:t>
            </w:r>
            <w:bookmarkEnd w:id="913"/>
          </w:p>
        </w:tc>
      </w:tr>
      <w:tr w:rsidR="00A71BDC" w:rsidRPr="00F24057" w14:paraId="15352913"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25FECDC5" w14:textId="7F1BAB78" w:rsidR="0DF209B0" w:rsidRPr="00F24057" w:rsidRDefault="0DF209B0" w:rsidP="0DF209B0">
            <w:pPr>
              <w:rPr>
                <w:rFonts w:eastAsia="Times New Roman" w:cs="Times New Roman"/>
              </w:rPr>
            </w:pPr>
            <w:bookmarkStart w:id="914" w:name="_Toc1957455791"/>
            <w:r w:rsidRPr="00F24057">
              <w:rPr>
                <w:rFonts w:eastAsia="Times New Roman" w:cs="Times New Roman"/>
              </w:rPr>
              <w:t>Alternative flows and exceptions:</w:t>
            </w:r>
            <w:bookmarkEnd w:id="914"/>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327920D3" w14:textId="637CC894" w:rsidR="0DF209B0" w:rsidRPr="00F24057" w:rsidRDefault="0DF209B0" w:rsidP="0DF209B0">
            <w:pPr>
              <w:rPr>
                <w:rFonts w:eastAsia="Times New Roman" w:cs="Times New Roman"/>
              </w:rPr>
            </w:pPr>
            <w:bookmarkStart w:id="915" w:name="_Toc2077820904"/>
            <w:r w:rsidRPr="00F24057">
              <w:rPr>
                <w:rFonts w:eastAsia="Times New Roman" w:cs="Times New Roman"/>
              </w:rPr>
              <w:t>If the system cannot retrieve inventory data (e.g., database error), it logs the issue and prompts staff to retry later.</w:t>
            </w:r>
            <w:bookmarkEnd w:id="915"/>
          </w:p>
          <w:p w14:paraId="21CEEA0A" w14:textId="04A8D82B" w:rsidR="0DF209B0" w:rsidRPr="00F24057" w:rsidRDefault="0DF209B0" w:rsidP="0DF209B0">
            <w:pPr>
              <w:rPr>
                <w:rFonts w:eastAsia="Times New Roman" w:cs="Times New Roman"/>
              </w:rPr>
            </w:pPr>
            <w:bookmarkStart w:id="916" w:name="_Toc1568309353"/>
            <w:r w:rsidRPr="00F24057">
              <w:rPr>
                <w:rFonts w:eastAsia="Times New Roman" w:cs="Times New Roman"/>
              </w:rPr>
              <w:t>If inventory records are incomplete or outdated, the system notifies staff to update records before proceeding.</w:t>
            </w:r>
            <w:bookmarkEnd w:id="916"/>
          </w:p>
          <w:p w14:paraId="3FBFDDED" w14:textId="2CC73293" w:rsidR="0DF209B0" w:rsidRPr="00F24057" w:rsidRDefault="0DF209B0" w:rsidP="0DF209B0">
            <w:pPr>
              <w:rPr>
                <w:rFonts w:eastAsia="Times New Roman" w:cs="Times New Roman"/>
              </w:rPr>
            </w:pPr>
            <w:bookmarkStart w:id="917" w:name="_Toc3352543"/>
            <w:r w:rsidRPr="00F24057">
              <w:rPr>
                <w:rFonts w:eastAsia="Times New Roman" w:cs="Times New Roman"/>
              </w:rPr>
              <w:t>If unauthorized users attempt to access inventory data, the system denies access and logs the attempt.</w:t>
            </w:r>
            <w:bookmarkEnd w:id="917"/>
          </w:p>
        </w:tc>
      </w:tr>
    </w:tbl>
    <w:p w14:paraId="1AF38778" w14:textId="4E30B1F9" w:rsidR="0DF209B0" w:rsidRPr="00F24057" w:rsidRDefault="0DF209B0" w:rsidP="0DF209B0">
      <w:pPr>
        <w:rPr>
          <w:rFonts w:cs="Times New Roman"/>
        </w:rPr>
      </w:pPr>
    </w:p>
    <w:p w14:paraId="4857BF6B" w14:textId="09617DAD" w:rsidR="0DF209B0" w:rsidRPr="00F24057" w:rsidRDefault="0DF209B0" w:rsidP="0DF209B0">
      <w:pPr>
        <w:rPr>
          <w:rFonts w:eastAsia="Aptos" w:cs="Times New Roman"/>
        </w:rPr>
      </w:pPr>
    </w:p>
    <w:p w14:paraId="592E4494" w14:textId="139BC3C2" w:rsidR="1186D615" w:rsidRPr="00F24057" w:rsidRDefault="1186D615">
      <w:pPr>
        <w:rPr>
          <w:rFonts w:cs="Times New Roman"/>
        </w:rPr>
      </w:pPr>
      <w:r w:rsidRPr="00F24057">
        <w:rPr>
          <w:rFonts w:cs="Times New Roman"/>
        </w:rPr>
        <w:br w:type="page"/>
      </w:r>
    </w:p>
    <w:p w14:paraId="78999BE4" w14:textId="4C007E76" w:rsidR="1186D615" w:rsidRPr="00F24057" w:rsidRDefault="1186D615" w:rsidP="1186D615">
      <w:pPr>
        <w:rPr>
          <w:rFonts w:eastAsia="Aptos" w:cs="Times New Roman"/>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400"/>
        <w:gridCol w:w="6930"/>
      </w:tblGrid>
      <w:tr w:rsidR="00A71BDC" w:rsidRPr="00F24057" w14:paraId="260F4AC5"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8FFA342" w14:textId="12A96A57" w:rsidR="0DF209B0" w:rsidRPr="00F24057" w:rsidRDefault="0DF209B0" w:rsidP="0DF209B0">
            <w:pPr>
              <w:rPr>
                <w:rFonts w:eastAsia="Times New Roman" w:cs="Times New Roman"/>
              </w:rPr>
            </w:pPr>
            <w:bookmarkStart w:id="918" w:name="_Toc1655546466"/>
            <w:r w:rsidRPr="00F24057">
              <w:rPr>
                <w:rFonts w:eastAsia="Times New Roman" w:cs="Times New Roman"/>
              </w:rPr>
              <w:t>Use case name:</w:t>
            </w:r>
            <w:bookmarkEnd w:id="918"/>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67812878" w14:textId="7D8FC210" w:rsidR="0DF209B0" w:rsidRPr="00F24057" w:rsidRDefault="0DF209B0" w:rsidP="29B577E6">
            <w:pPr>
              <w:rPr>
                <w:rFonts w:eastAsia="Times New Roman" w:cs="Times New Roman"/>
              </w:rPr>
            </w:pPr>
            <w:bookmarkStart w:id="919" w:name="_Toc1195861387"/>
            <w:r w:rsidRPr="29B577E6">
              <w:rPr>
                <w:lang w:val="en-GB"/>
              </w:rPr>
              <w:t>Create Purchase Order</w:t>
            </w:r>
            <w:bookmarkEnd w:id="919"/>
          </w:p>
        </w:tc>
      </w:tr>
      <w:tr w:rsidR="00A71BDC" w:rsidRPr="00F24057" w14:paraId="49CC8F5C"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7A75D412" w14:textId="0A230EB9" w:rsidR="0DF209B0" w:rsidRPr="00F24057" w:rsidRDefault="0DF209B0" w:rsidP="0DF209B0">
            <w:pPr>
              <w:rPr>
                <w:rFonts w:eastAsia="Times New Roman" w:cs="Times New Roman"/>
              </w:rPr>
            </w:pPr>
            <w:bookmarkStart w:id="920" w:name="_Toc55572078"/>
            <w:r w:rsidRPr="00F24057">
              <w:rPr>
                <w:rFonts w:eastAsia="Times New Roman" w:cs="Times New Roman"/>
              </w:rPr>
              <w:t>Use case ID:</w:t>
            </w:r>
            <w:bookmarkEnd w:id="920"/>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5BE2FFAC" w14:textId="7379D01C" w:rsidR="0DF209B0" w:rsidRPr="00F24057" w:rsidRDefault="0DF209B0" w:rsidP="0DF209B0">
            <w:pPr>
              <w:rPr>
                <w:rFonts w:eastAsia="Times New Roman" w:cs="Times New Roman"/>
              </w:rPr>
            </w:pPr>
            <w:bookmarkStart w:id="921" w:name="_Toc2092684508"/>
            <w:r w:rsidRPr="00F24057">
              <w:rPr>
                <w:rFonts w:eastAsia="Times New Roman" w:cs="Times New Roman"/>
              </w:rPr>
              <w:t>UC‑240</w:t>
            </w:r>
            <w:bookmarkEnd w:id="921"/>
          </w:p>
        </w:tc>
      </w:tr>
      <w:tr w:rsidR="00A71BDC" w:rsidRPr="00F24057" w14:paraId="367ECBA3"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7E86521" w14:textId="60F89C35" w:rsidR="0DF209B0" w:rsidRPr="00F24057" w:rsidRDefault="0DF209B0" w:rsidP="0DF209B0">
            <w:pPr>
              <w:rPr>
                <w:rFonts w:eastAsia="Times New Roman" w:cs="Times New Roman"/>
              </w:rPr>
            </w:pPr>
            <w:bookmarkStart w:id="922" w:name="_Toc91466384"/>
            <w:r w:rsidRPr="00F24057">
              <w:rPr>
                <w:rFonts w:eastAsia="Times New Roman" w:cs="Times New Roman"/>
              </w:rPr>
              <w:t>Primary actor:</w:t>
            </w:r>
            <w:bookmarkEnd w:id="922"/>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0E779453" w14:textId="00095669" w:rsidR="0DF209B0" w:rsidRPr="00F24057" w:rsidRDefault="0DF209B0" w:rsidP="0DF209B0">
            <w:pPr>
              <w:rPr>
                <w:rFonts w:eastAsia="Times New Roman" w:cs="Times New Roman"/>
              </w:rPr>
            </w:pPr>
            <w:bookmarkStart w:id="923" w:name="_Toc710029612"/>
            <w:r w:rsidRPr="00F24057">
              <w:rPr>
                <w:rFonts w:eastAsia="Times New Roman" w:cs="Times New Roman"/>
              </w:rPr>
              <w:t>Purchasing Staff</w:t>
            </w:r>
            <w:bookmarkEnd w:id="923"/>
          </w:p>
        </w:tc>
      </w:tr>
      <w:tr w:rsidR="00A71BDC" w:rsidRPr="00F24057" w14:paraId="664684E2"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4AAB4009" w14:textId="77D21CF8" w:rsidR="0DF209B0" w:rsidRPr="00F24057" w:rsidRDefault="0DF209B0" w:rsidP="0DF209B0">
            <w:pPr>
              <w:rPr>
                <w:rFonts w:eastAsia="Times New Roman" w:cs="Times New Roman"/>
              </w:rPr>
            </w:pPr>
            <w:bookmarkStart w:id="924" w:name="_Toc1499728223"/>
            <w:r w:rsidRPr="00F24057">
              <w:rPr>
                <w:rFonts w:eastAsia="Times New Roman" w:cs="Times New Roman"/>
              </w:rPr>
              <w:t>Secondary actors:</w:t>
            </w:r>
            <w:bookmarkEnd w:id="924"/>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398171A5" w14:textId="2C023831" w:rsidR="0DF209B0" w:rsidRPr="00F24057" w:rsidRDefault="0DF209B0" w:rsidP="0DF209B0">
            <w:pPr>
              <w:rPr>
                <w:rFonts w:eastAsia="Times New Roman" w:cs="Times New Roman"/>
              </w:rPr>
            </w:pPr>
            <w:bookmarkStart w:id="925" w:name="_Toc2088005567"/>
            <w:r w:rsidRPr="00F24057">
              <w:rPr>
                <w:rFonts w:eastAsia="Times New Roman" w:cs="Times New Roman"/>
              </w:rPr>
              <w:t>Inventory Staff, Finance Staff</w:t>
            </w:r>
            <w:bookmarkEnd w:id="925"/>
          </w:p>
        </w:tc>
      </w:tr>
      <w:tr w:rsidR="00A71BDC" w:rsidRPr="00F24057" w14:paraId="42EBAA19"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40D6325B" w14:textId="08BF2D36" w:rsidR="0DF209B0" w:rsidRPr="00F24057" w:rsidRDefault="0DF209B0" w:rsidP="0DF209B0">
            <w:pPr>
              <w:rPr>
                <w:rFonts w:eastAsia="Times New Roman" w:cs="Times New Roman"/>
              </w:rPr>
            </w:pPr>
            <w:bookmarkStart w:id="926" w:name="_Toc1068149948"/>
            <w:r w:rsidRPr="00F24057">
              <w:rPr>
                <w:rFonts w:eastAsia="Times New Roman" w:cs="Times New Roman"/>
              </w:rPr>
              <w:t>Brief description:</w:t>
            </w:r>
            <w:bookmarkEnd w:id="926"/>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09DEF9DB" w14:textId="1C4FB86A" w:rsidR="0DF209B0" w:rsidRPr="00F24057" w:rsidRDefault="0DF209B0" w:rsidP="29B577E6">
            <w:pPr>
              <w:rPr>
                <w:rFonts w:eastAsia="Times New Roman" w:cs="Times New Roman"/>
              </w:rPr>
            </w:pPr>
            <w:bookmarkStart w:id="927" w:name="_Toc1348132514"/>
            <w:r>
              <w:t>Purchasing staff create a purchase order when raw materials or goods need to be procured. The system generates a unique Purchase Order ID, records the details, and forwards the order to suppliers and finance staff for approval and payment processing.</w:t>
            </w:r>
            <w:bookmarkEnd w:id="927"/>
            <w:r>
              <w:t xml:space="preserve">  </w:t>
            </w:r>
          </w:p>
        </w:tc>
      </w:tr>
      <w:tr w:rsidR="00A71BDC" w:rsidRPr="00F24057" w14:paraId="2B3A9863"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C37A5A4" w14:textId="3AB92001" w:rsidR="0DF209B0" w:rsidRPr="00F24057" w:rsidRDefault="0DF209B0" w:rsidP="0DF209B0">
            <w:pPr>
              <w:rPr>
                <w:rFonts w:eastAsia="Times New Roman" w:cs="Times New Roman"/>
              </w:rPr>
            </w:pPr>
            <w:bookmarkStart w:id="928" w:name="_Toc1565463899"/>
            <w:r w:rsidRPr="00F24057">
              <w:rPr>
                <w:rFonts w:eastAsia="Times New Roman" w:cs="Times New Roman"/>
              </w:rPr>
              <w:t>Preconditions:</w:t>
            </w:r>
            <w:bookmarkEnd w:id="928"/>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3F537134" w14:textId="04495A24" w:rsidR="0DF209B0" w:rsidRPr="00F24057" w:rsidRDefault="0DF209B0" w:rsidP="0DF209B0">
            <w:pPr>
              <w:rPr>
                <w:rFonts w:eastAsia="Times New Roman" w:cs="Times New Roman"/>
              </w:rPr>
            </w:pPr>
            <w:bookmarkStart w:id="929" w:name="_Toc2100006984"/>
            <w:r w:rsidRPr="00F24057">
              <w:rPr>
                <w:rFonts w:eastAsia="Times New Roman" w:cs="Times New Roman"/>
              </w:rPr>
              <w:t>Purchasing staff are logged into the system.</w:t>
            </w:r>
            <w:bookmarkEnd w:id="929"/>
            <w:r w:rsidRPr="00F24057">
              <w:rPr>
                <w:rFonts w:eastAsia="Times New Roman" w:cs="Times New Roman"/>
              </w:rPr>
              <w:t xml:space="preserve">  </w:t>
            </w:r>
          </w:p>
          <w:p w14:paraId="6A53BB75" w14:textId="61ABF302" w:rsidR="0DF209B0" w:rsidRPr="00F24057" w:rsidRDefault="0DF209B0" w:rsidP="0DF209B0">
            <w:pPr>
              <w:rPr>
                <w:rFonts w:eastAsia="Times New Roman" w:cs="Times New Roman"/>
              </w:rPr>
            </w:pPr>
            <w:bookmarkStart w:id="930" w:name="_Toc385748560"/>
            <w:r w:rsidRPr="00F24057">
              <w:rPr>
                <w:rFonts w:eastAsia="Times New Roman" w:cs="Times New Roman"/>
              </w:rPr>
              <w:t>A valid procurement request exists (e.g., from inventory or production).</w:t>
            </w:r>
            <w:bookmarkEnd w:id="930"/>
            <w:r w:rsidRPr="00F24057">
              <w:rPr>
                <w:rFonts w:eastAsia="Times New Roman" w:cs="Times New Roman"/>
              </w:rPr>
              <w:t xml:space="preserve">  </w:t>
            </w:r>
          </w:p>
        </w:tc>
      </w:tr>
      <w:tr w:rsidR="00A71BDC" w:rsidRPr="00F24057" w14:paraId="34BAB2E1"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77ABC3FF" w14:textId="22CFE6ED" w:rsidR="0DF209B0" w:rsidRPr="00F24057" w:rsidRDefault="0DF209B0" w:rsidP="0DF209B0">
            <w:pPr>
              <w:rPr>
                <w:rFonts w:eastAsia="Times New Roman" w:cs="Times New Roman"/>
              </w:rPr>
            </w:pPr>
            <w:bookmarkStart w:id="931" w:name="_Toc1289112477"/>
            <w:r w:rsidRPr="00F24057">
              <w:rPr>
                <w:rFonts w:eastAsia="Times New Roman" w:cs="Times New Roman"/>
              </w:rPr>
              <w:t>Flow of events:</w:t>
            </w:r>
            <w:bookmarkEnd w:id="931"/>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12EB864E" w14:textId="01AADB18" w:rsidR="0DF209B0" w:rsidRPr="00F24057" w:rsidRDefault="0DF209B0" w:rsidP="006A3746">
            <w:pPr>
              <w:pStyle w:val="ListParagraph"/>
              <w:numPr>
                <w:ilvl w:val="0"/>
                <w:numId w:val="4"/>
              </w:numPr>
              <w:rPr>
                <w:rFonts w:eastAsia="Times New Roman" w:cs="Times New Roman"/>
              </w:rPr>
            </w:pPr>
            <w:bookmarkStart w:id="932" w:name="_Toc1796225239"/>
            <w:r w:rsidRPr="00F24057">
              <w:rPr>
                <w:rFonts w:eastAsia="Times New Roman" w:cs="Times New Roman"/>
              </w:rPr>
              <w:t>Purchasing staff select the option to create a purchase order.</w:t>
            </w:r>
            <w:bookmarkEnd w:id="932"/>
          </w:p>
          <w:p w14:paraId="76AA1EC7" w14:textId="1CBBDBA1" w:rsidR="0DF209B0" w:rsidRPr="00F24057" w:rsidRDefault="0DF209B0" w:rsidP="006A3746">
            <w:pPr>
              <w:pStyle w:val="ListParagraph"/>
              <w:numPr>
                <w:ilvl w:val="0"/>
                <w:numId w:val="4"/>
              </w:numPr>
              <w:rPr>
                <w:rFonts w:eastAsia="Times New Roman" w:cs="Times New Roman"/>
              </w:rPr>
            </w:pPr>
            <w:bookmarkStart w:id="933" w:name="_Toc1193311350"/>
            <w:r w:rsidRPr="00F24057">
              <w:rPr>
                <w:rFonts w:eastAsia="Times New Roman" w:cs="Times New Roman"/>
              </w:rPr>
              <w:t>The system displays a purchase order form requiring supplier details, item description, quantity, unit price, and delivery date.</w:t>
            </w:r>
            <w:bookmarkEnd w:id="933"/>
          </w:p>
          <w:p w14:paraId="36BE7102" w14:textId="4EF14B1A" w:rsidR="0DF209B0" w:rsidRPr="00F24057" w:rsidRDefault="0DF209B0" w:rsidP="006A3746">
            <w:pPr>
              <w:pStyle w:val="ListParagraph"/>
              <w:numPr>
                <w:ilvl w:val="0"/>
                <w:numId w:val="4"/>
              </w:numPr>
              <w:rPr>
                <w:rFonts w:eastAsia="Times New Roman" w:cs="Times New Roman"/>
              </w:rPr>
            </w:pPr>
            <w:bookmarkStart w:id="934" w:name="_Toc1235114500"/>
            <w:r w:rsidRPr="00F24057">
              <w:rPr>
                <w:rFonts w:eastAsia="Times New Roman" w:cs="Times New Roman"/>
              </w:rPr>
              <w:t>Purchasing staff enter the required information and submit the purchase order.</w:t>
            </w:r>
            <w:bookmarkEnd w:id="934"/>
          </w:p>
          <w:p w14:paraId="58210FD5" w14:textId="5EA121A2" w:rsidR="0DF209B0" w:rsidRPr="00F24057" w:rsidRDefault="0DF209B0" w:rsidP="006A3746">
            <w:pPr>
              <w:pStyle w:val="ListParagraph"/>
              <w:numPr>
                <w:ilvl w:val="0"/>
                <w:numId w:val="4"/>
              </w:numPr>
              <w:rPr>
                <w:rFonts w:eastAsia="Times New Roman" w:cs="Times New Roman"/>
              </w:rPr>
            </w:pPr>
            <w:bookmarkStart w:id="935" w:name="_Toc619920162"/>
            <w:r w:rsidRPr="00F24057">
              <w:rPr>
                <w:rFonts w:eastAsia="Times New Roman" w:cs="Times New Roman"/>
              </w:rPr>
              <w:t>The system validates the input and generates a unique Purchase Order ID.</w:t>
            </w:r>
            <w:bookmarkEnd w:id="935"/>
          </w:p>
          <w:p w14:paraId="5EEB6AFD" w14:textId="4973BE3B" w:rsidR="0DF209B0" w:rsidRPr="00F24057" w:rsidRDefault="0DF209B0" w:rsidP="006A3746">
            <w:pPr>
              <w:pStyle w:val="ListParagraph"/>
              <w:numPr>
                <w:ilvl w:val="0"/>
                <w:numId w:val="4"/>
              </w:numPr>
              <w:rPr>
                <w:rFonts w:eastAsia="Times New Roman" w:cs="Times New Roman"/>
              </w:rPr>
            </w:pPr>
            <w:bookmarkStart w:id="936" w:name="_Toc102040094"/>
            <w:r w:rsidRPr="00F24057">
              <w:rPr>
                <w:rFonts w:eastAsia="Times New Roman" w:cs="Times New Roman"/>
              </w:rPr>
              <w:t>The system forwards the purchase order to the supplier and notifies finance staff for payment processing.</w:t>
            </w:r>
            <w:bookmarkEnd w:id="936"/>
          </w:p>
          <w:p w14:paraId="0E63486D" w14:textId="3AB002E1" w:rsidR="0DF209B0" w:rsidRPr="00F24057" w:rsidRDefault="0DF209B0" w:rsidP="006A3746">
            <w:pPr>
              <w:pStyle w:val="ListParagraph"/>
              <w:numPr>
                <w:ilvl w:val="0"/>
                <w:numId w:val="4"/>
              </w:numPr>
              <w:rPr>
                <w:rFonts w:eastAsia="Times New Roman" w:cs="Times New Roman"/>
              </w:rPr>
            </w:pPr>
            <w:bookmarkStart w:id="937" w:name="_Toc2138706068"/>
            <w:r w:rsidRPr="00F24057">
              <w:rPr>
                <w:rFonts w:eastAsia="Times New Roman" w:cs="Times New Roman"/>
              </w:rPr>
              <w:t>The system displays a confirmation message to the purchasing staff</w:t>
            </w:r>
            <w:bookmarkEnd w:id="937"/>
          </w:p>
        </w:tc>
      </w:tr>
      <w:tr w:rsidR="00A71BDC" w:rsidRPr="00F24057" w14:paraId="4F9BA07C"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1E2A79FB" w14:textId="3E5E4440" w:rsidR="0DF209B0" w:rsidRPr="00F24057" w:rsidRDefault="0DF209B0" w:rsidP="0DF209B0">
            <w:pPr>
              <w:rPr>
                <w:rFonts w:eastAsia="Times New Roman" w:cs="Times New Roman"/>
              </w:rPr>
            </w:pPr>
            <w:bookmarkStart w:id="938" w:name="_Toc127663291"/>
            <w:r w:rsidRPr="00F24057">
              <w:rPr>
                <w:rFonts w:eastAsia="Times New Roman" w:cs="Times New Roman"/>
              </w:rPr>
              <w:t>Postconditions:</w:t>
            </w:r>
            <w:bookmarkEnd w:id="938"/>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486FB15D" w14:textId="05FF1D60" w:rsidR="0DF209B0" w:rsidRPr="00F24057" w:rsidRDefault="0DF209B0" w:rsidP="0DF209B0">
            <w:pPr>
              <w:rPr>
                <w:rFonts w:eastAsia="Times New Roman" w:cs="Times New Roman"/>
              </w:rPr>
            </w:pPr>
            <w:bookmarkStart w:id="939" w:name="_Toc1184933389"/>
            <w:r w:rsidRPr="00F24057">
              <w:rPr>
                <w:rFonts w:eastAsia="Times New Roman" w:cs="Times New Roman"/>
              </w:rPr>
              <w:t xml:space="preserve">The purchase order is recorded in the system.  </w:t>
            </w:r>
            <w:r>
              <w:br/>
            </w:r>
            <w:r w:rsidRPr="00F24057">
              <w:rPr>
                <w:rFonts w:eastAsia="Times New Roman" w:cs="Times New Roman"/>
              </w:rPr>
              <w:t>Supplier and finance staff receive the purchase order for further action.</w:t>
            </w:r>
            <w:bookmarkEnd w:id="939"/>
            <w:r w:rsidRPr="00F24057">
              <w:rPr>
                <w:rFonts w:eastAsia="Times New Roman" w:cs="Times New Roman"/>
              </w:rPr>
              <w:t xml:space="preserve">  </w:t>
            </w:r>
          </w:p>
        </w:tc>
      </w:tr>
    </w:tbl>
    <w:p w14:paraId="12D5A9DA" w14:textId="755136CC" w:rsidR="0DF209B0" w:rsidRPr="00F24057" w:rsidRDefault="0DF209B0" w:rsidP="0DF209B0">
      <w:pPr>
        <w:rPr>
          <w:rFonts w:cs="Times New Roman"/>
        </w:rPr>
      </w:pPr>
    </w:p>
    <w:p w14:paraId="6185F762" w14:textId="46082F8D" w:rsidR="0DF209B0" w:rsidRPr="00F24057" w:rsidRDefault="0DF209B0" w:rsidP="0DF209B0">
      <w:pPr>
        <w:rPr>
          <w:rFonts w:cs="Times New Roman"/>
        </w:rPr>
      </w:pPr>
    </w:p>
    <w:p w14:paraId="5D90CE55" w14:textId="385654AA" w:rsidR="0DF209B0" w:rsidRPr="00F24057" w:rsidRDefault="0DF209B0" w:rsidP="0DF209B0">
      <w:pPr>
        <w:rPr>
          <w:rFonts w:eastAsia="Aptos" w:cs="Times New Roman"/>
        </w:rPr>
      </w:pPr>
    </w:p>
    <w:p w14:paraId="4F1AB556" w14:textId="175AE001" w:rsidR="1186D615" w:rsidRPr="00F24057" w:rsidRDefault="1186D615">
      <w:pPr>
        <w:rPr>
          <w:rFonts w:cs="Times New Roman"/>
        </w:rPr>
      </w:pPr>
      <w:r w:rsidRPr="00F24057">
        <w:rPr>
          <w:rFonts w:cs="Times New Roman"/>
        </w:rPr>
        <w:br w:type="page"/>
      </w:r>
    </w:p>
    <w:p w14:paraId="7DD65F46" w14:textId="689A1D47" w:rsidR="1186D615" w:rsidRPr="00F24057" w:rsidRDefault="1186D615" w:rsidP="1186D615">
      <w:pPr>
        <w:rPr>
          <w:rFonts w:eastAsia="Aptos" w:cs="Times New Roman"/>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400"/>
        <w:gridCol w:w="6930"/>
      </w:tblGrid>
      <w:tr w:rsidR="00A71BDC" w:rsidRPr="00F24057" w14:paraId="198A7F59"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C976EBF" w14:textId="23705739" w:rsidR="0DF209B0" w:rsidRPr="00F24057" w:rsidRDefault="0DF209B0" w:rsidP="0DF209B0">
            <w:pPr>
              <w:rPr>
                <w:rFonts w:eastAsia="Times New Roman" w:cs="Times New Roman"/>
              </w:rPr>
            </w:pPr>
            <w:bookmarkStart w:id="940" w:name="_Toc357980062"/>
            <w:r w:rsidRPr="00F24057">
              <w:rPr>
                <w:rFonts w:eastAsia="Times New Roman" w:cs="Times New Roman"/>
              </w:rPr>
              <w:t>Use case name:</w:t>
            </w:r>
            <w:bookmarkEnd w:id="940"/>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7A95907B" w14:textId="06FBB2FA" w:rsidR="0DF209B0" w:rsidRPr="00F24057" w:rsidRDefault="0DF209B0" w:rsidP="29B577E6">
            <w:pPr>
              <w:tabs>
                <w:tab w:val="left" w:pos="2504"/>
              </w:tabs>
              <w:rPr>
                <w:rFonts w:eastAsia="Times New Roman" w:cs="Times New Roman"/>
              </w:rPr>
            </w:pPr>
            <w:bookmarkStart w:id="941" w:name="_Toc951749881"/>
            <w:r w:rsidRPr="29B577E6">
              <w:rPr>
                <w:lang w:val="en-GB"/>
              </w:rPr>
              <w:t>Upload Reply Slip</w:t>
            </w:r>
            <w:r>
              <w:tab/>
            </w:r>
            <w:bookmarkEnd w:id="941"/>
          </w:p>
        </w:tc>
      </w:tr>
      <w:tr w:rsidR="00A71BDC" w:rsidRPr="00F24057" w14:paraId="02ECEF35"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481D3A4" w14:textId="4C24E0AB" w:rsidR="0DF209B0" w:rsidRPr="00F24057" w:rsidRDefault="0DF209B0" w:rsidP="0DF209B0">
            <w:pPr>
              <w:rPr>
                <w:rFonts w:eastAsia="Times New Roman" w:cs="Times New Roman"/>
              </w:rPr>
            </w:pPr>
            <w:bookmarkStart w:id="942" w:name="_Toc1610144030"/>
            <w:r w:rsidRPr="00F24057">
              <w:rPr>
                <w:rFonts w:eastAsia="Times New Roman" w:cs="Times New Roman"/>
              </w:rPr>
              <w:t>Use case ID:</w:t>
            </w:r>
            <w:bookmarkEnd w:id="942"/>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7064C916" w14:textId="2C2A08AF" w:rsidR="0DF209B0" w:rsidRPr="00F24057" w:rsidRDefault="0DF209B0" w:rsidP="0DF209B0">
            <w:pPr>
              <w:rPr>
                <w:rFonts w:eastAsia="Times New Roman" w:cs="Times New Roman"/>
              </w:rPr>
            </w:pPr>
            <w:bookmarkStart w:id="943" w:name="_Toc620781431"/>
            <w:r w:rsidRPr="00F24057">
              <w:rPr>
                <w:rFonts w:eastAsia="Times New Roman" w:cs="Times New Roman"/>
              </w:rPr>
              <w:t>UC</w:t>
            </w:r>
            <w:r w:rsidR="412FC4BA" w:rsidRPr="00F24057">
              <w:rPr>
                <w:rFonts w:eastAsia="Times New Roman" w:cs="Times New Roman"/>
              </w:rPr>
              <w:t>-</w:t>
            </w:r>
            <w:r w:rsidRPr="00F24057">
              <w:rPr>
                <w:rFonts w:eastAsia="Times New Roman" w:cs="Times New Roman"/>
              </w:rPr>
              <w:t>270</w:t>
            </w:r>
            <w:bookmarkEnd w:id="943"/>
          </w:p>
        </w:tc>
      </w:tr>
      <w:tr w:rsidR="00A71BDC" w:rsidRPr="00F24057" w14:paraId="669D7BF5"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4545CEDC" w14:textId="0372A6B7" w:rsidR="0DF209B0" w:rsidRPr="00F24057" w:rsidRDefault="0DF209B0" w:rsidP="0DF209B0">
            <w:pPr>
              <w:rPr>
                <w:rFonts w:eastAsia="Times New Roman" w:cs="Times New Roman"/>
              </w:rPr>
            </w:pPr>
            <w:bookmarkStart w:id="944" w:name="_Toc456332766"/>
            <w:r w:rsidRPr="00F24057">
              <w:rPr>
                <w:rFonts w:eastAsia="Times New Roman" w:cs="Times New Roman"/>
              </w:rPr>
              <w:t>Primary actor:</w:t>
            </w:r>
            <w:bookmarkEnd w:id="944"/>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5A952D5B" w14:textId="4D4069D8" w:rsidR="0DF209B0" w:rsidRPr="00F24057" w:rsidRDefault="0DF209B0" w:rsidP="0DF209B0">
            <w:pPr>
              <w:rPr>
                <w:rFonts w:eastAsia="Times New Roman" w:cs="Times New Roman"/>
              </w:rPr>
            </w:pPr>
            <w:bookmarkStart w:id="945" w:name="_Toc1531526007"/>
            <w:r w:rsidRPr="00F24057">
              <w:rPr>
                <w:rFonts w:eastAsia="Times New Roman" w:cs="Times New Roman"/>
              </w:rPr>
              <w:t>Delivery Personnel</w:t>
            </w:r>
            <w:bookmarkEnd w:id="945"/>
          </w:p>
        </w:tc>
      </w:tr>
      <w:tr w:rsidR="00A71BDC" w:rsidRPr="00F24057" w14:paraId="5D9C8FEB"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5A612C42" w14:textId="7215FBF6" w:rsidR="0DF209B0" w:rsidRPr="00F24057" w:rsidRDefault="0DF209B0" w:rsidP="0DF209B0">
            <w:pPr>
              <w:rPr>
                <w:rFonts w:eastAsia="Times New Roman" w:cs="Times New Roman"/>
              </w:rPr>
            </w:pPr>
            <w:bookmarkStart w:id="946" w:name="_Toc839693603"/>
            <w:r w:rsidRPr="00F24057">
              <w:rPr>
                <w:rFonts w:eastAsia="Times New Roman" w:cs="Times New Roman"/>
              </w:rPr>
              <w:t>Secondary actors:</w:t>
            </w:r>
            <w:bookmarkEnd w:id="946"/>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1E64D3DC" w14:textId="668CC1BF" w:rsidR="0DF209B0" w:rsidRPr="00F24057" w:rsidRDefault="0DF209B0" w:rsidP="0DF209B0">
            <w:pPr>
              <w:rPr>
                <w:rFonts w:eastAsia="Times New Roman" w:cs="Times New Roman"/>
              </w:rPr>
            </w:pPr>
            <w:bookmarkStart w:id="947" w:name="_Toc1658950653"/>
            <w:r w:rsidRPr="00F24057">
              <w:rPr>
                <w:rFonts w:eastAsia="Times New Roman" w:cs="Times New Roman"/>
              </w:rPr>
              <w:t>Logistics Staff, Customer Service Staff</w:t>
            </w:r>
            <w:bookmarkEnd w:id="947"/>
          </w:p>
        </w:tc>
      </w:tr>
      <w:tr w:rsidR="00A71BDC" w:rsidRPr="00F24057" w14:paraId="577530BE"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5606DD0F" w14:textId="675C202E" w:rsidR="0DF209B0" w:rsidRPr="00F24057" w:rsidRDefault="0DF209B0" w:rsidP="0DF209B0">
            <w:pPr>
              <w:rPr>
                <w:rFonts w:eastAsia="Times New Roman" w:cs="Times New Roman"/>
              </w:rPr>
            </w:pPr>
            <w:bookmarkStart w:id="948" w:name="_Toc771353754"/>
            <w:r w:rsidRPr="00F24057">
              <w:rPr>
                <w:rFonts w:eastAsia="Times New Roman" w:cs="Times New Roman"/>
              </w:rPr>
              <w:t>Brief description:</w:t>
            </w:r>
            <w:bookmarkEnd w:id="948"/>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7839FD88" w14:textId="777CE4A0" w:rsidR="0DF209B0" w:rsidRPr="00F24057" w:rsidRDefault="0DF209B0" w:rsidP="29B577E6">
            <w:pPr>
              <w:rPr>
                <w:rFonts w:eastAsia="Times New Roman" w:cs="Times New Roman"/>
              </w:rPr>
            </w:pPr>
            <w:bookmarkStart w:id="949" w:name="_Toc1177469087"/>
            <w:r>
              <w:t>delivery personnel to upload a signed reply slip after completing a delivery, enabling the system to update the order status and store</w:t>
            </w:r>
            <w:bookmarkEnd w:id="949"/>
          </w:p>
        </w:tc>
      </w:tr>
      <w:tr w:rsidR="00A71BDC" w:rsidRPr="00F24057" w14:paraId="320685B2"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7401BC9A" w14:textId="1AED004C" w:rsidR="0DF209B0" w:rsidRPr="00F24057" w:rsidRDefault="0DF209B0" w:rsidP="0DF209B0">
            <w:pPr>
              <w:rPr>
                <w:rFonts w:eastAsia="Times New Roman" w:cs="Times New Roman"/>
              </w:rPr>
            </w:pPr>
            <w:bookmarkStart w:id="950" w:name="_Toc204385713"/>
            <w:r w:rsidRPr="00F24057">
              <w:rPr>
                <w:rFonts w:eastAsia="Times New Roman" w:cs="Times New Roman"/>
              </w:rPr>
              <w:t>Preconditions:</w:t>
            </w:r>
            <w:bookmarkEnd w:id="950"/>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57D4F2B7" w14:textId="0039502A" w:rsidR="0DF209B0" w:rsidRPr="00F24057" w:rsidRDefault="0DF209B0" w:rsidP="0DF209B0">
            <w:pPr>
              <w:rPr>
                <w:rFonts w:eastAsia="Times New Roman" w:cs="Times New Roman"/>
              </w:rPr>
            </w:pPr>
            <w:bookmarkStart w:id="951" w:name="_Toc175908687"/>
            <w:r w:rsidRPr="00F24057">
              <w:rPr>
                <w:rFonts w:eastAsia="Times New Roman" w:cs="Times New Roman"/>
              </w:rPr>
              <w:t>The customer has already signed the reply slip.</w:t>
            </w:r>
            <w:r>
              <w:br/>
            </w:r>
            <w:r w:rsidRPr="00F24057">
              <w:rPr>
                <w:rFonts w:eastAsia="Times New Roman" w:cs="Times New Roman"/>
              </w:rPr>
              <w:t>Delivery personnel are logged into the system.</w:t>
            </w:r>
            <w:bookmarkEnd w:id="951"/>
          </w:p>
        </w:tc>
      </w:tr>
      <w:tr w:rsidR="00A71BDC" w:rsidRPr="00F24057" w14:paraId="5F318D37"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7D96338" w14:textId="714C5A69" w:rsidR="0DF209B0" w:rsidRPr="00F24057" w:rsidRDefault="0DF209B0" w:rsidP="0DF209B0">
            <w:pPr>
              <w:rPr>
                <w:rFonts w:eastAsia="Times New Roman" w:cs="Times New Roman"/>
              </w:rPr>
            </w:pPr>
            <w:bookmarkStart w:id="952" w:name="_Toc1934215959"/>
            <w:r w:rsidRPr="00F24057">
              <w:rPr>
                <w:rFonts w:eastAsia="Times New Roman" w:cs="Times New Roman"/>
              </w:rPr>
              <w:t>Flow of events:</w:t>
            </w:r>
            <w:bookmarkEnd w:id="952"/>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4833F8D7" w14:textId="4A45FBC7" w:rsidR="0DF209B0" w:rsidRPr="00F24057" w:rsidRDefault="0DF209B0" w:rsidP="006A3746">
            <w:pPr>
              <w:pStyle w:val="ListParagraph"/>
              <w:numPr>
                <w:ilvl w:val="0"/>
                <w:numId w:val="2"/>
              </w:numPr>
              <w:spacing w:after="180" w:line="240" w:lineRule="auto"/>
              <w:rPr>
                <w:rFonts w:eastAsia="Times New Roman" w:cs="Times New Roman"/>
              </w:rPr>
            </w:pPr>
            <w:bookmarkStart w:id="953" w:name="_Toc1873270976"/>
            <w:r w:rsidRPr="00F24057">
              <w:rPr>
                <w:rStyle w:val="s1"/>
                <w:rFonts w:ascii="Times New Roman" w:eastAsia="Times New Roman" w:hAnsi="Times New Roman" w:cs="Times New Roman"/>
                <w:b w:val="0"/>
                <w:bCs w:val="0"/>
                <w:sz w:val="24"/>
                <w:szCs w:val="24"/>
              </w:rPr>
              <w:t>Delivery personnel select the option to upload a reply slip.</w:t>
            </w:r>
            <w:bookmarkEnd w:id="953"/>
          </w:p>
          <w:p w14:paraId="03128CEF" w14:textId="18BE229D" w:rsidR="0DF209B0" w:rsidRPr="00F24057" w:rsidRDefault="0DF209B0" w:rsidP="006A3746">
            <w:pPr>
              <w:pStyle w:val="ListParagraph"/>
              <w:numPr>
                <w:ilvl w:val="0"/>
                <w:numId w:val="2"/>
              </w:numPr>
              <w:spacing w:after="180" w:line="240" w:lineRule="auto"/>
              <w:rPr>
                <w:rFonts w:eastAsia="Times New Roman" w:cs="Times New Roman"/>
              </w:rPr>
            </w:pPr>
            <w:bookmarkStart w:id="954" w:name="_Toc986890818"/>
            <w:r w:rsidRPr="00F24057">
              <w:rPr>
                <w:rStyle w:val="s1"/>
                <w:rFonts w:ascii="Times New Roman" w:eastAsia="Times New Roman" w:hAnsi="Times New Roman" w:cs="Times New Roman"/>
                <w:b w:val="0"/>
                <w:bCs w:val="0"/>
                <w:sz w:val="24"/>
                <w:szCs w:val="24"/>
              </w:rPr>
              <w:t xml:space="preserve">The system displays an upload form requiring </w:t>
            </w:r>
            <w:proofErr w:type="spellStart"/>
            <w:r w:rsidRPr="00F24057">
              <w:rPr>
                <w:rStyle w:val="s1"/>
                <w:rFonts w:ascii="Times New Roman" w:eastAsia="Times New Roman" w:hAnsi="Times New Roman" w:cs="Times New Roman"/>
                <w:b w:val="0"/>
                <w:bCs w:val="0"/>
                <w:sz w:val="24"/>
                <w:szCs w:val="24"/>
              </w:rPr>
              <w:t>OrderID</w:t>
            </w:r>
            <w:proofErr w:type="spellEnd"/>
            <w:r w:rsidRPr="00F24057">
              <w:rPr>
                <w:rStyle w:val="s1"/>
                <w:rFonts w:ascii="Times New Roman" w:eastAsia="Times New Roman" w:hAnsi="Times New Roman" w:cs="Times New Roman"/>
                <w:b w:val="0"/>
                <w:bCs w:val="0"/>
                <w:sz w:val="24"/>
                <w:szCs w:val="24"/>
              </w:rPr>
              <w:t xml:space="preserve"> and slip file.</w:t>
            </w:r>
            <w:bookmarkEnd w:id="954"/>
          </w:p>
          <w:p w14:paraId="67E0AB04" w14:textId="5785A42C" w:rsidR="0DF209B0" w:rsidRPr="00F24057" w:rsidRDefault="0DF209B0" w:rsidP="006A3746">
            <w:pPr>
              <w:pStyle w:val="ListParagraph"/>
              <w:numPr>
                <w:ilvl w:val="0"/>
                <w:numId w:val="2"/>
              </w:numPr>
              <w:spacing w:after="180" w:line="240" w:lineRule="auto"/>
              <w:rPr>
                <w:rFonts w:eastAsia="Times New Roman" w:cs="Times New Roman"/>
              </w:rPr>
            </w:pPr>
            <w:bookmarkStart w:id="955" w:name="_Toc116870528"/>
            <w:r w:rsidRPr="00F24057">
              <w:rPr>
                <w:rStyle w:val="s1"/>
                <w:rFonts w:ascii="Times New Roman" w:eastAsia="Times New Roman" w:hAnsi="Times New Roman" w:cs="Times New Roman"/>
                <w:b w:val="0"/>
                <w:bCs w:val="0"/>
                <w:sz w:val="24"/>
                <w:szCs w:val="24"/>
              </w:rPr>
              <w:t>Delivery personnel attach the signed reply slip and submit.</w:t>
            </w:r>
            <w:bookmarkEnd w:id="955"/>
          </w:p>
          <w:p w14:paraId="5BEAA984" w14:textId="5DB91874" w:rsidR="0DF209B0" w:rsidRPr="00F24057" w:rsidRDefault="0DF209B0" w:rsidP="006A3746">
            <w:pPr>
              <w:pStyle w:val="ListParagraph"/>
              <w:numPr>
                <w:ilvl w:val="0"/>
                <w:numId w:val="2"/>
              </w:numPr>
              <w:spacing w:after="180" w:line="240" w:lineRule="auto"/>
              <w:rPr>
                <w:rFonts w:eastAsia="Times New Roman" w:cs="Times New Roman"/>
              </w:rPr>
            </w:pPr>
            <w:bookmarkStart w:id="956" w:name="_Toc1250215881"/>
            <w:r w:rsidRPr="00F24057">
              <w:rPr>
                <w:rStyle w:val="s1"/>
                <w:rFonts w:ascii="Times New Roman" w:eastAsia="Times New Roman" w:hAnsi="Times New Roman" w:cs="Times New Roman"/>
                <w:b w:val="0"/>
                <w:bCs w:val="0"/>
                <w:sz w:val="24"/>
                <w:szCs w:val="24"/>
              </w:rPr>
              <w:t>The system validates the input and stores the slip in the database.</w:t>
            </w:r>
            <w:bookmarkEnd w:id="956"/>
          </w:p>
          <w:p w14:paraId="3D90BDC8" w14:textId="141ACB7E" w:rsidR="0DF209B0" w:rsidRPr="00F24057" w:rsidRDefault="0DF209B0" w:rsidP="006A3746">
            <w:pPr>
              <w:pStyle w:val="ListParagraph"/>
              <w:numPr>
                <w:ilvl w:val="0"/>
                <w:numId w:val="2"/>
              </w:numPr>
              <w:spacing w:after="180" w:line="240" w:lineRule="auto"/>
              <w:rPr>
                <w:rFonts w:eastAsia="Times New Roman" w:cs="Times New Roman"/>
              </w:rPr>
            </w:pPr>
            <w:bookmarkStart w:id="957" w:name="_Toc779293839"/>
            <w:r w:rsidRPr="00F24057">
              <w:rPr>
                <w:rStyle w:val="s1"/>
                <w:rFonts w:ascii="Times New Roman" w:eastAsia="Times New Roman" w:hAnsi="Times New Roman" w:cs="Times New Roman"/>
                <w:b w:val="0"/>
                <w:bCs w:val="0"/>
                <w:sz w:val="24"/>
                <w:szCs w:val="24"/>
              </w:rPr>
              <w:t>The system updates the order status to “Delivered.”</w:t>
            </w:r>
            <w:bookmarkEnd w:id="957"/>
          </w:p>
          <w:p w14:paraId="0A463969" w14:textId="521C0B89" w:rsidR="0DF209B0" w:rsidRPr="00F24057" w:rsidRDefault="0DF209B0" w:rsidP="006A3746">
            <w:pPr>
              <w:pStyle w:val="ListParagraph"/>
              <w:numPr>
                <w:ilvl w:val="0"/>
                <w:numId w:val="2"/>
              </w:numPr>
              <w:spacing w:after="180" w:line="240" w:lineRule="auto"/>
              <w:rPr>
                <w:rFonts w:eastAsia="Times New Roman" w:cs="Times New Roman"/>
              </w:rPr>
            </w:pPr>
            <w:bookmarkStart w:id="958" w:name="_Toc1208755015"/>
            <w:r w:rsidRPr="00F24057">
              <w:rPr>
                <w:rStyle w:val="s1"/>
                <w:rFonts w:ascii="Times New Roman" w:eastAsia="Times New Roman" w:hAnsi="Times New Roman" w:cs="Times New Roman"/>
                <w:b w:val="0"/>
                <w:bCs w:val="0"/>
                <w:sz w:val="24"/>
                <w:szCs w:val="24"/>
              </w:rPr>
              <w:t>The system notifies logistics staff and customer service staff of the updated status.</w:t>
            </w:r>
            <w:bookmarkEnd w:id="958"/>
          </w:p>
          <w:p w14:paraId="10D19E8D" w14:textId="71FB0AEB" w:rsidR="0DF209B0" w:rsidRPr="00F24057" w:rsidRDefault="0DF209B0" w:rsidP="006A3746">
            <w:pPr>
              <w:pStyle w:val="ListParagraph"/>
              <w:numPr>
                <w:ilvl w:val="0"/>
                <w:numId w:val="2"/>
              </w:numPr>
              <w:spacing w:after="180" w:line="240" w:lineRule="auto"/>
              <w:rPr>
                <w:rFonts w:eastAsia="Times New Roman" w:cs="Times New Roman"/>
              </w:rPr>
            </w:pPr>
            <w:bookmarkStart w:id="959" w:name="_Toc1617199729"/>
            <w:r w:rsidRPr="00F24057">
              <w:rPr>
                <w:rStyle w:val="s1"/>
                <w:rFonts w:ascii="Times New Roman" w:eastAsia="Times New Roman" w:hAnsi="Times New Roman" w:cs="Times New Roman"/>
                <w:b w:val="0"/>
                <w:bCs w:val="0"/>
                <w:sz w:val="24"/>
                <w:szCs w:val="24"/>
              </w:rPr>
              <w:t>The system displays a confirmation message to delivery personnel.</w:t>
            </w:r>
            <w:bookmarkEnd w:id="959"/>
          </w:p>
        </w:tc>
      </w:tr>
      <w:tr w:rsidR="00A71BDC" w:rsidRPr="00F24057" w14:paraId="494B7949"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36866EC8" w14:textId="139FB309" w:rsidR="0DF209B0" w:rsidRPr="00F24057" w:rsidRDefault="0DF209B0" w:rsidP="0DF209B0">
            <w:pPr>
              <w:rPr>
                <w:rFonts w:eastAsia="Times New Roman" w:cs="Times New Roman"/>
              </w:rPr>
            </w:pPr>
            <w:bookmarkStart w:id="960" w:name="_Toc973871273"/>
            <w:r w:rsidRPr="00F24057">
              <w:rPr>
                <w:rFonts w:eastAsia="Times New Roman" w:cs="Times New Roman"/>
              </w:rPr>
              <w:t>Postconditions:</w:t>
            </w:r>
            <w:bookmarkEnd w:id="960"/>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58A5F0CA" w14:textId="2552E808" w:rsidR="0DF209B0" w:rsidRPr="00F24057" w:rsidRDefault="0DF209B0" w:rsidP="0DF209B0">
            <w:pPr>
              <w:rPr>
                <w:rFonts w:eastAsia="Times New Roman" w:cs="Times New Roman"/>
              </w:rPr>
            </w:pPr>
            <w:bookmarkStart w:id="961" w:name="_Toc2130175552"/>
            <w:r w:rsidRPr="00F24057">
              <w:rPr>
                <w:rFonts w:eastAsia="Times New Roman" w:cs="Times New Roman"/>
              </w:rPr>
              <w:t>The signed reply slip is stored in the system.</w:t>
            </w:r>
            <w:bookmarkEnd w:id="961"/>
          </w:p>
          <w:p w14:paraId="3CDCBAF0" w14:textId="5F959A87" w:rsidR="0DF209B0" w:rsidRPr="00F24057" w:rsidRDefault="0DF209B0" w:rsidP="0DF209B0">
            <w:pPr>
              <w:rPr>
                <w:rFonts w:eastAsia="Times New Roman" w:cs="Times New Roman"/>
              </w:rPr>
            </w:pPr>
            <w:bookmarkStart w:id="962" w:name="_Toc755307838"/>
            <w:r w:rsidRPr="00F24057">
              <w:rPr>
                <w:rFonts w:eastAsia="Times New Roman" w:cs="Times New Roman"/>
              </w:rPr>
              <w:t>The order status is updated to “Delivered.”</w:t>
            </w:r>
            <w:bookmarkEnd w:id="962"/>
          </w:p>
          <w:p w14:paraId="1D7C9419" w14:textId="11E649F0" w:rsidR="0DF209B0" w:rsidRPr="00F24057" w:rsidRDefault="0DF209B0" w:rsidP="0DF209B0">
            <w:pPr>
              <w:rPr>
                <w:rFonts w:eastAsia="Times New Roman" w:cs="Times New Roman"/>
              </w:rPr>
            </w:pPr>
            <w:bookmarkStart w:id="963" w:name="_Toc422206544"/>
            <w:r w:rsidRPr="00F24057">
              <w:rPr>
                <w:rFonts w:eastAsia="Times New Roman" w:cs="Times New Roman"/>
              </w:rPr>
              <w:t>Logistics and customer service staff can view the uploaded slip for verification</w:t>
            </w:r>
            <w:bookmarkEnd w:id="963"/>
          </w:p>
        </w:tc>
      </w:tr>
    </w:tbl>
    <w:p w14:paraId="1C7354CD" w14:textId="77670FFC" w:rsidR="0DF209B0" w:rsidRPr="00F24057" w:rsidRDefault="0DF209B0" w:rsidP="0DF209B0">
      <w:pPr>
        <w:rPr>
          <w:rFonts w:cs="Times New Roman"/>
        </w:rPr>
      </w:pPr>
    </w:p>
    <w:p w14:paraId="0E01B278" w14:textId="2C5D4BCF" w:rsidR="0DF209B0" w:rsidRPr="00F24057" w:rsidRDefault="0DF209B0" w:rsidP="0DF209B0">
      <w:pPr>
        <w:rPr>
          <w:rFonts w:eastAsia="Aptos" w:cs="Times New Roman"/>
        </w:rPr>
      </w:pPr>
    </w:p>
    <w:p w14:paraId="1E3A17FE" w14:textId="1C374482" w:rsidR="0DF209B0" w:rsidRPr="00F24057" w:rsidRDefault="0DF209B0" w:rsidP="0DF209B0">
      <w:pPr>
        <w:rPr>
          <w:rFonts w:eastAsia="Aptos" w:cs="Times New Roman"/>
        </w:rPr>
      </w:pPr>
    </w:p>
    <w:p w14:paraId="64C2E0C9" w14:textId="0C46F868" w:rsidR="1186D615" w:rsidRPr="00F24057" w:rsidRDefault="1186D615">
      <w:pPr>
        <w:rPr>
          <w:rFonts w:cs="Times New Roman"/>
        </w:rPr>
      </w:pPr>
      <w:r w:rsidRPr="00F24057">
        <w:rPr>
          <w:rFonts w:cs="Times New Roman"/>
        </w:rPr>
        <w:br w:type="page"/>
      </w:r>
    </w:p>
    <w:p w14:paraId="7B36BA4E" w14:textId="39538F63" w:rsidR="1186D615" w:rsidRPr="00F24057" w:rsidRDefault="1186D615" w:rsidP="1186D615">
      <w:pPr>
        <w:rPr>
          <w:rFonts w:eastAsia="Aptos" w:cs="Times New Roman"/>
        </w:rPr>
      </w:pPr>
    </w:p>
    <w:p w14:paraId="7634BBD2" w14:textId="6C5C9123" w:rsidR="0C697B1D" w:rsidRPr="00F24057" w:rsidRDefault="1461B326" w:rsidP="0DF209B0">
      <w:pPr>
        <w:rPr>
          <w:rFonts w:cs="Times New Roman"/>
        </w:rPr>
      </w:pPr>
      <w:r w:rsidRPr="00F24057">
        <w:rPr>
          <w:rFonts w:cs="Times New Roman"/>
          <w:noProof/>
        </w:rPr>
        <w:drawing>
          <wp:inline distT="0" distB="0" distL="0" distR="0" wp14:anchorId="42BE2EAF" wp14:editId="36C223EA">
            <wp:extent cx="3614412" cy="1998557"/>
            <wp:effectExtent l="0" t="0" r="0" b="0"/>
            <wp:docPr id="22333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3291" name="Picture 22333291"/>
                    <pic:cNvPicPr/>
                  </pic:nvPicPr>
                  <pic:blipFill>
                    <a:blip r:embed="rId49">
                      <a:extLst>
                        <a:ext uri="{28A0092B-C50C-407E-A947-70E740481C1C}">
                          <a14:useLocalDpi xmlns:a14="http://schemas.microsoft.com/office/drawing/2010/main"/>
                        </a:ext>
                      </a:extLst>
                    </a:blip>
                    <a:stretch>
                      <a:fillRect/>
                    </a:stretch>
                  </pic:blipFill>
                  <pic:spPr>
                    <a:xfrm>
                      <a:off x="0" y="0"/>
                      <a:ext cx="3614412" cy="1998557"/>
                    </a:xfrm>
                    <a:prstGeom prst="rect">
                      <a:avLst/>
                    </a:prstGeom>
                  </pic:spPr>
                </pic:pic>
              </a:graphicData>
            </a:graphic>
          </wp:inline>
        </w:drawing>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400"/>
        <w:gridCol w:w="6930"/>
      </w:tblGrid>
      <w:tr w:rsidR="00A71BDC" w:rsidRPr="00F24057" w14:paraId="2615B058" w14:textId="77777777" w:rsidTr="392EEEE8">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21CF1F76" w14:textId="2A6200C3" w:rsidR="0DF209B0" w:rsidRPr="00F24057" w:rsidRDefault="0DF209B0" w:rsidP="0DF209B0">
            <w:pPr>
              <w:rPr>
                <w:rFonts w:eastAsia="Times New Roman" w:cs="Times New Roman"/>
              </w:rPr>
            </w:pPr>
            <w:bookmarkStart w:id="964" w:name="_Toc1847958307"/>
            <w:r w:rsidRPr="00F24057">
              <w:rPr>
                <w:rFonts w:eastAsia="Times New Roman" w:cs="Times New Roman"/>
              </w:rPr>
              <w:t>Use case name:</w:t>
            </w:r>
            <w:bookmarkEnd w:id="964"/>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7234A095" w14:textId="1DFDA9FF" w:rsidR="0DF209B0" w:rsidRPr="00F24057" w:rsidRDefault="0DF209B0" w:rsidP="29B577E6">
            <w:pPr>
              <w:rPr>
                <w:rFonts w:eastAsia="Times New Roman" w:cs="Times New Roman"/>
              </w:rPr>
            </w:pPr>
            <w:bookmarkStart w:id="965" w:name="_Toc384483702"/>
            <w:r w:rsidRPr="29B577E6">
              <w:rPr>
                <w:lang w:val="en-GB"/>
              </w:rPr>
              <w:t>Create invoice</w:t>
            </w:r>
            <w:bookmarkEnd w:id="965"/>
            <w:r w:rsidRPr="29B577E6">
              <w:rPr>
                <w:lang w:val="en-GB"/>
              </w:rPr>
              <w:t xml:space="preserve"> </w:t>
            </w:r>
          </w:p>
        </w:tc>
      </w:tr>
      <w:tr w:rsidR="00A71BDC" w:rsidRPr="00F24057" w14:paraId="63291DF3" w14:textId="77777777" w:rsidTr="392EEEE8">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CF22870" w14:textId="345AD921" w:rsidR="0DF209B0" w:rsidRPr="00F24057" w:rsidRDefault="0DF209B0" w:rsidP="0DF209B0">
            <w:pPr>
              <w:rPr>
                <w:rFonts w:eastAsia="Times New Roman" w:cs="Times New Roman"/>
              </w:rPr>
            </w:pPr>
            <w:bookmarkStart w:id="966" w:name="_Toc1180927402"/>
            <w:r w:rsidRPr="00F24057">
              <w:rPr>
                <w:rFonts w:eastAsia="Times New Roman" w:cs="Times New Roman"/>
              </w:rPr>
              <w:t>Use case ID:</w:t>
            </w:r>
            <w:bookmarkEnd w:id="966"/>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06B0ADA1" w14:textId="4959607F" w:rsidR="0DF209B0" w:rsidRPr="00F24057" w:rsidRDefault="4A0934E5" w:rsidP="0DF209B0">
            <w:pPr>
              <w:rPr>
                <w:rFonts w:eastAsia="Times New Roman" w:cs="Times New Roman"/>
              </w:rPr>
            </w:pPr>
            <w:bookmarkStart w:id="967" w:name="_Toc1021895887"/>
            <w:r w:rsidRPr="00F24057">
              <w:rPr>
                <w:rFonts w:eastAsia="Times New Roman" w:cs="Times New Roman"/>
              </w:rPr>
              <w:t>UC-300</w:t>
            </w:r>
            <w:bookmarkEnd w:id="967"/>
          </w:p>
        </w:tc>
      </w:tr>
      <w:tr w:rsidR="00A71BDC" w:rsidRPr="00F24057" w14:paraId="53769E2A" w14:textId="77777777" w:rsidTr="392EEEE8">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2B778077" w14:textId="74FE8539" w:rsidR="0DF209B0" w:rsidRPr="00F24057" w:rsidRDefault="0DF209B0" w:rsidP="0DF209B0">
            <w:pPr>
              <w:rPr>
                <w:rFonts w:eastAsia="Times New Roman" w:cs="Times New Roman"/>
              </w:rPr>
            </w:pPr>
            <w:bookmarkStart w:id="968" w:name="_Toc1899158101"/>
            <w:r w:rsidRPr="00F24057">
              <w:rPr>
                <w:rFonts w:eastAsia="Times New Roman" w:cs="Times New Roman"/>
              </w:rPr>
              <w:t>Primary actor:</w:t>
            </w:r>
            <w:bookmarkEnd w:id="968"/>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52A68521" w14:textId="636A5552" w:rsidR="0DF209B0" w:rsidRPr="00F24057" w:rsidRDefault="0DF209B0" w:rsidP="0DF209B0">
            <w:pPr>
              <w:rPr>
                <w:rFonts w:eastAsia="Times New Roman" w:cs="Times New Roman"/>
              </w:rPr>
            </w:pPr>
            <w:bookmarkStart w:id="969" w:name="_Toc807054718"/>
            <w:r w:rsidRPr="00F24057">
              <w:rPr>
                <w:rFonts w:eastAsia="Times New Roman" w:cs="Times New Roman"/>
              </w:rPr>
              <w:t>Finance Department Staff</w:t>
            </w:r>
            <w:bookmarkEnd w:id="969"/>
          </w:p>
        </w:tc>
      </w:tr>
      <w:tr w:rsidR="00A71BDC" w:rsidRPr="00F24057" w14:paraId="7638EECC" w14:textId="77777777" w:rsidTr="392EEEE8">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387145F5" w14:textId="36169B99" w:rsidR="0DF209B0" w:rsidRPr="00F24057" w:rsidRDefault="0DF209B0" w:rsidP="0DF209B0">
            <w:pPr>
              <w:rPr>
                <w:rFonts w:eastAsia="Times New Roman" w:cs="Times New Roman"/>
              </w:rPr>
            </w:pPr>
            <w:bookmarkStart w:id="970" w:name="_Toc1213940352"/>
            <w:r w:rsidRPr="00F24057">
              <w:rPr>
                <w:rFonts w:eastAsia="Times New Roman" w:cs="Times New Roman"/>
              </w:rPr>
              <w:t>Brief description:</w:t>
            </w:r>
            <w:bookmarkEnd w:id="970"/>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632B41F6" w14:textId="4E3789D7" w:rsidR="0DF209B0" w:rsidRPr="00F24057" w:rsidRDefault="0DF209B0" w:rsidP="29B577E6">
            <w:pPr>
              <w:rPr>
                <w:rFonts w:eastAsia="Times New Roman" w:cs="Times New Roman"/>
              </w:rPr>
            </w:pPr>
            <w:bookmarkStart w:id="971" w:name="_Toc1032790508"/>
            <w:r>
              <w:t>Finance department staff create an invoice about an order. The system retrieves order details, calculates the total amount, applies any discounts, and generates a unique invoice number for the customer.</w:t>
            </w:r>
            <w:bookmarkEnd w:id="971"/>
          </w:p>
        </w:tc>
      </w:tr>
      <w:tr w:rsidR="00A71BDC" w:rsidRPr="00F24057" w14:paraId="5ED3B589" w14:textId="77777777" w:rsidTr="392EEEE8">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269F3A32" w14:textId="6D1845BF" w:rsidR="0DF209B0" w:rsidRPr="00F24057" w:rsidRDefault="0DF209B0" w:rsidP="0DF209B0">
            <w:pPr>
              <w:rPr>
                <w:rFonts w:eastAsia="Times New Roman" w:cs="Times New Roman"/>
              </w:rPr>
            </w:pPr>
            <w:bookmarkStart w:id="972" w:name="_Toc2126702302"/>
            <w:r w:rsidRPr="00F24057">
              <w:rPr>
                <w:rFonts w:eastAsia="Times New Roman" w:cs="Times New Roman"/>
              </w:rPr>
              <w:t>Preconditions:</w:t>
            </w:r>
            <w:bookmarkEnd w:id="972"/>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49120420" w14:textId="3CECB99E" w:rsidR="0DF209B0" w:rsidRPr="00F24057" w:rsidRDefault="0DF209B0" w:rsidP="0DF209B0">
            <w:pPr>
              <w:rPr>
                <w:rFonts w:eastAsia="Times New Roman" w:cs="Times New Roman"/>
              </w:rPr>
            </w:pPr>
            <w:bookmarkStart w:id="973" w:name="_Toc1228154446"/>
            <w:r w:rsidRPr="00F24057">
              <w:rPr>
                <w:rFonts w:eastAsia="Times New Roman" w:cs="Times New Roman"/>
              </w:rPr>
              <w:t>A valid order in the system</w:t>
            </w:r>
            <w:bookmarkEnd w:id="973"/>
          </w:p>
        </w:tc>
      </w:tr>
      <w:tr w:rsidR="00A71BDC" w:rsidRPr="00F24057" w14:paraId="46E2AFC4" w14:textId="77777777" w:rsidTr="392EEEE8">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36059FA4" w14:textId="506E25D1" w:rsidR="0DF209B0" w:rsidRPr="00F24057" w:rsidRDefault="0DF209B0" w:rsidP="0DF209B0">
            <w:pPr>
              <w:rPr>
                <w:rFonts w:eastAsia="Times New Roman" w:cs="Times New Roman"/>
              </w:rPr>
            </w:pPr>
            <w:bookmarkStart w:id="974" w:name="_Toc1053092949"/>
            <w:r w:rsidRPr="00F24057">
              <w:rPr>
                <w:rFonts w:eastAsia="Times New Roman" w:cs="Times New Roman"/>
              </w:rPr>
              <w:t>Flow of events:</w:t>
            </w:r>
            <w:bookmarkEnd w:id="974"/>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1C645D88" w14:textId="2AF762A8" w:rsidR="0DF209B0" w:rsidRPr="00F24057" w:rsidRDefault="0DF209B0" w:rsidP="0DF209B0">
            <w:pPr>
              <w:rPr>
                <w:rFonts w:eastAsia="Times New Roman" w:cs="Times New Roman"/>
              </w:rPr>
            </w:pPr>
            <w:bookmarkStart w:id="975" w:name="_Toc1936975357"/>
            <w:r w:rsidRPr="00F24057">
              <w:rPr>
                <w:rFonts w:eastAsia="Times New Roman" w:cs="Times New Roman"/>
              </w:rPr>
              <w:t xml:space="preserve">1. The finance department staff create the invoice. The system requests to enter the </w:t>
            </w:r>
            <w:proofErr w:type="spellStart"/>
            <w:r w:rsidRPr="00F24057">
              <w:rPr>
                <w:rFonts w:eastAsia="Times New Roman" w:cs="Times New Roman"/>
              </w:rPr>
              <w:t>orderID</w:t>
            </w:r>
            <w:proofErr w:type="spellEnd"/>
            <w:r w:rsidRPr="00F24057">
              <w:rPr>
                <w:rFonts w:eastAsia="Times New Roman" w:cs="Times New Roman"/>
              </w:rPr>
              <w:t>.</w:t>
            </w:r>
            <w:bookmarkEnd w:id="975"/>
          </w:p>
          <w:p w14:paraId="1273092E" w14:textId="2A72077C" w:rsidR="0DF209B0" w:rsidRPr="00F24057" w:rsidRDefault="0DF209B0" w:rsidP="0DF209B0">
            <w:pPr>
              <w:spacing w:line="300" w:lineRule="auto"/>
              <w:rPr>
                <w:rFonts w:eastAsia="Times New Roman" w:cs="Times New Roman"/>
              </w:rPr>
            </w:pPr>
            <w:bookmarkStart w:id="976" w:name="_Toc2041435024"/>
            <w:r w:rsidRPr="00F24057">
              <w:rPr>
                <w:rFonts w:eastAsia="Times New Roman" w:cs="Times New Roman"/>
              </w:rPr>
              <w:t xml:space="preserve">2. The finance staff enters the </w:t>
            </w:r>
            <w:proofErr w:type="spellStart"/>
            <w:r w:rsidRPr="00F24057">
              <w:rPr>
                <w:rFonts w:eastAsia="Times New Roman" w:cs="Times New Roman"/>
              </w:rPr>
              <w:t>orderID</w:t>
            </w:r>
            <w:proofErr w:type="spellEnd"/>
            <w:r w:rsidRPr="00F24057">
              <w:rPr>
                <w:rFonts w:eastAsia="Times New Roman" w:cs="Times New Roman"/>
              </w:rPr>
              <w:t>. The system displays the order details.</w:t>
            </w:r>
            <w:bookmarkEnd w:id="976"/>
          </w:p>
          <w:p w14:paraId="288AE787" w14:textId="7491E5C6" w:rsidR="0DF209B0" w:rsidRPr="00F24057" w:rsidRDefault="0DF209B0" w:rsidP="0DF209B0">
            <w:pPr>
              <w:spacing w:line="300" w:lineRule="auto"/>
              <w:rPr>
                <w:rFonts w:eastAsia="Times New Roman" w:cs="Times New Roman"/>
              </w:rPr>
            </w:pPr>
            <w:bookmarkStart w:id="977" w:name="_Toc1707786018"/>
            <w:r w:rsidRPr="00F24057">
              <w:rPr>
                <w:rFonts w:eastAsia="Times New Roman" w:cs="Times New Roman"/>
              </w:rPr>
              <w:t xml:space="preserve">3. The staff confirms that everything is correct to enter create. The system generates a unique </w:t>
            </w:r>
            <w:proofErr w:type="spellStart"/>
            <w:r w:rsidRPr="00F24057">
              <w:rPr>
                <w:rFonts w:eastAsia="Times New Roman" w:cs="Times New Roman"/>
              </w:rPr>
              <w:t>invoiceID</w:t>
            </w:r>
            <w:proofErr w:type="spellEnd"/>
            <w:r w:rsidRPr="00F24057">
              <w:rPr>
                <w:rFonts w:eastAsia="Times New Roman" w:cs="Times New Roman"/>
              </w:rPr>
              <w:t xml:space="preserve"> and </w:t>
            </w:r>
            <w:proofErr w:type="gramStart"/>
            <w:r w:rsidRPr="00F24057">
              <w:rPr>
                <w:rFonts w:eastAsia="Times New Roman" w:cs="Times New Roman"/>
              </w:rPr>
              <w:t>send</w:t>
            </w:r>
            <w:proofErr w:type="gramEnd"/>
            <w:r w:rsidRPr="00F24057">
              <w:rPr>
                <w:rFonts w:eastAsia="Times New Roman" w:cs="Times New Roman"/>
              </w:rPr>
              <w:t xml:space="preserve"> the invoice to the customer's email.</w:t>
            </w:r>
            <w:bookmarkEnd w:id="977"/>
          </w:p>
        </w:tc>
      </w:tr>
      <w:tr w:rsidR="00A71BDC" w:rsidRPr="00F24057" w14:paraId="69E222FC" w14:textId="77777777" w:rsidTr="392EEEE8">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F2E2A8B" w14:textId="12B7B9FE" w:rsidR="0DF209B0" w:rsidRPr="00F24057" w:rsidRDefault="0DF209B0" w:rsidP="0DF209B0">
            <w:pPr>
              <w:rPr>
                <w:rFonts w:eastAsia="Times New Roman" w:cs="Times New Roman"/>
              </w:rPr>
            </w:pPr>
            <w:bookmarkStart w:id="978" w:name="_Toc526285472"/>
            <w:r w:rsidRPr="00F24057">
              <w:rPr>
                <w:rFonts w:eastAsia="Times New Roman" w:cs="Times New Roman"/>
              </w:rPr>
              <w:t>Postconditions:</w:t>
            </w:r>
            <w:bookmarkEnd w:id="978"/>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2B4D5609" w14:textId="2A2A2FA4" w:rsidR="0DF209B0" w:rsidRPr="00F24057" w:rsidRDefault="0DF209B0" w:rsidP="0DF209B0">
            <w:pPr>
              <w:rPr>
                <w:rFonts w:eastAsia="Times New Roman" w:cs="Times New Roman"/>
              </w:rPr>
            </w:pPr>
            <w:bookmarkStart w:id="979" w:name="_Toc1615716730"/>
            <w:r w:rsidRPr="00F24057">
              <w:rPr>
                <w:rFonts w:eastAsia="Times New Roman" w:cs="Times New Roman"/>
              </w:rPr>
              <w:t>The invoice is created and save in the system</w:t>
            </w:r>
            <w:bookmarkEnd w:id="979"/>
          </w:p>
        </w:tc>
      </w:tr>
      <w:tr w:rsidR="00A71BDC" w:rsidRPr="00F24057" w14:paraId="63710987" w14:textId="77777777" w:rsidTr="392EEEE8">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2F3328CC" w14:textId="594E6F06" w:rsidR="0DF209B0" w:rsidRPr="00F24057" w:rsidRDefault="0DF209B0" w:rsidP="0DF209B0">
            <w:pPr>
              <w:rPr>
                <w:rFonts w:eastAsia="Times New Roman" w:cs="Times New Roman"/>
              </w:rPr>
            </w:pPr>
            <w:bookmarkStart w:id="980" w:name="_Toc1036391395"/>
            <w:r w:rsidRPr="00F24057">
              <w:rPr>
                <w:rFonts w:eastAsia="Times New Roman" w:cs="Times New Roman"/>
              </w:rPr>
              <w:t>Alternative flows and exceptions:</w:t>
            </w:r>
            <w:bookmarkEnd w:id="980"/>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0192A8EF" w14:textId="2C8EFEB4" w:rsidR="0DF209B0" w:rsidRPr="00F24057" w:rsidRDefault="103F6E16" w:rsidP="13FBF79A">
            <w:pPr>
              <w:rPr>
                <w:rFonts w:eastAsia="Times New Roman" w:cs="Times New Roman"/>
              </w:rPr>
            </w:pPr>
            <w:bookmarkStart w:id="981" w:name="_Toc1637558759"/>
            <w:r w:rsidRPr="00F24057">
              <w:rPr>
                <w:rFonts w:eastAsia="Times New Roman" w:cs="Times New Roman"/>
              </w:rPr>
              <w:t>If Finance staff cancels the invoice creation before submission, no data is saved.</w:t>
            </w:r>
            <w:bookmarkEnd w:id="981"/>
          </w:p>
          <w:p w14:paraId="7DA78B18" w14:textId="27A92E16" w:rsidR="0DF209B0" w:rsidRPr="00F24057" w:rsidRDefault="103F6E16" w:rsidP="13FBF79A">
            <w:pPr>
              <w:rPr>
                <w:rFonts w:cs="Times New Roman"/>
              </w:rPr>
            </w:pPr>
            <w:bookmarkStart w:id="982" w:name="_Toc1197085173"/>
            <w:r w:rsidRPr="00F24057">
              <w:rPr>
                <w:rFonts w:eastAsia="Times New Roman" w:cs="Times New Roman"/>
              </w:rPr>
              <w:t>If Order ID is invalid or not found, the system displays an error message and prompts for re-entry.</w:t>
            </w:r>
            <w:bookmarkEnd w:id="982"/>
          </w:p>
          <w:p w14:paraId="3C5194E3" w14:textId="1A5BAC33" w:rsidR="0DF209B0" w:rsidRPr="00F24057" w:rsidRDefault="103F6E16" w:rsidP="13FBF79A">
            <w:pPr>
              <w:rPr>
                <w:rFonts w:cs="Times New Roman"/>
              </w:rPr>
            </w:pPr>
            <w:bookmarkStart w:id="983" w:name="_Toc2044637177"/>
            <w:r w:rsidRPr="00F24057">
              <w:rPr>
                <w:rFonts w:eastAsia="Times New Roman" w:cs="Times New Roman"/>
              </w:rPr>
              <w:t>If the Order has already been invoiced, the system displays the existing invoice details and prevents duplicate creation.</w:t>
            </w:r>
            <w:bookmarkEnd w:id="983"/>
          </w:p>
          <w:p w14:paraId="2833C4B2" w14:textId="24196682" w:rsidR="0DF209B0" w:rsidRPr="00F24057" w:rsidRDefault="103F6E16" w:rsidP="13FBF79A">
            <w:pPr>
              <w:rPr>
                <w:rFonts w:cs="Times New Roman"/>
              </w:rPr>
            </w:pPr>
            <w:bookmarkStart w:id="984" w:name="_Toc719934572"/>
            <w:r w:rsidRPr="00F24057">
              <w:rPr>
                <w:rFonts w:eastAsia="Times New Roman" w:cs="Times New Roman"/>
              </w:rPr>
              <w:t>If the Order status is Pending or Cancelled, the system displays "Cannot create invoice for this order status" and blocks the operation.</w:t>
            </w:r>
            <w:bookmarkEnd w:id="984"/>
          </w:p>
          <w:p w14:paraId="05774494" w14:textId="5F1F2E0A" w:rsidR="0DF209B0" w:rsidRPr="00F24057" w:rsidRDefault="103F6E16" w:rsidP="13FBF79A">
            <w:pPr>
              <w:rPr>
                <w:rFonts w:cs="Times New Roman"/>
              </w:rPr>
            </w:pPr>
            <w:bookmarkStart w:id="985" w:name="_Toc1201882346"/>
            <w:r w:rsidRPr="00F24057">
              <w:rPr>
                <w:rFonts w:eastAsia="Times New Roman" w:cs="Times New Roman"/>
              </w:rPr>
              <w:t>If the system fails to save the invoice to the database, it logs the error and notifies Finance staff to retry later.</w:t>
            </w:r>
            <w:bookmarkEnd w:id="985"/>
          </w:p>
          <w:p w14:paraId="54E89D91" w14:textId="7FC8C09A" w:rsidR="0DF209B0" w:rsidRPr="00F24057" w:rsidRDefault="103F6E16" w:rsidP="0DF209B0">
            <w:pPr>
              <w:rPr>
                <w:rFonts w:cs="Times New Roman"/>
              </w:rPr>
            </w:pPr>
            <w:bookmarkStart w:id="986" w:name="_Toc637391353"/>
            <w:r w:rsidRPr="00F24057">
              <w:rPr>
                <w:rFonts w:eastAsia="Times New Roman" w:cs="Times New Roman"/>
              </w:rPr>
              <w:t>If email delivery to the customer fails, the system saves the invoice and notifies Finance staff to resend manually.</w:t>
            </w:r>
            <w:bookmarkEnd w:id="986"/>
          </w:p>
        </w:tc>
      </w:tr>
    </w:tbl>
    <w:p w14:paraId="33C7CED3" w14:textId="7DBDBEE1" w:rsidR="1F83FCA7" w:rsidRPr="00F24057" w:rsidRDefault="1F83FCA7">
      <w:pPr>
        <w:rPr>
          <w:rFonts w:cs="Times New Roman"/>
        </w:rPr>
      </w:pPr>
    </w:p>
    <w:p w14:paraId="26003F65" w14:textId="12473078" w:rsidR="23AF58FA" w:rsidRPr="00F24057" w:rsidRDefault="23AF58FA" w:rsidP="23AF58FA">
      <w:pPr>
        <w:rPr>
          <w:rFonts w:cs="Times New Roman"/>
        </w:rPr>
      </w:pPr>
    </w:p>
    <w:p w14:paraId="019E67EF" w14:textId="2279DC78" w:rsidR="0DF209B0" w:rsidRPr="00F24057" w:rsidRDefault="0DF209B0" w:rsidP="0DF209B0">
      <w:pPr>
        <w:rPr>
          <w:rFonts w:cs="Times New Roman"/>
        </w:rPr>
      </w:pPr>
    </w:p>
    <w:p w14:paraId="39D4F548" w14:textId="701A6639" w:rsidR="0C697B1D" w:rsidRPr="00F24057" w:rsidRDefault="081715C6" w:rsidP="0DF209B0">
      <w:pPr>
        <w:rPr>
          <w:rFonts w:cs="Times New Roman"/>
        </w:rPr>
      </w:pPr>
      <w:r w:rsidRPr="00F24057">
        <w:rPr>
          <w:rFonts w:cs="Times New Roman"/>
          <w:noProof/>
        </w:rPr>
        <w:drawing>
          <wp:inline distT="0" distB="0" distL="0" distR="0" wp14:anchorId="6B161B6C" wp14:editId="6ECD9C1B">
            <wp:extent cx="4032512" cy="2432309"/>
            <wp:effectExtent l="0" t="0" r="0" b="0"/>
            <wp:docPr id="119692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2789" name="Picture 119692789"/>
                    <pic:cNvPicPr/>
                  </pic:nvPicPr>
                  <pic:blipFill>
                    <a:blip r:embed="rId50">
                      <a:extLst>
                        <a:ext uri="{28A0092B-C50C-407E-A947-70E740481C1C}">
                          <a14:useLocalDpi xmlns:a14="http://schemas.microsoft.com/office/drawing/2010/main"/>
                        </a:ext>
                      </a:extLst>
                    </a:blip>
                    <a:stretch>
                      <a:fillRect/>
                    </a:stretch>
                  </pic:blipFill>
                  <pic:spPr>
                    <a:xfrm>
                      <a:off x="0" y="0"/>
                      <a:ext cx="4032512" cy="2432309"/>
                    </a:xfrm>
                    <a:prstGeom prst="rect">
                      <a:avLst/>
                    </a:prstGeom>
                  </pic:spPr>
                </pic:pic>
              </a:graphicData>
            </a:graphic>
          </wp:inline>
        </w:drawing>
      </w:r>
    </w:p>
    <w:p w14:paraId="25B928D4" w14:textId="7F896B01" w:rsidR="0DF209B0" w:rsidRPr="00F24057" w:rsidRDefault="0DF209B0" w:rsidP="0DF209B0">
      <w:pPr>
        <w:rPr>
          <w:rFonts w:eastAsia="Aptos" w:cs="Times New Roman"/>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400"/>
        <w:gridCol w:w="6930"/>
      </w:tblGrid>
      <w:tr w:rsidR="00A71BDC" w:rsidRPr="00F24057" w14:paraId="425ADA14"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3D9102B0" w14:textId="54A986F6" w:rsidR="0DF209B0" w:rsidRPr="00F24057" w:rsidRDefault="0DF209B0" w:rsidP="0DF209B0">
            <w:pPr>
              <w:rPr>
                <w:rFonts w:eastAsia="Times New Roman" w:cs="Times New Roman"/>
              </w:rPr>
            </w:pPr>
            <w:bookmarkStart w:id="987" w:name="_Toc488422730"/>
            <w:r w:rsidRPr="00F24057">
              <w:rPr>
                <w:rFonts w:eastAsia="Times New Roman" w:cs="Times New Roman"/>
              </w:rPr>
              <w:t>Use case name:</w:t>
            </w:r>
            <w:bookmarkEnd w:id="987"/>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126AA04C" w14:textId="1E02DD27" w:rsidR="0DF209B0" w:rsidRPr="00F24057" w:rsidRDefault="0DF209B0" w:rsidP="29B577E6">
            <w:pPr>
              <w:rPr>
                <w:rFonts w:eastAsia="Times New Roman" w:cs="Times New Roman"/>
              </w:rPr>
            </w:pPr>
            <w:bookmarkStart w:id="988" w:name="_Toc81097687"/>
            <w:r w:rsidRPr="29B577E6">
              <w:rPr>
                <w:lang w:val="en-GB"/>
              </w:rPr>
              <w:t>Create delivery notes</w:t>
            </w:r>
            <w:bookmarkEnd w:id="988"/>
            <w:r w:rsidRPr="29B577E6">
              <w:rPr>
                <w:lang w:val="en-GB"/>
              </w:rPr>
              <w:t xml:space="preserve"> </w:t>
            </w:r>
          </w:p>
        </w:tc>
      </w:tr>
      <w:tr w:rsidR="00A71BDC" w:rsidRPr="00F24057" w14:paraId="7375C0EE"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58B5B559" w14:textId="0512EDF7" w:rsidR="0DF209B0" w:rsidRPr="00F24057" w:rsidRDefault="0DF209B0" w:rsidP="0DF209B0">
            <w:pPr>
              <w:rPr>
                <w:rFonts w:eastAsia="Times New Roman" w:cs="Times New Roman"/>
              </w:rPr>
            </w:pPr>
            <w:bookmarkStart w:id="989" w:name="_Toc1903977468"/>
            <w:r w:rsidRPr="00F24057">
              <w:rPr>
                <w:rFonts w:eastAsia="Times New Roman" w:cs="Times New Roman"/>
              </w:rPr>
              <w:t>Use case ID:</w:t>
            </w:r>
            <w:bookmarkEnd w:id="989"/>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6C60CAE3" w14:textId="00373E26" w:rsidR="0DF209B0" w:rsidRPr="00F24057" w:rsidRDefault="0DF209B0" w:rsidP="0DF209B0">
            <w:pPr>
              <w:rPr>
                <w:rFonts w:eastAsia="Times New Roman" w:cs="Times New Roman"/>
              </w:rPr>
            </w:pPr>
            <w:bookmarkStart w:id="990" w:name="_Toc1696332290"/>
            <w:r w:rsidRPr="00F24057">
              <w:rPr>
                <w:rFonts w:eastAsia="Times New Roman" w:cs="Times New Roman"/>
              </w:rPr>
              <w:t>UC‑250</w:t>
            </w:r>
            <w:bookmarkEnd w:id="990"/>
            <w:r w:rsidRPr="00F24057">
              <w:rPr>
                <w:rFonts w:eastAsia="Times New Roman" w:cs="Times New Roman"/>
              </w:rPr>
              <w:t xml:space="preserve">  </w:t>
            </w:r>
          </w:p>
        </w:tc>
      </w:tr>
      <w:tr w:rsidR="00A71BDC" w:rsidRPr="00F24057" w14:paraId="6937EC85"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6B96368" w14:textId="46827781" w:rsidR="0DF209B0" w:rsidRPr="00F24057" w:rsidRDefault="0DF209B0" w:rsidP="0DF209B0">
            <w:pPr>
              <w:rPr>
                <w:rFonts w:eastAsia="Times New Roman" w:cs="Times New Roman"/>
              </w:rPr>
            </w:pPr>
            <w:bookmarkStart w:id="991" w:name="_Toc724445826"/>
            <w:r w:rsidRPr="00F24057">
              <w:rPr>
                <w:rFonts w:eastAsia="Times New Roman" w:cs="Times New Roman"/>
              </w:rPr>
              <w:t>Primary actor:</w:t>
            </w:r>
            <w:bookmarkEnd w:id="991"/>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77A2913C" w14:textId="2D471752" w:rsidR="0DF209B0" w:rsidRPr="00F24057" w:rsidRDefault="0DF209B0" w:rsidP="0DF209B0">
            <w:pPr>
              <w:rPr>
                <w:rFonts w:eastAsia="Times New Roman" w:cs="Times New Roman"/>
              </w:rPr>
            </w:pPr>
            <w:bookmarkStart w:id="992" w:name="_Toc1379054555"/>
            <w:r w:rsidRPr="00F24057">
              <w:rPr>
                <w:rFonts w:eastAsia="Times New Roman" w:cs="Times New Roman"/>
              </w:rPr>
              <w:t>Logistics Staff</w:t>
            </w:r>
            <w:bookmarkEnd w:id="992"/>
          </w:p>
        </w:tc>
      </w:tr>
      <w:tr w:rsidR="00A71BDC" w:rsidRPr="00F24057" w14:paraId="6621E270"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D4E911E" w14:textId="4A37D36D" w:rsidR="0DF209B0" w:rsidRPr="00F24057" w:rsidRDefault="0DF209B0" w:rsidP="0DF209B0">
            <w:pPr>
              <w:rPr>
                <w:rFonts w:eastAsia="Times New Roman" w:cs="Times New Roman"/>
              </w:rPr>
            </w:pPr>
            <w:bookmarkStart w:id="993" w:name="_Toc1843599819"/>
            <w:r w:rsidRPr="00F24057">
              <w:rPr>
                <w:rFonts w:eastAsia="Times New Roman" w:cs="Times New Roman"/>
              </w:rPr>
              <w:t>Secondary actors:</w:t>
            </w:r>
            <w:bookmarkEnd w:id="993"/>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4EA1B4D6" w14:textId="1B824448" w:rsidR="0DF209B0" w:rsidRPr="00F24057" w:rsidRDefault="0DF209B0" w:rsidP="0DF209B0">
            <w:pPr>
              <w:rPr>
                <w:rFonts w:eastAsia="Times New Roman" w:cs="Times New Roman"/>
              </w:rPr>
            </w:pPr>
            <w:bookmarkStart w:id="994" w:name="_Toc524977622"/>
            <w:r w:rsidRPr="00F24057">
              <w:rPr>
                <w:rFonts w:eastAsia="Times New Roman" w:cs="Times New Roman"/>
              </w:rPr>
              <w:t>Inventory Staff, Finance Staff</w:t>
            </w:r>
            <w:bookmarkEnd w:id="994"/>
          </w:p>
        </w:tc>
      </w:tr>
      <w:tr w:rsidR="00A71BDC" w:rsidRPr="00F24057" w14:paraId="38AB981B"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1D59D524" w14:textId="36835EA1" w:rsidR="0DF209B0" w:rsidRPr="00F24057" w:rsidRDefault="0DF209B0" w:rsidP="0DF209B0">
            <w:pPr>
              <w:rPr>
                <w:rFonts w:eastAsia="Times New Roman" w:cs="Times New Roman"/>
              </w:rPr>
            </w:pPr>
            <w:bookmarkStart w:id="995" w:name="_Toc578299811"/>
            <w:r w:rsidRPr="00F24057">
              <w:rPr>
                <w:rFonts w:eastAsia="Times New Roman" w:cs="Times New Roman"/>
              </w:rPr>
              <w:t>Brief description:</w:t>
            </w:r>
            <w:bookmarkEnd w:id="995"/>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6643D41D" w14:textId="63D750D1" w:rsidR="0DF209B0" w:rsidRPr="00F24057" w:rsidRDefault="0DF209B0" w:rsidP="29B577E6">
            <w:pPr>
              <w:rPr>
                <w:rFonts w:eastAsia="Times New Roman" w:cs="Times New Roman"/>
              </w:rPr>
            </w:pPr>
            <w:bookmarkStart w:id="996" w:name="_Toc37193673"/>
            <w:r>
              <w:t>Logistics staff create delivery notes to accompany shipments. The system generates a unique Delivery Note ID, records shipment details (items, quantities, customer information, delivery address), and forwards the note to delivery personnel and finance staff for tracking and billing purposes.</w:t>
            </w:r>
            <w:bookmarkEnd w:id="996"/>
          </w:p>
        </w:tc>
      </w:tr>
      <w:tr w:rsidR="00A71BDC" w:rsidRPr="00F24057" w14:paraId="3D718EAB"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12F6D575" w14:textId="4AE2AAFA" w:rsidR="0DF209B0" w:rsidRPr="00F24057" w:rsidRDefault="0DF209B0" w:rsidP="0DF209B0">
            <w:pPr>
              <w:rPr>
                <w:rFonts w:eastAsia="Times New Roman" w:cs="Times New Roman"/>
              </w:rPr>
            </w:pPr>
            <w:bookmarkStart w:id="997" w:name="_Toc1111748119"/>
            <w:r w:rsidRPr="00F24057">
              <w:rPr>
                <w:rFonts w:eastAsia="Times New Roman" w:cs="Times New Roman"/>
              </w:rPr>
              <w:t>Preconditions:</w:t>
            </w:r>
            <w:bookmarkEnd w:id="997"/>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28E2BCFF" w14:textId="4A0C17D0" w:rsidR="0DF209B0" w:rsidRPr="00F24057" w:rsidRDefault="0DF209B0" w:rsidP="0DF209B0">
            <w:pPr>
              <w:rPr>
                <w:rFonts w:eastAsia="Times New Roman" w:cs="Times New Roman"/>
              </w:rPr>
            </w:pPr>
            <w:bookmarkStart w:id="998" w:name="_Toc2025583698"/>
            <w:r w:rsidRPr="00F24057">
              <w:rPr>
                <w:rFonts w:eastAsia="Times New Roman" w:cs="Times New Roman"/>
              </w:rPr>
              <w:t>Logistics staff are logged into the system.</w:t>
            </w:r>
            <w:bookmarkEnd w:id="998"/>
            <w:r w:rsidRPr="00F24057">
              <w:rPr>
                <w:rFonts w:eastAsia="Times New Roman" w:cs="Times New Roman"/>
              </w:rPr>
              <w:t xml:space="preserve">  </w:t>
            </w:r>
          </w:p>
          <w:p w14:paraId="2D46D06F" w14:textId="7BD610D3" w:rsidR="0DF209B0" w:rsidRPr="00F24057" w:rsidRDefault="0DF209B0" w:rsidP="0DF209B0">
            <w:pPr>
              <w:rPr>
                <w:rFonts w:eastAsia="Times New Roman" w:cs="Times New Roman"/>
              </w:rPr>
            </w:pPr>
            <w:bookmarkStart w:id="999" w:name="_Toc346751189"/>
            <w:r w:rsidRPr="00F24057">
              <w:rPr>
                <w:rFonts w:eastAsia="Times New Roman" w:cs="Times New Roman"/>
              </w:rPr>
              <w:t>A valid order exists in the system, ready for shipment.</w:t>
            </w:r>
            <w:bookmarkEnd w:id="999"/>
            <w:r w:rsidRPr="00F24057">
              <w:rPr>
                <w:rFonts w:eastAsia="Times New Roman" w:cs="Times New Roman"/>
              </w:rPr>
              <w:t xml:space="preserve">  </w:t>
            </w:r>
          </w:p>
        </w:tc>
      </w:tr>
      <w:tr w:rsidR="00A71BDC" w:rsidRPr="00F24057" w14:paraId="489B412B"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EC4999F" w14:textId="45F9CE82" w:rsidR="0DF209B0" w:rsidRPr="00F24057" w:rsidRDefault="0DF209B0" w:rsidP="0DF209B0">
            <w:pPr>
              <w:rPr>
                <w:rFonts w:eastAsia="Times New Roman" w:cs="Times New Roman"/>
              </w:rPr>
            </w:pPr>
            <w:bookmarkStart w:id="1000" w:name="_Toc1024221279"/>
            <w:r w:rsidRPr="00F24057">
              <w:rPr>
                <w:rFonts w:eastAsia="Times New Roman" w:cs="Times New Roman"/>
              </w:rPr>
              <w:t>Flow of events:</w:t>
            </w:r>
            <w:bookmarkEnd w:id="1000"/>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003D8FD2" w14:textId="11D4EC10" w:rsidR="0DF209B0" w:rsidRPr="00F24057" w:rsidRDefault="0DF209B0" w:rsidP="006A3746">
            <w:pPr>
              <w:pStyle w:val="ListParagraph"/>
              <w:numPr>
                <w:ilvl w:val="0"/>
                <w:numId w:val="3"/>
              </w:numPr>
              <w:rPr>
                <w:rFonts w:eastAsia="Times New Roman" w:cs="Times New Roman"/>
              </w:rPr>
            </w:pPr>
            <w:bookmarkStart w:id="1001" w:name="_Toc1099592268"/>
            <w:r w:rsidRPr="00F24057">
              <w:rPr>
                <w:rFonts w:eastAsia="Times New Roman" w:cs="Times New Roman"/>
              </w:rPr>
              <w:t>Logistics staff select the option to create a delivery note.</w:t>
            </w:r>
            <w:bookmarkEnd w:id="1001"/>
          </w:p>
          <w:p w14:paraId="1FDB54F4" w14:textId="5F412C8B" w:rsidR="0DF209B0" w:rsidRPr="00F24057" w:rsidRDefault="0DF209B0" w:rsidP="006A3746">
            <w:pPr>
              <w:pStyle w:val="ListParagraph"/>
              <w:numPr>
                <w:ilvl w:val="0"/>
                <w:numId w:val="3"/>
              </w:numPr>
              <w:rPr>
                <w:rFonts w:eastAsia="Times New Roman" w:cs="Times New Roman"/>
              </w:rPr>
            </w:pPr>
            <w:bookmarkStart w:id="1002" w:name="_Toc469529265"/>
            <w:r w:rsidRPr="00F24057">
              <w:rPr>
                <w:rFonts w:eastAsia="Times New Roman" w:cs="Times New Roman"/>
              </w:rPr>
              <w:t>The system displays a delivery note form requiring order details, customer information, items, quantities, and delivery address.</w:t>
            </w:r>
            <w:bookmarkEnd w:id="1002"/>
          </w:p>
          <w:p w14:paraId="475A22FA" w14:textId="5205D87D" w:rsidR="0DF209B0" w:rsidRPr="00F24057" w:rsidRDefault="0DF209B0" w:rsidP="006A3746">
            <w:pPr>
              <w:pStyle w:val="ListParagraph"/>
              <w:numPr>
                <w:ilvl w:val="0"/>
                <w:numId w:val="3"/>
              </w:numPr>
              <w:rPr>
                <w:rFonts w:eastAsia="Times New Roman" w:cs="Times New Roman"/>
              </w:rPr>
            </w:pPr>
            <w:bookmarkStart w:id="1003" w:name="_Toc714115617"/>
            <w:r w:rsidRPr="00F24057">
              <w:rPr>
                <w:rFonts w:eastAsia="Times New Roman" w:cs="Times New Roman"/>
              </w:rPr>
              <w:t>Logistics staff enter the required information and submit the delivery note.</w:t>
            </w:r>
            <w:bookmarkEnd w:id="1003"/>
          </w:p>
          <w:p w14:paraId="3966E183" w14:textId="5348AD94" w:rsidR="0DF209B0" w:rsidRPr="00F24057" w:rsidRDefault="0DF209B0" w:rsidP="006A3746">
            <w:pPr>
              <w:pStyle w:val="ListParagraph"/>
              <w:numPr>
                <w:ilvl w:val="0"/>
                <w:numId w:val="3"/>
              </w:numPr>
              <w:rPr>
                <w:rFonts w:eastAsia="Times New Roman" w:cs="Times New Roman"/>
              </w:rPr>
            </w:pPr>
            <w:bookmarkStart w:id="1004" w:name="_Toc224829730"/>
            <w:r w:rsidRPr="00F24057">
              <w:rPr>
                <w:rFonts w:eastAsia="Times New Roman" w:cs="Times New Roman"/>
              </w:rPr>
              <w:t>The system validates the input and generates a unique Delivery Note ID.</w:t>
            </w:r>
            <w:bookmarkEnd w:id="1004"/>
          </w:p>
          <w:p w14:paraId="6F30C373" w14:textId="26D3BDA8" w:rsidR="0DF209B0" w:rsidRPr="00F24057" w:rsidRDefault="0DF209B0" w:rsidP="006A3746">
            <w:pPr>
              <w:pStyle w:val="ListParagraph"/>
              <w:numPr>
                <w:ilvl w:val="0"/>
                <w:numId w:val="3"/>
              </w:numPr>
              <w:rPr>
                <w:rFonts w:eastAsia="Times New Roman" w:cs="Times New Roman"/>
              </w:rPr>
            </w:pPr>
            <w:bookmarkStart w:id="1005" w:name="_Toc1430633905"/>
            <w:r w:rsidRPr="00F24057">
              <w:rPr>
                <w:rFonts w:eastAsia="Times New Roman" w:cs="Times New Roman"/>
              </w:rPr>
              <w:t>The system forwards the delivery note to delivery personnel for shipment and finance staff for billing.</w:t>
            </w:r>
            <w:bookmarkEnd w:id="1005"/>
          </w:p>
          <w:p w14:paraId="5A1C33B5" w14:textId="6F8416EA" w:rsidR="0DF209B0" w:rsidRPr="00F24057" w:rsidRDefault="0DF209B0" w:rsidP="006A3746">
            <w:pPr>
              <w:pStyle w:val="ListParagraph"/>
              <w:numPr>
                <w:ilvl w:val="0"/>
                <w:numId w:val="3"/>
              </w:numPr>
              <w:rPr>
                <w:rFonts w:eastAsia="Times New Roman" w:cs="Times New Roman"/>
              </w:rPr>
            </w:pPr>
            <w:bookmarkStart w:id="1006" w:name="_Toc798132265"/>
            <w:r w:rsidRPr="00F24057">
              <w:rPr>
                <w:rFonts w:eastAsia="Times New Roman" w:cs="Times New Roman"/>
              </w:rPr>
              <w:t>The system displays a confirmation message to logistics staff</w:t>
            </w:r>
            <w:bookmarkEnd w:id="1006"/>
          </w:p>
        </w:tc>
      </w:tr>
      <w:tr w:rsidR="00A71BDC" w:rsidRPr="00F24057" w14:paraId="59801EE8"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24450A44" w14:textId="6129BB25" w:rsidR="0DF209B0" w:rsidRPr="00F24057" w:rsidRDefault="0DF209B0" w:rsidP="0DF209B0">
            <w:pPr>
              <w:rPr>
                <w:rFonts w:eastAsia="Times New Roman" w:cs="Times New Roman"/>
              </w:rPr>
            </w:pPr>
            <w:bookmarkStart w:id="1007" w:name="_Toc503330521"/>
            <w:r w:rsidRPr="00F24057">
              <w:rPr>
                <w:rFonts w:eastAsia="Times New Roman" w:cs="Times New Roman"/>
              </w:rPr>
              <w:t>Postconditions:</w:t>
            </w:r>
            <w:bookmarkEnd w:id="1007"/>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3E400B03" w14:textId="3A061FA5" w:rsidR="0DF209B0" w:rsidRPr="00F24057" w:rsidRDefault="0DF209B0" w:rsidP="0DF209B0">
            <w:pPr>
              <w:rPr>
                <w:rFonts w:eastAsia="Times New Roman" w:cs="Times New Roman"/>
              </w:rPr>
            </w:pPr>
            <w:bookmarkStart w:id="1008" w:name="_Toc2062599335"/>
            <w:r w:rsidRPr="00F24057">
              <w:rPr>
                <w:rFonts w:eastAsia="Times New Roman" w:cs="Times New Roman"/>
              </w:rPr>
              <w:t>The delivery note is recorded in the system.</w:t>
            </w:r>
            <w:bookmarkEnd w:id="1008"/>
            <w:r w:rsidRPr="00F24057">
              <w:rPr>
                <w:rFonts w:eastAsia="Times New Roman" w:cs="Times New Roman"/>
              </w:rPr>
              <w:t xml:space="preserve">  </w:t>
            </w:r>
          </w:p>
          <w:p w14:paraId="1A6EEF71" w14:textId="56930FFF" w:rsidR="0DF209B0" w:rsidRPr="00F24057" w:rsidRDefault="0DF209B0" w:rsidP="0DF209B0">
            <w:pPr>
              <w:rPr>
                <w:rFonts w:eastAsia="Times New Roman" w:cs="Times New Roman"/>
              </w:rPr>
            </w:pPr>
            <w:bookmarkStart w:id="1009" w:name="_Toc628541063"/>
            <w:r w:rsidRPr="00F24057">
              <w:rPr>
                <w:rFonts w:eastAsia="Times New Roman" w:cs="Times New Roman"/>
              </w:rPr>
              <w:t>Delivery personnel and finance staff receive the delivery note for further action.</w:t>
            </w:r>
            <w:bookmarkEnd w:id="1009"/>
            <w:r w:rsidRPr="00F24057">
              <w:rPr>
                <w:rFonts w:eastAsia="Times New Roman" w:cs="Times New Roman"/>
              </w:rPr>
              <w:t xml:space="preserve">  </w:t>
            </w:r>
          </w:p>
        </w:tc>
      </w:tr>
      <w:tr w:rsidR="00A71BDC" w:rsidRPr="00F24057" w14:paraId="75A617EC"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6490186" w14:textId="032E2EE7" w:rsidR="0DF209B0" w:rsidRPr="00F24057" w:rsidRDefault="0DF209B0" w:rsidP="0DF209B0">
            <w:pPr>
              <w:rPr>
                <w:rFonts w:eastAsia="Times New Roman" w:cs="Times New Roman"/>
              </w:rPr>
            </w:pPr>
            <w:bookmarkStart w:id="1010" w:name="_Toc878325765"/>
            <w:r w:rsidRPr="00F24057">
              <w:rPr>
                <w:rFonts w:eastAsia="Times New Roman" w:cs="Times New Roman"/>
              </w:rPr>
              <w:t>Alternative flows and exceptions:</w:t>
            </w:r>
            <w:bookmarkEnd w:id="1010"/>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7C6D5A9A" w14:textId="18451B2D" w:rsidR="0DF209B0" w:rsidRPr="00F24057" w:rsidRDefault="0DF209B0" w:rsidP="0DF209B0">
            <w:pPr>
              <w:rPr>
                <w:rFonts w:eastAsia="Times New Roman" w:cs="Times New Roman"/>
              </w:rPr>
            </w:pPr>
            <w:r w:rsidRPr="00F24057">
              <w:rPr>
                <w:rFonts w:eastAsia="Times New Roman" w:cs="Times New Roman"/>
              </w:rPr>
              <w:t xml:space="preserve"> </w:t>
            </w:r>
            <w:bookmarkStart w:id="1011" w:name="_Toc86322635"/>
            <w:r w:rsidRPr="00F24057">
              <w:rPr>
                <w:rFonts w:eastAsia="Times New Roman" w:cs="Times New Roman"/>
              </w:rPr>
              <w:t>If logistics staff cancel the process before submission, no data is saved.</w:t>
            </w:r>
            <w:bookmarkEnd w:id="1011"/>
            <w:r w:rsidRPr="00F24057">
              <w:rPr>
                <w:rFonts w:eastAsia="Times New Roman" w:cs="Times New Roman"/>
              </w:rPr>
              <w:t xml:space="preserve">  </w:t>
            </w:r>
          </w:p>
          <w:p w14:paraId="0343A155" w14:textId="369597ED" w:rsidR="0DF209B0" w:rsidRPr="00F24057" w:rsidRDefault="0DF209B0" w:rsidP="0DF209B0">
            <w:pPr>
              <w:rPr>
                <w:rFonts w:eastAsia="Times New Roman" w:cs="Times New Roman"/>
              </w:rPr>
            </w:pPr>
            <w:bookmarkStart w:id="1012" w:name="_Toc2087743369"/>
            <w:r w:rsidRPr="00F24057">
              <w:rPr>
                <w:rFonts w:eastAsia="Times New Roman" w:cs="Times New Roman"/>
              </w:rPr>
              <w:t>If required fields are missing or invalid, the system prompts staff to correct the input.</w:t>
            </w:r>
            <w:bookmarkEnd w:id="1012"/>
            <w:r w:rsidRPr="00F24057">
              <w:rPr>
                <w:rFonts w:eastAsia="Times New Roman" w:cs="Times New Roman"/>
              </w:rPr>
              <w:t xml:space="preserve">  </w:t>
            </w:r>
          </w:p>
          <w:p w14:paraId="7D9354BA" w14:textId="47924055" w:rsidR="0DF209B0" w:rsidRPr="00F24057" w:rsidRDefault="0DF209B0" w:rsidP="0DF209B0">
            <w:pPr>
              <w:rPr>
                <w:rFonts w:eastAsia="Times New Roman" w:cs="Times New Roman"/>
              </w:rPr>
            </w:pPr>
            <w:bookmarkStart w:id="1013" w:name="_Toc1379748603"/>
            <w:r w:rsidRPr="00F24057">
              <w:rPr>
                <w:rFonts w:eastAsia="Times New Roman" w:cs="Times New Roman"/>
              </w:rPr>
              <w:t>If the system fails to forward the delivery note to delivery personnel or finance staff, it logs the error and notifies logistics staff to retry later.</w:t>
            </w:r>
            <w:bookmarkEnd w:id="1013"/>
            <w:r w:rsidRPr="00F24057">
              <w:rPr>
                <w:rFonts w:eastAsia="Times New Roman" w:cs="Times New Roman"/>
              </w:rPr>
              <w:t xml:space="preserve">  </w:t>
            </w:r>
          </w:p>
          <w:p w14:paraId="6C3929C7" w14:textId="53A35546" w:rsidR="0DF209B0" w:rsidRPr="00F24057" w:rsidRDefault="0DF209B0" w:rsidP="0DF209B0">
            <w:pPr>
              <w:rPr>
                <w:rFonts w:eastAsia="Times New Roman" w:cs="Times New Roman"/>
              </w:rPr>
            </w:pPr>
            <w:bookmarkStart w:id="1014" w:name="_Toc470392878"/>
            <w:r w:rsidRPr="00F24057">
              <w:rPr>
                <w:rFonts w:eastAsia="Times New Roman" w:cs="Times New Roman"/>
              </w:rPr>
              <w:t>If the order is incomplete or invalid, the system prevents delivery note creation and alerts logistics staff.</w:t>
            </w:r>
            <w:bookmarkEnd w:id="1014"/>
            <w:r w:rsidRPr="00F24057">
              <w:rPr>
                <w:rFonts w:eastAsia="Times New Roman" w:cs="Times New Roman"/>
              </w:rPr>
              <w:t xml:space="preserve">  </w:t>
            </w:r>
          </w:p>
        </w:tc>
      </w:tr>
    </w:tbl>
    <w:p w14:paraId="2BC8FAB2" w14:textId="3BA218AD" w:rsidR="0DF209B0" w:rsidRPr="00F24057" w:rsidRDefault="0DF209B0" w:rsidP="0DF209B0">
      <w:pPr>
        <w:rPr>
          <w:rFonts w:cs="Times New Roman"/>
        </w:rPr>
      </w:pPr>
    </w:p>
    <w:p w14:paraId="1A5E707D" w14:textId="5C222E07" w:rsidR="0DF209B0" w:rsidRPr="00F24057" w:rsidRDefault="0DF209B0" w:rsidP="23AF58FA">
      <w:pPr>
        <w:rPr>
          <w:rFonts w:eastAsia="Aptos" w:cs="Times New Roman"/>
        </w:rPr>
      </w:pPr>
    </w:p>
    <w:p w14:paraId="30D39C34" w14:textId="29CB161D" w:rsidR="1186D615" w:rsidRPr="00F24057" w:rsidRDefault="1186D615">
      <w:pPr>
        <w:rPr>
          <w:rFonts w:cs="Times New Roman"/>
        </w:rPr>
      </w:pPr>
      <w:r w:rsidRPr="00F24057">
        <w:rPr>
          <w:rFonts w:cs="Times New Roman"/>
        </w:rPr>
        <w:br w:type="page"/>
      </w:r>
    </w:p>
    <w:p w14:paraId="247262EE" w14:textId="6F640369" w:rsidR="1186D615" w:rsidRPr="00F24057" w:rsidRDefault="1186D615" w:rsidP="1186D615">
      <w:pPr>
        <w:rPr>
          <w:rFonts w:eastAsia="Aptos" w:cs="Times New Roman"/>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400"/>
        <w:gridCol w:w="6930"/>
      </w:tblGrid>
      <w:tr w:rsidR="00A71BDC" w:rsidRPr="00F24057" w14:paraId="671EB70D"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5565A69" w14:textId="0FEC79EF" w:rsidR="0DF209B0" w:rsidRPr="00F24057" w:rsidRDefault="0DF209B0" w:rsidP="0DF209B0">
            <w:pPr>
              <w:rPr>
                <w:rFonts w:eastAsia="Times New Roman" w:cs="Times New Roman"/>
              </w:rPr>
            </w:pPr>
            <w:bookmarkStart w:id="1015" w:name="_Toc1836661603"/>
            <w:r w:rsidRPr="00F24057">
              <w:rPr>
                <w:rFonts w:eastAsia="Times New Roman" w:cs="Times New Roman"/>
              </w:rPr>
              <w:t>Use case name:</w:t>
            </w:r>
            <w:bookmarkEnd w:id="1015"/>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6C684C22" w14:textId="1BDFF404" w:rsidR="0DF209B0" w:rsidRPr="00F24057" w:rsidRDefault="0DF209B0" w:rsidP="29B577E6">
            <w:pPr>
              <w:rPr>
                <w:rFonts w:eastAsia="Times New Roman" w:cs="Times New Roman"/>
              </w:rPr>
            </w:pPr>
            <w:bookmarkStart w:id="1016" w:name="_Toc1700386255"/>
            <w:r w:rsidRPr="29B577E6">
              <w:rPr>
                <w:lang w:val="en-GB"/>
              </w:rPr>
              <w:t>Update order status</w:t>
            </w:r>
            <w:bookmarkEnd w:id="1016"/>
          </w:p>
        </w:tc>
      </w:tr>
      <w:tr w:rsidR="00A71BDC" w:rsidRPr="00F24057" w14:paraId="6F35A570"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17CBD79E" w14:textId="1B6B8CB6" w:rsidR="0DF209B0" w:rsidRPr="00F24057" w:rsidRDefault="0DF209B0" w:rsidP="0DF209B0">
            <w:pPr>
              <w:rPr>
                <w:rFonts w:eastAsia="Times New Roman" w:cs="Times New Roman"/>
              </w:rPr>
            </w:pPr>
            <w:bookmarkStart w:id="1017" w:name="_Toc995380095"/>
            <w:r w:rsidRPr="00F24057">
              <w:rPr>
                <w:rFonts w:eastAsia="Times New Roman" w:cs="Times New Roman"/>
              </w:rPr>
              <w:t>Use case ID:</w:t>
            </w:r>
            <w:bookmarkEnd w:id="1017"/>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63F00D4D" w14:textId="5A368D6D" w:rsidR="0DF209B0" w:rsidRPr="00F24057" w:rsidRDefault="0DF209B0" w:rsidP="0DF209B0">
            <w:pPr>
              <w:rPr>
                <w:rFonts w:eastAsia="Times New Roman" w:cs="Times New Roman"/>
              </w:rPr>
            </w:pPr>
            <w:bookmarkStart w:id="1018" w:name="_Toc1222177573"/>
            <w:r w:rsidRPr="00F24057">
              <w:rPr>
                <w:rFonts w:eastAsia="Times New Roman" w:cs="Times New Roman"/>
              </w:rPr>
              <w:t>UC‑310</w:t>
            </w:r>
            <w:bookmarkEnd w:id="1018"/>
          </w:p>
        </w:tc>
      </w:tr>
      <w:tr w:rsidR="00A71BDC" w:rsidRPr="00F24057" w14:paraId="08D37F00"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3D2081EE" w14:textId="3E0EFA64" w:rsidR="0DF209B0" w:rsidRPr="00F24057" w:rsidRDefault="0DF209B0" w:rsidP="0DF209B0">
            <w:pPr>
              <w:rPr>
                <w:rFonts w:eastAsia="Times New Roman" w:cs="Times New Roman"/>
              </w:rPr>
            </w:pPr>
            <w:bookmarkStart w:id="1019" w:name="_Toc185307196"/>
            <w:r w:rsidRPr="00F24057">
              <w:rPr>
                <w:rFonts w:eastAsia="Times New Roman" w:cs="Times New Roman"/>
              </w:rPr>
              <w:t>Primary actor:</w:t>
            </w:r>
            <w:bookmarkEnd w:id="1019"/>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3AA718C7" w14:textId="0DB3818B" w:rsidR="0DF209B0" w:rsidRPr="00F24057" w:rsidRDefault="0DF209B0" w:rsidP="0DF209B0">
            <w:pPr>
              <w:rPr>
                <w:rFonts w:eastAsia="Times New Roman" w:cs="Times New Roman"/>
              </w:rPr>
            </w:pPr>
            <w:bookmarkStart w:id="1020" w:name="_Toc1293884605"/>
            <w:r w:rsidRPr="00F24057">
              <w:rPr>
                <w:rFonts w:eastAsia="Times New Roman" w:cs="Times New Roman"/>
              </w:rPr>
              <w:t>Logistics Staff</w:t>
            </w:r>
            <w:bookmarkEnd w:id="1020"/>
            <w:r w:rsidRPr="00F24057">
              <w:rPr>
                <w:rFonts w:eastAsia="Times New Roman" w:cs="Times New Roman"/>
              </w:rPr>
              <w:t xml:space="preserve">  </w:t>
            </w:r>
          </w:p>
        </w:tc>
      </w:tr>
      <w:tr w:rsidR="00A71BDC" w:rsidRPr="00F24057" w14:paraId="7C56FC19"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5F8D3A86" w14:textId="6DC2D983" w:rsidR="0DF209B0" w:rsidRPr="00F24057" w:rsidRDefault="0DF209B0" w:rsidP="0DF209B0">
            <w:pPr>
              <w:rPr>
                <w:rFonts w:eastAsia="Times New Roman" w:cs="Times New Roman"/>
              </w:rPr>
            </w:pPr>
            <w:bookmarkStart w:id="1021" w:name="_Toc924823295"/>
            <w:r w:rsidRPr="00F24057">
              <w:rPr>
                <w:rFonts w:eastAsia="Times New Roman" w:cs="Times New Roman"/>
              </w:rPr>
              <w:t>Secondary actors</w:t>
            </w:r>
            <w:r w:rsidRPr="00F24057">
              <w:rPr>
                <w:rFonts w:eastAsia="Times New Roman" w:cs="Times New Roman"/>
                <w:lang w:eastAsia="zh-TW"/>
              </w:rPr>
              <w:t>:</w:t>
            </w:r>
            <w:bookmarkEnd w:id="1021"/>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633CAAED" w14:textId="68A3A287" w:rsidR="0DF209B0" w:rsidRPr="00F24057" w:rsidRDefault="0DF209B0" w:rsidP="0DF209B0">
            <w:pPr>
              <w:rPr>
                <w:rFonts w:eastAsia="Times New Roman" w:cs="Times New Roman"/>
              </w:rPr>
            </w:pPr>
            <w:bookmarkStart w:id="1022" w:name="_Toc1310564398"/>
            <w:r w:rsidRPr="00F24057">
              <w:rPr>
                <w:rFonts w:eastAsia="Times New Roman" w:cs="Times New Roman"/>
              </w:rPr>
              <w:t>Delivery Personnel, Customer Service Staff</w:t>
            </w:r>
            <w:bookmarkEnd w:id="1022"/>
            <w:r w:rsidRPr="00F24057">
              <w:rPr>
                <w:rFonts w:eastAsia="Times New Roman" w:cs="Times New Roman"/>
              </w:rPr>
              <w:t xml:space="preserve">  </w:t>
            </w:r>
          </w:p>
        </w:tc>
      </w:tr>
      <w:tr w:rsidR="00A71BDC" w:rsidRPr="00F24057" w14:paraId="2EA0849A"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114D1CEF" w14:textId="64777740" w:rsidR="0DF209B0" w:rsidRPr="00F24057" w:rsidRDefault="0DF209B0" w:rsidP="0DF209B0">
            <w:pPr>
              <w:rPr>
                <w:rFonts w:eastAsia="Times New Roman" w:cs="Times New Roman"/>
              </w:rPr>
            </w:pPr>
            <w:bookmarkStart w:id="1023" w:name="_Toc188259334"/>
            <w:r w:rsidRPr="00F24057">
              <w:rPr>
                <w:rFonts w:eastAsia="Times New Roman" w:cs="Times New Roman"/>
              </w:rPr>
              <w:t>Brief description:</w:t>
            </w:r>
            <w:bookmarkEnd w:id="1023"/>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2C77D022" w14:textId="2F300AD6" w:rsidR="0DF209B0" w:rsidRPr="00F24057" w:rsidRDefault="0DF209B0" w:rsidP="29B577E6">
            <w:pPr>
              <w:rPr>
                <w:rFonts w:eastAsia="Times New Roman" w:cs="Times New Roman"/>
              </w:rPr>
            </w:pPr>
            <w:bookmarkStart w:id="1024" w:name="_Toc1351984572"/>
            <w:r>
              <w:t>Logistics staff update the status of customer orders (e.g., pending, dispatched, in transit, delivered, returned). The system records the update, synchronizes with delivery and customer service modules, and notifies customers of the new status.</w:t>
            </w:r>
            <w:bookmarkEnd w:id="1024"/>
            <w:r>
              <w:t xml:space="preserve">  </w:t>
            </w:r>
          </w:p>
        </w:tc>
      </w:tr>
      <w:tr w:rsidR="00A71BDC" w:rsidRPr="00F24057" w14:paraId="341D1203"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7DE455EC" w14:textId="748DD016" w:rsidR="0DF209B0" w:rsidRPr="00F24057" w:rsidRDefault="0DF209B0" w:rsidP="0DF209B0">
            <w:pPr>
              <w:rPr>
                <w:rFonts w:eastAsia="Times New Roman" w:cs="Times New Roman"/>
              </w:rPr>
            </w:pPr>
            <w:bookmarkStart w:id="1025" w:name="_Toc1088525631"/>
            <w:r w:rsidRPr="00F24057">
              <w:rPr>
                <w:rFonts w:eastAsia="Times New Roman" w:cs="Times New Roman"/>
              </w:rPr>
              <w:t>Preconditions:</w:t>
            </w:r>
            <w:bookmarkEnd w:id="1025"/>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790EFB0D" w14:textId="3DCEF241" w:rsidR="0DF209B0" w:rsidRPr="00F24057" w:rsidRDefault="0DF209B0" w:rsidP="0DF209B0">
            <w:pPr>
              <w:rPr>
                <w:rFonts w:eastAsia="Times New Roman" w:cs="Times New Roman"/>
              </w:rPr>
            </w:pPr>
            <w:bookmarkStart w:id="1026" w:name="_Toc1434370315"/>
            <w:r w:rsidRPr="00F24057">
              <w:rPr>
                <w:rFonts w:eastAsia="Times New Roman" w:cs="Times New Roman"/>
              </w:rPr>
              <w:t>Logistics staff are logged into the system.</w:t>
            </w:r>
            <w:bookmarkEnd w:id="1026"/>
            <w:r w:rsidRPr="00F24057">
              <w:rPr>
                <w:rFonts w:eastAsia="Times New Roman" w:cs="Times New Roman"/>
              </w:rPr>
              <w:t xml:space="preserve">  </w:t>
            </w:r>
          </w:p>
          <w:p w14:paraId="158D485D" w14:textId="4DD92840" w:rsidR="0DF209B0" w:rsidRPr="00F24057" w:rsidRDefault="0DF209B0" w:rsidP="0DF209B0">
            <w:pPr>
              <w:rPr>
                <w:rFonts w:eastAsia="Times New Roman" w:cs="Times New Roman"/>
              </w:rPr>
            </w:pPr>
            <w:bookmarkStart w:id="1027" w:name="_Toc314356701"/>
            <w:r w:rsidRPr="00F24057">
              <w:rPr>
                <w:rFonts w:eastAsia="Times New Roman" w:cs="Times New Roman"/>
              </w:rPr>
              <w:t>A valid order exists in the system.</w:t>
            </w:r>
            <w:bookmarkEnd w:id="1027"/>
            <w:r w:rsidRPr="00F24057">
              <w:rPr>
                <w:rFonts w:eastAsia="Times New Roman" w:cs="Times New Roman"/>
              </w:rPr>
              <w:t xml:space="preserve">  </w:t>
            </w:r>
          </w:p>
        </w:tc>
      </w:tr>
      <w:tr w:rsidR="00A71BDC" w:rsidRPr="00F24057" w14:paraId="49670A70"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2883B569" w14:textId="22F61028" w:rsidR="0DF209B0" w:rsidRPr="00F24057" w:rsidRDefault="0DF209B0" w:rsidP="0DF209B0">
            <w:pPr>
              <w:rPr>
                <w:rFonts w:eastAsia="Times New Roman" w:cs="Times New Roman"/>
              </w:rPr>
            </w:pPr>
            <w:bookmarkStart w:id="1028" w:name="_Toc2023940223"/>
            <w:r w:rsidRPr="00F24057">
              <w:rPr>
                <w:rFonts w:eastAsia="Times New Roman" w:cs="Times New Roman"/>
              </w:rPr>
              <w:t>Flow of events:</w:t>
            </w:r>
            <w:bookmarkEnd w:id="1028"/>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2C1C16EB" w14:textId="6BD7F3D2" w:rsidR="0DF209B0" w:rsidRPr="00F24057" w:rsidRDefault="0DF209B0" w:rsidP="0DF209B0">
            <w:pPr>
              <w:rPr>
                <w:rFonts w:eastAsia="Times New Roman" w:cs="Times New Roman"/>
              </w:rPr>
            </w:pPr>
            <w:bookmarkStart w:id="1029" w:name="_Toc369344574"/>
            <w:r w:rsidRPr="00F24057">
              <w:rPr>
                <w:rFonts w:eastAsia="Times New Roman" w:cs="Times New Roman"/>
              </w:rPr>
              <w:t>Logistics staff select the option to update order status.</w:t>
            </w:r>
            <w:bookmarkEnd w:id="1029"/>
          </w:p>
          <w:p w14:paraId="5285FDFF" w14:textId="4885D078" w:rsidR="0DF209B0" w:rsidRPr="00F24057" w:rsidRDefault="0DF209B0" w:rsidP="0DF209B0">
            <w:pPr>
              <w:rPr>
                <w:rFonts w:eastAsia="Times New Roman" w:cs="Times New Roman"/>
              </w:rPr>
            </w:pPr>
            <w:bookmarkStart w:id="1030" w:name="_Toc1139222972"/>
            <w:r w:rsidRPr="00F24057">
              <w:rPr>
                <w:rFonts w:eastAsia="Times New Roman" w:cs="Times New Roman"/>
              </w:rPr>
              <w:t>The system displays a list of orders with current statuses.</w:t>
            </w:r>
            <w:bookmarkEnd w:id="1030"/>
          </w:p>
          <w:p w14:paraId="37C23176" w14:textId="02014043" w:rsidR="0DF209B0" w:rsidRPr="00F24057" w:rsidRDefault="0DF209B0" w:rsidP="0DF209B0">
            <w:pPr>
              <w:rPr>
                <w:rFonts w:eastAsia="Times New Roman" w:cs="Times New Roman"/>
              </w:rPr>
            </w:pPr>
            <w:bookmarkStart w:id="1031" w:name="_Toc388191926"/>
            <w:r w:rsidRPr="00F24057">
              <w:rPr>
                <w:rFonts w:eastAsia="Times New Roman" w:cs="Times New Roman"/>
              </w:rPr>
              <w:t>Logistics staff select the order and choose the new status (e.g., dispatched, delivered).</w:t>
            </w:r>
            <w:bookmarkEnd w:id="1031"/>
          </w:p>
          <w:p w14:paraId="783C2ED1" w14:textId="3F8584E3" w:rsidR="0DF209B0" w:rsidRPr="00F24057" w:rsidRDefault="0DF209B0" w:rsidP="0DF209B0">
            <w:pPr>
              <w:rPr>
                <w:rFonts w:eastAsia="Times New Roman" w:cs="Times New Roman"/>
              </w:rPr>
            </w:pPr>
            <w:bookmarkStart w:id="1032" w:name="_Toc874443798"/>
            <w:r w:rsidRPr="00F24057">
              <w:rPr>
                <w:rFonts w:eastAsia="Times New Roman" w:cs="Times New Roman"/>
              </w:rPr>
              <w:t>The system validates the update and records the new status.</w:t>
            </w:r>
            <w:bookmarkEnd w:id="1032"/>
          </w:p>
          <w:p w14:paraId="6B43C14D" w14:textId="06F00A02" w:rsidR="0DF209B0" w:rsidRPr="00F24057" w:rsidRDefault="0DF209B0" w:rsidP="0DF209B0">
            <w:pPr>
              <w:rPr>
                <w:rFonts w:eastAsia="Times New Roman" w:cs="Times New Roman"/>
              </w:rPr>
            </w:pPr>
            <w:bookmarkStart w:id="1033" w:name="_Toc2067989627"/>
            <w:r w:rsidRPr="00F24057">
              <w:rPr>
                <w:rFonts w:eastAsia="Times New Roman" w:cs="Times New Roman"/>
              </w:rPr>
              <w:t>The system synchronizes the update with delivery and customer service modules.</w:t>
            </w:r>
            <w:bookmarkEnd w:id="1033"/>
          </w:p>
          <w:p w14:paraId="5CE179F2" w14:textId="69216CC1" w:rsidR="0DF209B0" w:rsidRPr="00F24057" w:rsidRDefault="0DF209B0" w:rsidP="0DF209B0">
            <w:pPr>
              <w:rPr>
                <w:rFonts w:eastAsia="Times New Roman" w:cs="Times New Roman"/>
              </w:rPr>
            </w:pPr>
            <w:bookmarkStart w:id="1034" w:name="_Toc657056606"/>
            <w:r w:rsidRPr="00F24057">
              <w:rPr>
                <w:rFonts w:eastAsia="Times New Roman" w:cs="Times New Roman"/>
              </w:rPr>
              <w:t>The system notifies the customer of the updated order status.</w:t>
            </w:r>
            <w:bookmarkEnd w:id="1034"/>
          </w:p>
          <w:p w14:paraId="7F4BBA6A" w14:textId="2E8E78BA" w:rsidR="0DF209B0" w:rsidRPr="00F24057" w:rsidRDefault="0DF209B0" w:rsidP="0DF209B0">
            <w:pPr>
              <w:rPr>
                <w:rFonts w:eastAsia="Times New Roman" w:cs="Times New Roman"/>
              </w:rPr>
            </w:pPr>
            <w:bookmarkStart w:id="1035" w:name="_Toc1473387456"/>
            <w:r w:rsidRPr="00F24057">
              <w:rPr>
                <w:rFonts w:eastAsia="Times New Roman" w:cs="Times New Roman"/>
              </w:rPr>
              <w:t>The system displays a confirmation message to logistics staff</w:t>
            </w:r>
            <w:r w:rsidRPr="00F24057">
              <w:rPr>
                <w:rFonts w:eastAsia="Times New Roman" w:cs="Times New Roman"/>
                <w:lang w:eastAsia="zh-TW"/>
              </w:rPr>
              <w:t>.</w:t>
            </w:r>
            <w:bookmarkEnd w:id="1035"/>
          </w:p>
        </w:tc>
      </w:tr>
      <w:tr w:rsidR="00A71BDC" w:rsidRPr="00F24057" w14:paraId="78930225"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2F2E1313" w14:textId="0325FFC1" w:rsidR="0DF209B0" w:rsidRPr="00F24057" w:rsidRDefault="0DF209B0" w:rsidP="0DF209B0">
            <w:pPr>
              <w:rPr>
                <w:rFonts w:eastAsia="Times New Roman" w:cs="Times New Roman"/>
              </w:rPr>
            </w:pPr>
            <w:bookmarkStart w:id="1036" w:name="_Toc272734171"/>
            <w:r w:rsidRPr="00F24057">
              <w:rPr>
                <w:rFonts w:eastAsia="Times New Roman" w:cs="Times New Roman"/>
              </w:rPr>
              <w:t>Postconditions:</w:t>
            </w:r>
            <w:bookmarkEnd w:id="1036"/>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4451369B" w14:textId="15E62081" w:rsidR="0DF209B0" w:rsidRPr="00F24057" w:rsidRDefault="0DF209B0" w:rsidP="0DF209B0">
            <w:pPr>
              <w:rPr>
                <w:rFonts w:eastAsia="Times New Roman" w:cs="Times New Roman"/>
              </w:rPr>
            </w:pPr>
            <w:bookmarkStart w:id="1037" w:name="_Toc952829841"/>
            <w:r w:rsidRPr="00F24057">
              <w:rPr>
                <w:rFonts w:eastAsia="Times New Roman" w:cs="Times New Roman"/>
              </w:rPr>
              <w:t>The order status is updated in the system.</w:t>
            </w:r>
            <w:bookmarkEnd w:id="1037"/>
            <w:r w:rsidRPr="00F24057">
              <w:rPr>
                <w:rFonts w:eastAsia="Times New Roman" w:cs="Times New Roman"/>
              </w:rPr>
              <w:t xml:space="preserve">  </w:t>
            </w:r>
          </w:p>
          <w:p w14:paraId="48A0383E" w14:textId="434CFF24" w:rsidR="0DF209B0" w:rsidRPr="00F24057" w:rsidRDefault="0DF209B0" w:rsidP="0DF209B0">
            <w:pPr>
              <w:rPr>
                <w:rFonts w:eastAsia="Times New Roman" w:cs="Times New Roman"/>
              </w:rPr>
            </w:pPr>
            <w:bookmarkStart w:id="1038" w:name="_Toc490812547"/>
            <w:r w:rsidRPr="00F24057">
              <w:rPr>
                <w:rFonts w:eastAsia="Times New Roman" w:cs="Times New Roman"/>
              </w:rPr>
              <w:t>Delivery personnel and customer service staff have access to the updated status.</w:t>
            </w:r>
            <w:bookmarkEnd w:id="1038"/>
            <w:r w:rsidRPr="00F24057">
              <w:rPr>
                <w:rFonts w:eastAsia="Times New Roman" w:cs="Times New Roman"/>
              </w:rPr>
              <w:t xml:space="preserve">  </w:t>
            </w:r>
          </w:p>
          <w:p w14:paraId="354FA1AB" w14:textId="0D57DB3C" w:rsidR="0DF209B0" w:rsidRPr="00F24057" w:rsidRDefault="0DF209B0" w:rsidP="0DF209B0">
            <w:pPr>
              <w:rPr>
                <w:rFonts w:eastAsia="Times New Roman" w:cs="Times New Roman"/>
              </w:rPr>
            </w:pPr>
            <w:bookmarkStart w:id="1039" w:name="_Toc568198334"/>
            <w:r w:rsidRPr="00F24057">
              <w:rPr>
                <w:rFonts w:eastAsia="Times New Roman" w:cs="Times New Roman"/>
              </w:rPr>
              <w:t>Customers are notified of the change.</w:t>
            </w:r>
            <w:bookmarkEnd w:id="1039"/>
            <w:r w:rsidRPr="00F24057">
              <w:rPr>
                <w:rFonts w:eastAsia="Times New Roman" w:cs="Times New Roman"/>
              </w:rPr>
              <w:t xml:space="preserve">  </w:t>
            </w:r>
          </w:p>
        </w:tc>
      </w:tr>
      <w:tr w:rsidR="00A71BDC" w:rsidRPr="00F24057" w14:paraId="0B141549" w14:textId="77777777" w:rsidTr="0DF209B0">
        <w:trPr>
          <w:trHeight w:val="300"/>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1302875" w14:textId="75168AF7" w:rsidR="0DF209B0" w:rsidRPr="00F24057" w:rsidRDefault="0DF209B0" w:rsidP="0DF209B0">
            <w:pPr>
              <w:rPr>
                <w:rFonts w:eastAsia="Times New Roman" w:cs="Times New Roman"/>
              </w:rPr>
            </w:pPr>
            <w:bookmarkStart w:id="1040" w:name="_Toc1946139321"/>
            <w:r w:rsidRPr="00F24057">
              <w:rPr>
                <w:rFonts w:eastAsia="Times New Roman" w:cs="Times New Roman"/>
              </w:rPr>
              <w:t>Alternative flows and exceptions:</w:t>
            </w:r>
            <w:bookmarkEnd w:id="1040"/>
          </w:p>
        </w:tc>
        <w:tc>
          <w:tcPr>
            <w:tcW w:w="6930" w:type="dxa"/>
            <w:tcBorders>
              <w:top w:val="single" w:sz="6" w:space="0" w:color="auto"/>
              <w:left w:val="single" w:sz="6" w:space="0" w:color="auto"/>
              <w:bottom w:val="single" w:sz="6" w:space="0" w:color="auto"/>
              <w:right w:val="single" w:sz="6" w:space="0" w:color="auto"/>
            </w:tcBorders>
            <w:tcMar>
              <w:left w:w="105" w:type="dxa"/>
              <w:right w:w="105" w:type="dxa"/>
            </w:tcMar>
          </w:tcPr>
          <w:p w14:paraId="38122AB2" w14:textId="51519552" w:rsidR="0DF209B0" w:rsidRPr="00F24057" w:rsidRDefault="0DF209B0" w:rsidP="0DF209B0">
            <w:pPr>
              <w:rPr>
                <w:rFonts w:eastAsia="Times New Roman" w:cs="Times New Roman"/>
              </w:rPr>
            </w:pPr>
            <w:bookmarkStart w:id="1041" w:name="_Toc380658659"/>
            <w:r w:rsidRPr="00F24057">
              <w:rPr>
                <w:rFonts w:eastAsia="Times New Roman" w:cs="Times New Roman"/>
              </w:rPr>
              <w:t>If logistics staff cancel the process before submission, no changes are saved.</w:t>
            </w:r>
            <w:bookmarkEnd w:id="1041"/>
            <w:r w:rsidRPr="00F24057">
              <w:rPr>
                <w:rFonts w:eastAsia="Times New Roman" w:cs="Times New Roman"/>
              </w:rPr>
              <w:t xml:space="preserve">  </w:t>
            </w:r>
          </w:p>
          <w:p w14:paraId="1A85B1EF" w14:textId="73E37168" w:rsidR="0DF209B0" w:rsidRPr="00F24057" w:rsidRDefault="0DF209B0" w:rsidP="0DF209B0">
            <w:pPr>
              <w:rPr>
                <w:rFonts w:eastAsia="Times New Roman" w:cs="Times New Roman"/>
              </w:rPr>
            </w:pPr>
            <w:bookmarkStart w:id="1042" w:name="_Toc823694585"/>
            <w:r w:rsidRPr="00F24057">
              <w:rPr>
                <w:rFonts w:eastAsia="Times New Roman" w:cs="Times New Roman"/>
              </w:rPr>
              <w:t>If the order ID is invalid or missing, the system prompts for correction.</w:t>
            </w:r>
            <w:bookmarkEnd w:id="1042"/>
            <w:r w:rsidRPr="00F24057">
              <w:rPr>
                <w:rFonts w:eastAsia="Times New Roman" w:cs="Times New Roman"/>
              </w:rPr>
              <w:t xml:space="preserve">  </w:t>
            </w:r>
          </w:p>
          <w:p w14:paraId="16B986FC" w14:textId="73813194" w:rsidR="0DF209B0" w:rsidRPr="00F24057" w:rsidRDefault="0DF209B0" w:rsidP="0DF209B0">
            <w:pPr>
              <w:rPr>
                <w:rFonts w:eastAsia="Times New Roman" w:cs="Times New Roman"/>
              </w:rPr>
            </w:pPr>
            <w:bookmarkStart w:id="1043" w:name="_Toc1949657247"/>
            <w:r w:rsidRPr="00F24057">
              <w:rPr>
                <w:rFonts w:eastAsia="Times New Roman" w:cs="Times New Roman"/>
              </w:rPr>
              <w:t>If the system fails to update the status due to connectivity or database errors, it logs the issue and notifies staff to retry later.</w:t>
            </w:r>
            <w:bookmarkEnd w:id="1043"/>
            <w:r w:rsidRPr="00F24057">
              <w:rPr>
                <w:rFonts w:eastAsia="Times New Roman" w:cs="Times New Roman"/>
              </w:rPr>
              <w:t xml:space="preserve">  </w:t>
            </w:r>
          </w:p>
          <w:p w14:paraId="1DA224AC" w14:textId="78FA03EC" w:rsidR="0DF209B0" w:rsidRPr="00F24057" w:rsidRDefault="0DF209B0" w:rsidP="0DF209B0">
            <w:pPr>
              <w:rPr>
                <w:rFonts w:eastAsia="Times New Roman" w:cs="Times New Roman"/>
              </w:rPr>
            </w:pPr>
            <w:bookmarkStart w:id="1044" w:name="_Toc1075627080"/>
            <w:r w:rsidRPr="00F24057">
              <w:rPr>
                <w:rFonts w:eastAsia="Times New Roman" w:cs="Times New Roman"/>
              </w:rPr>
              <w:t>If unauthorized users attempt to update order status, the system denies access and logs the attempt.</w:t>
            </w:r>
            <w:bookmarkEnd w:id="1044"/>
            <w:r w:rsidRPr="00F24057">
              <w:rPr>
                <w:rFonts w:eastAsia="Times New Roman" w:cs="Times New Roman"/>
              </w:rPr>
              <w:t xml:space="preserve">  </w:t>
            </w:r>
          </w:p>
        </w:tc>
      </w:tr>
    </w:tbl>
    <w:p w14:paraId="2DD6CF84" w14:textId="06DA11E6" w:rsidR="0A3E8E4D" w:rsidRPr="00F24057" w:rsidRDefault="74547B16" w:rsidP="122F0249">
      <w:pPr>
        <w:pStyle w:val="Heading1"/>
        <w:rPr>
          <w:rFonts w:eastAsia="Aptos" w:cs="Times New Roman"/>
          <w:sz w:val="24"/>
          <w:szCs w:val="24"/>
        </w:rPr>
      </w:pPr>
      <w:bookmarkStart w:id="1045" w:name="_Toc1608463583"/>
      <w:bookmarkStart w:id="1046" w:name="_Toc895418458"/>
      <w:bookmarkStart w:id="1047" w:name="_Toc233377583"/>
      <w:bookmarkStart w:id="1048" w:name="_Toc233378223"/>
      <w:r w:rsidRPr="00F24057">
        <w:rPr>
          <w:rFonts w:cs="Times New Roman"/>
        </w:rPr>
        <w:t xml:space="preserve">11. </w:t>
      </w:r>
      <w:r w:rsidRPr="00F24057">
        <w:rPr>
          <w:rFonts w:cs="Times New Roman"/>
          <w:lang w:val="en-US"/>
        </w:rPr>
        <w:t>Class Diagram</w:t>
      </w:r>
      <w:bookmarkEnd w:id="1045"/>
      <w:bookmarkEnd w:id="1046"/>
      <w:bookmarkEnd w:id="1047"/>
      <w:bookmarkEnd w:id="1048"/>
    </w:p>
    <w:p w14:paraId="1FECBE6D" w14:textId="66A0F11C" w:rsidR="23CAE4F5" w:rsidRPr="00F24057" w:rsidRDefault="54940A14" w:rsidP="0DF209B0">
      <w:pPr>
        <w:rPr>
          <w:rFonts w:cs="Times New Roman"/>
        </w:rPr>
      </w:pPr>
      <w:r w:rsidRPr="00F24057">
        <w:rPr>
          <w:rFonts w:cs="Times New Roman"/>
          <w:noProof/>
        </w:rPr>
        <w:drawing>
          <wp:inline distT="0" distB="0" distL="0" distR="0" wp14:anchorId="07471488" wp14:editId="05E9ED6A">
            <wp:extent cx="7305663" cy="6017806"/>
            <wp:effectExtent l="0" t="1" r="0" b="0"/>
            <wp:docPr id="1017889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89623" name="Picture 1017889623"/>
                    <pic:cNvPicPr/>
                  </pic:nvPicPr>
                  <pic:blipFill>
                    <a:blip r:embed="rId51">
                      <a:extLst>
                        <a:ext uri="{28A0092B-C50C-407E-A947-70E740481C1C}">
                          <a14:useLocalDpi xmlns:a14="http://schemas.microsoft.com/office/drawing/2010/main"/>
                        </a:ext>
                      </a:extLst>
                    </a:blip>
                    <a:stretch>
                      <a:fillRect/>
                    </a:stretch>
                  </pic:blipFill>
                  <pic:spPr>
                    <a:xfrm rot="5400000">
                      <a:off x="0" y="0"/>
                      <a:ext cx="7305663" cy="6017806"/>
                    </a:xfrm>
                    <a:prstGeom prst="rect">
                      <a:avLst/>
                    </a:prstGeom>
                  </pic:spPr>
                </pic:pic>
              </a:graphicData>
            </a:graphic>
          </wp:inline>
        </w:drawing>
      </w:r>
    </w:p>
    <w:p w14:paraId="75EEA3F2" w14:textId="7B67F9AE" w:rsidR="47C37E70" w:rsidRPr="00F24057" w:rsidRDefault="47C37E70" w:rsidP="3B4207D7">
      <w:pPr>
        <w:rPr>
          <w:rFonts w:cs="Times New Roman"/>
        </w:rPr>
      </w:pPr>
      <w:r w:rsidRPr="6825D82A">
        <w:t xml:space="preserve"> </w:t>
      </w:r>
    </w:p>
    <w:p w14:paraId="05D13AC7" w14:textId="5F901C4E" w:rsidR="47C37E70" w:rsidRPr="00F24057" w:rsidRDefault="3FB240BE" w:rsidP="6825D82A">
      <w:pPr>
        <w:rPr>
          <w:rFonts w:cs="Times New Roman"/>
        </w:rPr>
      </w:pPr>
      <w:r w:rsidRPr="42937520">
        <w:rPr>
          <w:sz w:val="28"/>
          <w:szCs w:val="28"/>
        </w:rPr>
        <w:t>Login</w:t>
      </w:r>
      <w:r>
        <w:drawing>
          <wp:inline distT="0" distB="0" distL="0" distR="0" wp14:anchorId="4682134E" wp14:editId="763FCFB9">
            <wp:extent cx="5972175" cy="2898459"/>
            <wp:effectExtent l="0" t="0" r="0" b="0"/>
            <wp:docPr id="12462471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47137" name="Picture 1246247137"/>
                    <pic:cNvPicPr/>
                  </pic:nvPicPr>
                  <pic:blipFill>
                    <a:blip r:embed="rId52">
                      <a:extLst>
                        <a:ext uri="{28A0092B-C50C-407E-A947-70E740481C1C}">
                          <a14:useLocalDpi xmlns:a14="http://schemas.microsoft.com/office/drawing/2010/main"/>
                        </a:ext>
                      </a:extLst>
                    </a:blip>
                    <a:stretch>
                      <a:fillRect/>
                    </a:stretch>
                  </pic:blipFill>
                  <pic:spPr>
                    <a:xfrm>
                      <a:off x="0" y="0"/>
                      <a:ext cx="5972175" cy="2898459"/>
                    </a:xfrm>
                    <a:prstGeom prst="rect">
                      <a:avLst/>
                    </a:prstGeom>
                  </pic:spPr>
                </pic:pic>
              </a:graphicData>
            </a:graphic>
          </wp:inline>
        </w:drawing>
      </w:r>
    </w:p>
    <w:p w14:paraId="7EF1ABD3" w14:textId="678BC9C8" w:rsidR="0DF209B0" w:rsidRPr="00F24057" w:rsidRDefault="0DF209B0" w:rsidP="0DF209B0">
      <w:pPr>
        <w:rPr>
          <w:rFonts w:cs="Times New Roman"/>
        </w:rPr>
      </w:pPr>
    </w:p>
    <w:p w14:paraId="775BC59D" w14:textId="067076E2" w:rsidR="0DF209B0" w:rsidRPr="00F24057" w:rsidRDefault="0DF209B0" w:rsidP="0DF209B0">
      <w:pPr>
        <w:rPr>
          <w:rFonts w:cs="Times New Roman"/>
        </w:rPr>
      </w:pPr>
    </w:p>
    <w:p w14:paraId="0F0B5472" w14:textId="0F8F6C0D" w:rsidR="3FB240BE" w:rsidRPr="00F24057" w:rsidRDefault="3FB240BE" w:rsidP="42937520">
      <w:pPr>
        <w:rPr>
          <w:rFonts w:cs="Times New Roman"/>
          <w:sz w:val="28"/>
          <w:szCs w:val="28"/>
        </w:rPr>
      </w:pPr>
      <w:r w:rsidRPr="42937520">
        <w:rPr>
          <w:sz w:val="28"/>
          <w:szCs w:val="28"/>
        </w:rPr>
        <w:t>Create Quotation</w:t>
      </w:r>
    </w:p>
    <w:p w14:paraId="0CF04D13" w14:textId="36175F7C" w:rsidR="230DE0CF" w:rsidRPr="00F24057" w:rsidRDefault="230DE0CF" w:rsidP="0DF209B0">
      <w:pPr>
        <w:rPr>
          <w:rFonts w:cs="Times New Roman"/>
        </w:rPr>
      </w:pPr>
      <w:r w:rsidRPr="00F24057">
        <w:rPr>
          <w:rFonts w:cs="Times New Roman"/>
          <w:noProof/>
        </w:rPr>
        <w:drawing>
          <wp:inline distT="0" distB="0" distL="0" distR="0" wp14:anchorId="2C88C458" wp14:editId="572DD930">
            <wp:extent cx="4244716" cy="3218819"/>
            <wp:effectExtent l="0" t="0" r="0" b="0"/>
            <wp:docPr id="1050341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41692" name="Picture 1050341692"/>
                    <pic:cNvPicPr/>
                  </pic:nvPicPr>
                  <pic:blipFill>
                    <a:blip r:embed="rId53">
                      <a:extLst>
                        <a:ext uri="{28A0092B-C50C-407E-A947-70E740481C1C}">
                          <a14:useLocalDpi xmlns:a14="http://schemas.microsoft.com/office/drawing/2010/main"/>
                        </a:ext>
                      </a:extLst>
                    </a:blip>
                    <a:stretch>
                      <a:fillRect/>
                    </a:stretch>
                  </pic:blipFill>
                  <pic:spPr>
                    <a:xfrm>
                      <a:off x="0" y="0"/>
                      <a:ext cx="4244716" cy="3218819"/>
                    </a:xfrm>
                    <a:prstGeom prst="rect">
                      <a:avLst/>
                    </a:prstGeom>
                  </pic:spPr>
                </pic:pic>
              </a:graphicData>
            </a:graphic>
          </wp:inline>
        </w:drawing>
      </w:r>
    </w:p>
    <w:p w14:paraId="7A7C4D37" w14:textId="46F752E6" w:rsidR="0DF209B0" w:rsidRPr="00F24057" w:rsidRDefault="0DF209B0" w:rsidP="0DF209B0">
      <w:pPr>
        <w:rPr>
          <w:rFonts w:cs="Times New Roman"/>
        </w:rPr>
      </w:pPr>
    </w:p>
    <w:p w14:paraId="0244EC7B" w14:textId="6674166D" w:rsidR="69047E42" w:rsidRDefault="69047E42" w:rsidP="69047E42">
      <w:pPr>
        <w:pStyle w:val="Heading2"/>
        <w:rPr>
          <w:rFonts w:cs="Times New Roman"/>
          <w:lang w:val="en-US"/>
        </w:rPr>
      </w:pPr>
    </w:p>
    <w:p w14:paraId="0EA00178" w14:textId="4B7E2362" w:rsidR="3FB240BE" w:rsidRPr="00F24057" w:rsidRDefault="3FB240BE" w:rsidP="42937520">
      <w:pPr>
        <w:rPr>
          <w:rFonts w:cs="Times New Roman"/>
          <w:sz w:val="28"/>
          <w:szCs w:val="28"/>
        </w:rPr>
      </w:pPr>
      <w:r w:rsidRPr="42937520">
        <w:rPr>
          <w:sz w:val="28"/>
          <w:szCs w:val="28"/>
        </w:rPr>
        <w:t>Create Order</w:t>
      </w:r>
    </w:p>
    <w:p w14:paraId="46AEE1EA" w14:textId="7E2F5F71" w:rsidR="6FE719A1" w:rsidRPr="00F24057" w:rsidRDefault="6FE719A1" w:rsidP="0DF209B0">
      <w:pPr>
        <w:rPr>
          <w:rFonts w:cs="Times New Roman"/>
        </w:rPr>
      </w:pPr>
      <w:r w:rsidRPr="00F24057">
        <w:rPr>
          <w:rFonts w:cs="Times New Roman"/>
          <w:noProof/>
        </w:rPr>
        <w:drawing>
          <wp:inline distT="0" distB="0" distL="0" distR="0" wp14:anchorId="31CC47E7" wp14:editId="61C9B1E3">
            <wp:extent cx="3581978" cy="2881655"/>
            <wp:effectExtent l="0" t="0" r="0" b="0"/>
            <wp:docPr id="2016981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81327" name="Picture 2016981327"/>
                    <pic:cNvPicPr/>
                  </pic:nvPicPr>
                  <pic:blipFill>
                    <a:blip r:embed="rId54">
                      <a:extLst>
                        <a:ext uri="{28A0092B-C50C-407E-A947-70E740481C1C}">
                          <a14:useLocalDpi xmlns:a14="http://schemas.microsoft.com/office/drawing/2010/main"/>
                        </a:ext>
                      </a:extLst>
                    </a:blip>
                    <a:stretch>
                      <a:fillRect/>
                    </a:stretch>
                  </pic:blipFill>
                  <pic:spPr>
                    <a:xfrm>
                      <a:off x="0" y="0"/>
                      <a:ext cx="3581978" cy="2881655"/>
                    </a:xfrm>
                    <a:prstGeom prst="rect">
                      <a:avLst/>
                    </a:prstGeom>
                  </pic:spPr>
                </pic:pic>
              </a:graphicData>
            </a:graphic>
          </wp:inline>
        </w:drawing>
      </w:r>
    </w:p>
    <w:p w14:paraId="29E996FA" w14:textId="7CAF6F3E" w:rsidR="3FB240BE" w:rsidRPr="00F24057" w:rsidRDefault="3FB240BE" w:rsidP="42937520">
      <w:pPr>
        <w:rPr>
          <w:rFonts w:cs="Times New Roman"/>
          <w:sz w:val="28"/>
          <w:szCs w:val="28"/>
        </w:rPr>
      </w:pPr>
      <w:r w:rsidRPr="42937520">
        <w:rPr>
          <w:sz w:val="28"/>
          <w:szCs w:val="28"/>
        </w:rPr>
        <w:t>Modify order</w:t>
      </w:r>
    </w:p>
    <w:p w14:paraId="48D0A379" w14:textId="638EDA85" w:rsidR="2AA4AF80" w:rsidRPr="00F24057" w:rsidRDefault="2AA4AF80" w:rsidP="0DF209B0">
      <w:pPr>
        <w:rPr>
          <w:rFonts w:cs="Times New Roman"/>
        </w:rPr>
      </w:pPr>
      <w:r w:rsidRPr="00F24057">
        <w:rPr>
          <w:rFonts w:cs="Times New Roman"/>
          <w:noProof/>
        </w:rPr>
        <w:drawing>
          <wp:inline distT="0" distB="0" distL="0" distR="0" wp14:anchorId="5D2606F1" wp14:editId="1954F97E">
            <wp:extent cx="3279270" cy="3808380"/>
            <wp:effectExtent l="0" t="0" r="0" b="0"/>
            <wp:docPr id="156047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7256" name="Picture 156047256"/>
                    <pic:cNvPicPr/>
                  </pic:nvPicPr>
                  <pic:blipFill>
                    <a:blip r:embed="rId55">
                      <a:extLst>
                        <a:ext uri="{28A0092B-C50C-407E-A947-70E740481C1C}">
                          <a14:useLocalDpi xmlns:a14="http://schemas.microsoft.com/office/drawing/2010/main"/>
                        </a:ext>
                      </a:extLst>
                    </a:blip>
                    <a:stretch>
                      <a:fillRect/>
                    </a:stretch>
                  </pic:blipFill>
                  <pic:spPr>
                    <a:xfrm>
                      <a:off x="0" y="0"/>
                      <a:ext cx="3279270" cy="3808380"/>
                    </a:xfrm>
                    <a:prstGeom prst="rect">
                      <a:avLst/>
                    </a:prstGeom>
                  </pic:spPr>
                </pic:pic>
              </a:graphicData>
            </a:graphic>
          </wp:inline>
        </w:drawing>
      </w:r>
    </w:p>
    <w:p w14:paraId="53370AF2" w14:textId="7D450DA3" w:rsidR="3FB240BE" w:rsidRPr="00F24057" w:rsidRDefault="3FB240BE" w:rsidP="69047E42">
      <w:pPr>
        <w:rPr>
          <w:rFonts w:cs="Times New Roman"/>
        </w:rPr>
      </w:pPr>
      <w:r w:rsidRPr="69047E42">
        <w:t>Check Quotation</w:t>
      </w:r>
    </w:p>
    <w:p w14:paraId="48376227" w14:textId="5781EB8A" w:rsidR="33A3A83E" w:rsidRPr="00F24057" w:rsidRDefault="33A3A83E" w:rsidP="0DF209B0">
      <w:pPr>
        <w:rPr>
          <w:rFonts w:cs="Times New Roman"/>
        </w:rPr>
      </w:pPr>
      <w:r w:rsidRPr="00F24057">
        <w:rPr>
          <w:rFonts w:cs="Times New Roman"/>
          <w:noProof/>
        </w:rPr>
        <w:drawing>
          <wp:inline distT="0" distB="0" distL="0" distR="0" wp14:anchorId="0D081BE5" wp14:editId="6AD5B798">
            <wp:extent cx="4166872" cy="3024000"/>
            <wp:effectExtent l="0" t="0" r="0" b="0"/>
            <wp:docPr id="11677710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71031" name="Picture 1167771031"/>
                    <pic:cNvPicPr/>
                  </pic:nvPicPr>
                  <pic:blipFill>
                    <a:blip r:embed="rId56">
                      <a:extLst>
                        <a:ext uri="{28A0092B-C50C-407E-A947-70E740481C1C}">
                          <a14:useLocalDpi xmlns:a14="http://schemas.microsoft.com/office/drawing/2010/main"/>
                        </a:ext>
                      </a:extLst>
                    </a:blip>
                    <a:stretch>
                      <a:fillRect/>
                    </a:stretch>
                  </pic:blipFill>
                  <pic:spPr>
                    <a:xfrm>
                      <a:off x="0" y="0"/>
                      <a:ext cx="4166872" cy="3024000"/>
                    </a:xfrm>
                    <a:prstGeom prst="rect">
                      <a:avLst/>
                    </a:prstGeom>
                  </pic:spPr>
                </pic:pic>
              </a:graphicData>
            </a:graphic>
          </wp:inline>
        </w:drawing>
      </w:r>
    </w:p>
    <w:p w14:paraId="31AFDC06" w14:textId="2A067CEE" w:rsidR="3FB240BE" w:rsidRPr="00F24057" w:rsidRDefault="3FB240BE" w:rsidP="42937520">
      <w:pPr>
        <w:rPr>
          <w:rFonts w:cs="Times New Roman"/>
          <w:sz w:val="28"/>
          <w:szCs w:val="28"/>
        </w:rPr>
      </w:pPr>
      <w:r w:rsidRPr="42937520">
        <w:rPr>
          <w:sz w:val="28"/>
          <w:szCs w:val="28"/>
        </w:rPr>
        <w:t>Check Order</w:t>
      </w:r>
    </w:p>
    <w:p w14:paraId="06EDDF40" w14:textId="28EE653D" w:rsidR="75E9180F" w:rsidRPr="00F24057" w:rsidRDefault="75E9180F" w:rsidP="0DF209B0">
      <w:pPr>
        <w:rPr>
          <w:rFonts w:cs="Times New Roman"/>
        </w:rPr>
      </w:pPr>
      <w:r>
        <w:drawing>
          <wp:inline distT="0" distB="0" distL="0" distR="0" wp14:anchorId="64F0A389" wp14:editId="1D6D4487">
            <wp:extent cx="3953545" cy="3718743"/>
            <wp:effectExtent l="0" t="0" r="0" b="0"/>
            <wp:docPr id="101800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000" name="Picture 10180000"/>
                    <pic:cNvPicPr/>
                  </pic:nvPicPr>
                  <pic:blipFill>
                    <a:blip r:embed="rId57">
                      <a:extLst>
                        <a:ext uri="{28A0092B-C50C-407E-A947-70E740481C1C}">
                          <a14:useLocalDpi xmlns:a14="http://schemas.microsoft.com/office/drawing/2010/main"/>
                        </a:ext>
                      </a:extLst>
                    </a:blip>
                    <a:stretch>
                      <a:fillRect/>
                    </a:stretch>
                  </pic:blipFill>
                  <pic:spPr>
                    <a:xfrm>
                      <a:off x="0" y="0"/>
                      <a:ext cx="3953545" cy="3718743"/>
                    </a:xfrm>
                    <a:prstGeom prst="rect">
                      <a:avLst/>
                    </a:prstGeom>
                  </pic:spPr>
                </pic:pic>
              </a:graphicData>
            </a:graphic>
          </wp:inline>
        </w:drawing>
      </w:r>
    </w:p>
    <w:p w14:paraId="467792EC" w14:textId="1603D912" w:rsidR="42937520" w:rsidRDefault="42937520" w:rsidP="42937520">
      <w:pPr>
        <w:pStyle w:val="Heading2"/>
        <w:rPr>
          <w:rFonts w:cs="Times New Roman"/>
          <w:lang w:val="en-US"/>
        </w:rPr>
      </w:pPr>
    </w:p>
    <w:p w14:paraId="6A3570E8" w14:textId="421D085A" w:rsidR="42937520" w:rsidRDefault="42937520" w:rsidP="42937520">
      <w:pPr>
        <w:rPr>
          <w:sz w:val="28"/>
          <w:szCs w:val="28"/>
        </w:rPr>
      </w:pPr>
    </w:p>
    <w:p w14:paraId="68088731" w14:textId="772853B0" w:rsidR="42937520" w:rsidRDefault="42937520" w:rsidP="42937520">
      <w:pPr>
        <w:rPr>
          <w:sz w:val="28"/>
          <w:szCs w:val="28"/>
        </w:rPr>
      </w:pPr>
    </w:p>
    <w:p w14:paraId="2E39C312" w14:textId="16590315" w:rsidR="42937520" w:rsidRDefault="42937520" w:rsidP="42937520">
      <w:pPr>
        <w:rPr>
          <w:sz w:val="28"/>
          <w:szCs w:val="28"/>
        </w:rPr>
      </w:pPr>
    </w:p>
    <w:p w14:paraId="5B2A57AE" w14:textId="7504D3F8" w:rsidR="3FB240BE" w:rsidRPr="00F24057" w:rsidRDefault="3FB240BE" w:rsidP="42937520">
      <w:pPr>
        <w:rPr>
          <w:rFonts w:cs="Times New Roman"/>
          <w:sz w:val="28"/>
          <w:szCs w:val="28"/>
        </w:rPr>
      </w:pPr>
      <w:r w:rsidRPr="42937520">
        <w:rPr>
          <w:sz w:val="28"/>
          <w:szCs w:val="28"/>
        </w:rPr>
        <w:t xml:space="preserve">Track logistics status  </w:t>
      </w:r>
    </w:p>
    <w:p w14:paraId="063CF9B9" w14:textId="3506099C" w:rsidR="595DE051" w:rsidRPr="00F24057" w:rsidRDefault="595DE051" w:rsidP="0DF209B0">
      <w:pPr>
        <w:rPr>
          <w:rFonts w:cs="Times New Roman"/>
        </w:rPr>
      </w:pPr>
      <w:r w:rsidRPr="00F24057">
        <w:rPr>
          <w:rFonts w:cs="Times New Roman"/>
          <w:noProof/>
        </w:rPr>
        <w:drawing>
          <wp:inline distT="0" distB="0" distL="0" distR="0" wp14:anchorId="1595EDA2" wp14:editId="7C303B7D">
            <wp:extent cx="3270674" cy="3681018"/>
            <wp:effectExtent l="0" t="0" r="0" b="0"/>
            <wp:docPr id="9771612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61254" name="Picture 977161254"/>
                    <pic:cNvPicPr/>
                  </pic:nvPicPr>
                  <pic:blipFill>
                    <a:blip r:embed="rId58">
                      <a:extLst>
                        <a:ext uri="{28A0092B-C50C-407E-A947-70E740481C1C}">
                          <a14:useLocalDpi xmlns:a14="http://schemas.microsoft.com/office/drawing/2010/main"/>
                        </a:ext>
                      </a:extLst>
                    </a:blip>
                    <a:stretch>
                      <a:fillRect/>
                    </a:stretch>
                  </pic:blipFill>
                  <pic:spPr>
                    <a:xfrm>
                      <a:off x="0" y="0"/>
                      <a:ext cx="3270674" cy="3681018"/>
                    </a:xfrm>
                    <a:prstGeom prst="rect">
                      <a:avLst/>
                    </a:prstGeom>
                  </pic:spPr>
                </pic:pic>
              </a:graphicData>
            </a:graphic>
          </wp:inline>
        </w:drawing>
      </w:r>
    </w:p>
    <w:p w14:paraId="06F1F286" w14:textId="6306FA28" w:rsidR="3FB240BE" w:rsidRPr="00F24057" w:rsidRDefault="3FB240BE" w:rsidP="3A7D6934">
      <w:pPr>
        <w:rPr>
          <w:rFonts w:cs="Times New Roman"/>
          <w:sz w:val="28"/>
          <w:szCs w:val="28"/>
        </w:rPr>
      </w:pPr>
      <w:r w:rsidRPr="3A7D6934">
        <w:rPr>
          <w:sz w:val="28"/>
          <w:szCs w:val="28"/>
        </w:rPr>
        <w:t xml:space="preserve">Complete survey </w:t>
      </w:r>
    </w:p>
    <w:p w14:paraId="09E90AF2" w14:textId="2C479CDF" w:rsidR="65EA8CD7" w:rsidRPr="00F24057" w:rsidRDefault="65EA8CD7" w:rsidP="0DF209B0">
      <w:pPr>
        <w:rPr>
          <w:rFonts w:cs="Times New Roman"/>
        </w:rPr>
      </w:pPr>
      <w:r>
        <w:drawing>
          <wp:inline distT="0" distB="0" distL="0" distR="0" wp14:anchorId="13E971AF" wp14:editId="2D1CA973">
            <wp:extent cx="4115157" cy="3254022"/>
            <wp:effectExtent l="0" t="0" r="0" b="0"/>
            <wp:docPr id="1675547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47475" name="Picture 1675547475"/>
                    <pic:cNvPicPr/>
                  </pic:nvPicPr>
                  <pic:blipFill>
                    <a:blip r:embed="rId59">
                      <a:extLst>
                        <a:ext uri="{28A0092B-C50C-407E-A947-70E740481C1C}">
                          <a14:useLocalDpi xmlns:a14="http://schemas.microsoft.com/office/drawing/2010/main"/>
                        </a:ext>
                      </a:extLst>
                    </a:blip>
                    <a:stretch>
                      <a:fillRect/>
                    </a:stretch>
                  </pic:blipFill>
                  <pic:spPr>
                    <a:xfrm>
                      <a:off x="0" y="0"/>
                      <a:ext cx="4115157" cy="3254022"/>
                    </a:xfrm>
                    <a:prstGeom prst="rect">
                      <a:avLst/>
                    </a:prstGeom>
                  </pic:spPr>
                </pic:pic>
              </a:graphicData>
            </a:graphic>
          </wp:inline>
        </w:drawing>
      </w:r>
    </w:p>
    <w:p w14:paraId="2A241908" w14:textId="06F9C2E8" w:rsidR="42937520" w:rsidRDefault="42937520" w:rsidP="42937520">
      <w:pPr>
        <w:pStyle w:val="Heading2"/>
        <w:rPr>
          <w:rFonts w:cs="Times New Roman"/>
        </w:rPr>
      </w:pPr>
    </w:p>
    <w:p w14:paraId="5A616B1E" w14:textId="6BF470B5" w:rsidR="42937520" w:rsidRDefault="42937520" w:rsidP="42937520">
      <w:pPr>
        <w:pStyle w:val="Heading2"/>
        <w:rPr>
          <w:rFonts w:cs="Times New Roman"/>
        </w:rPr>
      </w:pPr>
    </w:p>
    <w:p w14:paraId="5C38DABD" w14:textId="30C3439F" w:rsidR="7AD84602" w:rsidRPr="00F24057" w:rsidRDefault="7AD84602" w:rsidP="51200C28">
      <w:pPr>
        <w:rPr>
          <w:rFonts w:cs="Times New Roman"/>
          <w:sz w:val="28"/>
          <w:szCs w:val="28"/>
        </w:rPr>
      </w:pPr>
      <w:r w:rsidRPr="51200C28">
        <w:rPr>
          <w:sz w:val="28"/>
          <w:szCs w:val="28"/>
        </w:rPr>
        <w:t xml:space="preserve">Create </w:t>
      </w:r>
      <w:proofErr w:type="spellStart"/>
      <w:r w:rsidRPr="51200C28">
        <w:rPr>
          <w:sz w:val="28"/>
          <w:szCs w:val="28"/>
        </w:rPr>
        <w:t>Servey</w:t>
      </w:r>
      <w:proofErr w:type="spellEnd"/>
    </w:p>
    <w:p w14:paraId="12844220" w14:textId="7A4C3758" w:rsidR="6EED63B9" w:rsidRPr="00F24057" w:rsidRDefault="7AD84602" w:rsidP="6EED63B9">
      <w:pPr>
        <w:rPr>
          <w:rFonts w:cs="Times New Roman"/>
        </w:rPr>
      </w:pPr>
      <w:r w:rsidRPr="00F24057">
        <w:rPr>
          <w:rFonts w:cs="Times New Roman"/>
          <w:noProof/>
        </w:rPr>
        <w:drawing>
          <wp:inline distT="0" distB="0" distL="0" distR="0" wp14:anchorId="5F9EE0C3" wp14:editId="251BE66E">
            <wp:extent cx="3546261" cy="2966920"/>
            <wp:effectExtent l="0" t="0" r="0" b="0"/>
            <wp:docPr id="1327942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42729" name="Picture 1327942729"/>
                    <pic:cNvPicPr/>
                  </pic:nvPicPr>
                  <pic:blipFill>
                    <a:blip r:embed="rId60">
                      <a:extLst>
                        <a:ext uri="{28A0092B-C50C-407E-A947-70E740481C1C}">
                          <a14:useLocalDpi xmlns:a14="http://schemas.microsoft.com/office/drawing/2010/main"/>
                        </a:ext>
                      </a:extLst>
                    </a:blip>
                    <a:stretch>
                      <a:fillRect/>
                    </a:stretch>
                  </pic:blipFill>
                  <pic:spPr>
                    <a:xfrm>
                      <a:off x="0" y="0"/>
                      <a:ext cx="3546261" cy="2966920"/>
                    </a:xfrm>
                    <a:prstGeom prst="rect">
                      <a:avLst/>
                    </a:prstGeom>
                  </pic:spPr>
                </pic:pic>
              </a:graphicData>
            </a:graphic>
          </wp:inline>
        </w:drawing>
      </w:r>
    </w:p>
    <w:p w14:paraId="67F582E9" w14:textId="1D1BC24C" w:rsidR="3FB240BE" w:rsidRPr="00F24057" w:rsidRDefault="3FB240BE" w:rsidP="4874D86B">
      <w:pPr>
        <w:rPr>
          <w:rFonts w:cs="Times New Roman"/>
          <w:sz w:val="28"/>
          <w:szCs w:val="28"/>
        </w:rPr>
      </w:pPr>
      <w:r w:rsidRPr="173D9290">
        <w:rPr>
          <w:sz w:val="28"/>
          <w:szCs w:val="28"/>
        </w:rPr>
        <w:t xml:space="preserve">Report issue </w:t>
      </w:r>
    </w:p>
    <w:p w14:paraId="14445B97" w14:textId="6956D00B" w:rsidR="0DF209B0" w:rsidRPr="00F24057" w:rsidRDefault="4776275B" w:rsidP="0DF209B0">
      <w:pPr>
        <w:rPr>
          <w:rFonts w:cs="Times New Roman"/>
        </w:rPr>
      </w:pPr>
      <w:r w:rsidRPr="00F24057">
        <w:rPr>
          <w:rFonts w:cs="Times New Roman"/>
          <w:noProof/>
        </w:rPr>
        <w:drawing>
          <wp:inline distT="0" distB="0" distL="0" distR="0" wp14:anchorId="2FEB3B42" wp14:editId="63161042">
            <wp:extent cx="3573170" cy="3851929"/>
            <wp:effectExtent l="0" t="0" r="0" b="0"/>
            <wp:docPr id="19911216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21663" name="Picture 1991121663"/>
                    <pic:cNvPicPr/>
                  </pic:nvPicPr>
                  <pic:blipFill>
                    <a:blip r:embed="rId61">
                      <a:extLst>
                        <a:ext uri="{28A0092B-C50C-407E-A947-70E740481C1C}">
                          <a14:useLocalDpi xmlns:a14="http://schemas.microsoft.com/office/drawing/2010/main"/>
                        </a:ext>
                      </a:extLst>
                    </a:blip>
                    <a:stretch>
                      <a:fillRect/>
                    </a:stretch>
                  </pic:blipFill>
                  <pic:spPr>
                    <a:xfrm>
                      <a:off x="0" y="0"/>
                      <a:ext cx="3573170" cy="3851929"/>
                    </a:xfrm>
                    <a:prstGeom prst="rect">
                      <a:avLst/>
                    </a:prstGeom>
                  </pic:spPr>
                </pic:pic>
              </a:graphicData>
            </a:graphic>
          </wp:inline>
        </w:drawing>
      </w:r>
    </w:p>
    <w:p w14:paraId="561B0279" w14:textId="59F893B1" w:rsidR="3FB240BE" w:rsidRPr="00F24057" w:rsidRDefault="6D4EF995" w:rsidP="48B7B417">
      <w:pPr>
        <w:rPr>
          <w:rFonts w:cs="Times New Roman"/>
          <w:sz w:val="28"/>
          <w:szCs w:val="28"/>
        </w:rPr>
      </w:pPr>
      <w:r w:rsidRPr="2E40ED63">
        <w:rPr>
          <w:sz w:val="28"/>
          <w:szCs w:val="28"/>
        </w:rPr>
        <w:t>R</w:t>
      </w:r>
      <w:r w:rsidR="3FB240BE" w:rsidRPr="2E40ED63">
        <w:rPr>
          <w:sz w:val="28"/>
          <w:szCs w:val="28"/>
        </w:rPr>
        <w:t>eturn purchase</w:t>
      </w:r>
    </w:p>
    <w:p w14:paraId="55D13476" w14:textId="43ECC194" w:rsidR="46ADD117" w:rsidRPr="00F24057" w:rsidRDefault="46ADD117" w:rsidP="76500F62">
      <w:pPr>
        <w:rPr>
          <w:rFonts w:cs="Times New Roman"/>
        </w:rPr>
      </w:pPr>
      <w:r w:rsidRPr="00F24057">
        <w:rPr>
          <w:rFonts w:cs="Times New Roman"/>
          <w:noProof/>
        </w:rPr>
        <w:drawing>
          <wp:inline distT="0" distB="0" distL="0" distR="0" wp14:anchorId="6A23747A" wp14:editId="49036E7A">
            <wp:extent cx="4840915" cy="3059688"/>
            <wp:effectExtent l="0" t="0" r="0" b="0"/>
            <wp:docPr id="6564530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53024" name="Picture 656453024"/>
                    <pic:cNvPicPr/>
                  </pic:nvPicPr>
                  <pic:blipFill>
                    <a:blip r:embed="rId62">
                      <a:extLst>
                        <a:ext uri="{28A0092B-C50C-407E-A947-70E740481C1C}">
                          <a14:useLocalDpi xmlns:a14="http://schemas.microsoft.com/office/drawing/2010/main"/>
                        </a:ext>
                      </a:extLst>
                    </a:blip>
                    <a:stretch>
                      <a:fillRect/>
                    </a:stretch>
                  </pic:blipFill>
                  <pic:spPr>
                    <a:xfrm>
                      <a:off x="0" y="0"/>
                      <a:ext cx="4840915" cy="3059688"/>
                    </a:xfrm>
                    <a:prstGeom prst="rect">
                      <a:avLst/>
                    </a:prstGeom>
                  </pic:spPr>
                </pic:pic>
              </a:graphicData>
            </a:graphic>
          </wp:inline>
        </w:drawing>
      </w:r>
    </w:p>
    <w:p w14:paraId="30083073" w14:textId="122AA202" w:rsidR="3FB240BE" w:rsidRPr="00F24057" w:rsidRDefault="3FB240BE" w:rsidP="2E40ED63">
      <w:pPr>
        <w:rPr>
          <w:rFonts w:cs="Times New Roman"/>
          <w:sz w:val="28"/>
          <w:szCs w:val="28"/>
        </w:rPr>
      </w:pPr>
      <w:r w:rsidRPr="028B22DD">
        <w:rPr>
          <w:sz w:val="28"/>
          <w:szCs w:val="28"/>
        </w:rPr>
        <w:t xml:space="preserve">Complete Production </w:t>
      </w:r>
    </w:p>
    <w:p w14:paraId="089B0E23" w14:textId="7EFE350A" w:rsidR="6B109364" w:rsidRPr="00F24057" w:rsidRDefault="6B109364" w:rsidP="76500F62">
      <w:pPr>
        <w:rPr>
          <w:rFonts w:cs="Times New Roman"/>
        </w:rPr>
      </w:pPr>
      <w:r w:rsidRPr="00F24057">
        <w:rPr>
          <w:rFonts w:cs="Times New Roman"/>
          <w:noProof/>
        </w:rPr>
        <w:drawing>
          <wp:inline distT="0" distB="0" distL="0" distR="0" wp14:anchorId="35995E86" wp14:editId="4EDDAF45">
            <wp:extent cx="4201186" cy="3451634"/>
            <wp:effectExtent l="0" t="0" r="0" b="0"/>
            <wp:docPr id="6309497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49771" name="Picture 630949771"/>
                    <pic:cNvPicPr/>
                  </pic:nvPicPr>
                  <pic:blipFill>
                    <a:blip r:embed="rId63">
                      <a:extLst>
                        <a:ext uri="{28A0092B-C50C-407E-A947-70E740481C1C}">
                          <a14:useLocalDpi xmlns:a14="http://schemas.microsoft.com/office/drawing/2010/main"/>
                        </a:ext>
                      </a:extLst>
                    </a:blip>
                    <a:stretch>
                      <a:fillRect/>
                    </a:stretch>
                  </pic:blipFill>
                  <pic:spPr>
                    <a:xfrm>
                      <a:off x="0" y="0"/>
                      <a:ext cx="4201186" cy="3451634"/>
                    </a:xfrm>
                    <a:prstGeom prst="rect">
                      <a:avLst/>
                    </a:prstGeom>
                  </pic:spPr>
                </pic:pic>
              </a:graphicData>
            </a:graphic>
          </wp:inline>
        </w:drawing>
      </w:r>
    </w:p>
    <w:p w14:paraId="32F143FD" w14:textId="063ADF71" w:rsidR="5AF84C4F" w:rsidRPr="00F24057" w:rsidRDefault="5AF84C4F" w:rsidP="5AF84C4F">
      <w:pPr>
        <w:rPr>
          <w:sz w:val="28"/>
          <w:szCs w:val="28"/>
        </w:rPr>
      </w:pPr>
    </w:p>
    <w:p w14:paraId="15F1740B" w14:textId="3CB08D26" w:rsidR="3FB240BE" w:rsidRPr="00F24057" w:rsidRDefault="3FB240BE" w:rsidP="028B22DD">
      <w:pPr>
        <w:rPr>
          <w:rFonts w:cs="Times New Roman"/>
          <w:sz w:val="28"/>
          <w:szCs w:val="28"/>
        </w:rPr>
      </w:pPr>
      <w:r w:rsidRPr="5C3B331D">
        <w:rPr>
          <w:sz w:val="28"/>
          <w:szCs w:val="28"/>
        </w:rPr>
        <w:t xml:space="preserve">Submit Raw Materials Request </w:t>
      </w:r>
    </w:p>
    <w:p w14:paraId="18025B19" w14:textId="7A5C72D1" w:rsidR="66662CC8" w:rsidRPr="00F24057" w:rsidRDefault="66662CC8" w:rsidP="76500F62">
      <w:pPr>
        <w:rPr>
          <w:rFonts w:cs="Times New Roman"/>
        </w:rPr>
      </w:pPr>
      <w:r w:rsidRPr="00F24057">
        <w:rPr>
          <w:rFonts w:cs="Times New Roman"/>
          <w:noProof/>
        </w:rPr>
        <w:drawing>
          <wp:inline distT="0" distB="0" distL="0" distR="0" wp14:anchorId="7C8FB9C1" wp14:editId="3D11575F">
            <wp:extent cx="1102133" cy="3587484"/>
            <wp:effectExtent l="0" t="0" r="0" b="0"/>
            <wp:docPr id="709867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67925" name="Picture 709867925"/>
                    <pic:cNvPicPr/>
                  </pic:nvPicPr>
                  <pic:blipFill>
                    <a:blip r:embed="rId64">
                      <a:extLst>
                        <a:ext uri="{28A0092B-C50C-407E-A947-70E740481C1C}">
                          <a14:useLocalDpi xmlns:a14="http://schemas.microsoft.com/office/drawing/2010/main"/>
                        </a:ext>
                      </a:extLst>
                    </a:blip>
                    <a:stretch>
                      <a:fillRect/>
                    </a:stretch>
                  </pic:blipFill>
                  <pic:spPr>
                    <a:xfrm>
                      <a:off x="0" y="0"/>
                      <a:ext cx="1102133" cy="3587484"/>
                    </a:xfrm>
                    <a:prstGeom prst="rect">
                      <a:avLst/>
                    </a:prstGeom>
                  </pic:spPr>
                </pic:pic>
              </a:graphicData>
            </a:graphic>
          </wp:inline>
        </w:drawing>
      </w:r>
    </w:p>
    <w:p w14:paraId="73218273" w14:textId="7142E1A3" w:rsidR="3FB240BE" w:rsidRPr="00F24057" w:rsidRDefault="3949DCDA" w:rsidP="0DF209B0">
      <w:pPr>
        <w:pStyle w:val="Heading2"/>
        <w:rPr>
          <w:rFonts w:cs="Times New Roman"/>
        </w:rPr>
      </w:pPr>
      <w:bookmarkStart w:id="1049" w:name="_Toc617628461"/>
      <w:bookmarkStart w:id="1050" w:name="_Toc544688265"/>
      <w:bookmarkStart w:id="1051" w:name="_Toc233377584"/>
      <w:bookmarkStart w:id="1052" w:name="_Toc233378224"/>
      <w:r w:rsidRPr="00F24057">
        <w:rPr>
          <w:rFonts w:cs="Times New Roman"/>
          <w:lang w:val="en-US"/>
        </w:rPr>
        <w:t>Check inventory</w:t>
      </w:r>
      <w:bookmarkEnd w:id="1049"/>
      <w:bookmarkEnd w:id="1050"/>
      <w:bookmarkEnd w:id="1051"/>
      <w:bookmarkEnd w:id="1052"/>
      <w:r w:rsidRPr="00F24057">
        <w:rPr>
          <w:rFonts w:cs="Times New Roman"/>
          <w:lang w:val="en-US"/>
        </w:rPr>
        <w:t xml:space="preserve">  </w:t>
      </w:r>
    </w:p>
    <w:p w14:paraId="7FF509B3" w14:textId="44A9EBFB" w:rsidR="6E40E739" w:rsidRPr="00F24057" w:rsidRDefault="6E40E739" w:rsidP="23AF58FA">
      <w:pPr>
        <w:rPr>
          <w:rFonts w:cs="Times New Roman"/>
        </w:rPr>
      </w:pPr>
      <w:r w:rsidRPr="00F24057">
        <w:rPr>
          <w:rFonts w:cs="Times New Roman"/>
          <w:noProof/>
        </w:rPr>
        <w:drawing>
          <wp:inline distT="0" distB="0" distL="0" distR="0" wp14:anchorId="4FAE6151" wp14:editId="57B8378E">
            <wp:extent cx="1077179" cy="3462876"/>
            <wp:effectExtent l="0" t="0" r="0" b="0"/>
            <wp:docPr id="2127634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34591" name="Picture 2127634591"/>
                    <pic:cNvPicPr/>
                  </pic:nvPicPr>
                  <pic:blipFill>
                    <a:blip r:embed="rId65">
                      <a:extLst>
                        <a:ext uri="{28A0092B-C50C-407E-A947-70E740481C1C}">
                          <a14:useLocalDpi xmlns:a14="http://schemas.microsoft.com/office/drawing/2010/main"/>
                        </a:ext>
                      </a:extLst>
                    </a:blip>
                    <a:stretch>
                      <a:fillRect/>
                    </a:stretch>
                  </pic:blipFill>
                  <pic:spPr>
                    <a:xfrm>
                      <a:off x="0" y="0"/>
                      <a:ext cx="1077179" cy="3462876"/>
                    </a:xfrm>
                    <a:prstGeom prst="rect">
                      <a:avLst/>
                    </a:prstGeom>
                  </pic:spPr>
                </pic:pic>
              </a:graphicData>
            </a:graphic>
          </wp:inline>
        </w:drawing>
      </w:r>
    </w:p>
    <w:p w14:paraId="1D93102D" w14:textId="3680C6B9" w:rsidR="23AF58FA" w:rsidRPr="00F24057" w:rsidRDefault="23AF58FA" w:rsidP="23AF58FA">
      <w:pPr>
        <w:rPr>
          <w:rFonts w:cs="Times New Roman"/>
        </w:rPr>
      </w:pPr>
    </w:p>
    <w:p w14:paraId="5826A40A" w14:textId="7DDDAE75" w:rsidR="3FB240BE" w:rsidRPr="00F24057" w:rsidRDefault="3949DCDA" w:rsidP="5C3B331D">
      <w:pPr>
        <w:rPr>
          <w:rFonts w:cs="Times New Roman"/>
          <w:sz w:val="28"/>
          <w:szCs w:val="28"/>
        </w:rPr>
      </w:pPr>
      <w:r w:rsidRPr="5C3B331D">
        <w:rPr>
          <w:sz w:val="28"/>
          <w:szCs w:val="28"/>
        </w:rPr>
        <w:t xml:space="preserve">Create Purchase Order </w:t>
      </w:r>
    </w:p>
    <w:p w14:paraId="231C3C3A" w14:textId="35CBE5D3" w:rsidR="703333E2" w:rsidRPr="00F24057" w:rsidRDefault="703333E2" w:rsidP="23AF58FA">
      <w:pPr>
        <w:rPr>
          <w:rFonts w:cs="Times New Roman"/>
        </w:rPr>
      </w:pPr>
      <w:r w:rsidRPr="00F24057">
        <w:rPr>
          <w:rFonts w:cs="Times New Roman"/>
          <w:noProof/>
        </w:rPr>
        <w:drawing>
          <wp:inline distT="0" distB="0" distL="0" distR="0" wp14:anchorId="4E68982D" wp14:editId="15525F29">
            <wp:extent cx="5101668" cy="2792406"/>
            <wp:effectExtent l="0" t="0" r="0" b="0"/>
            <wp:docPr id="16577175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17592" name="Picture 1657717592"/>
                    <pic:cNvPicPr/>
                  </pic:nvPicPr>
                  <pic:blipFill>
                    <a:blip r:embed="rId66">
                      <a:extLst>
                        <a:ext uri="{28A0092B-C50C-407E-A947-70E740481C1C}">
                          <a14:useLocalDpi xmlns:a14="http://schemas.microsoft.com/office/drawing/2010/main"/>
                        </a:ext>
                      </a:extLst>
                    </a:blip>
                    <a:stretch>
                      <a:fillRect/>
                    </a:stretch>
                  </pic:blipFill>
                  <pic:spPr>
                    <a:xfrm>
                      <a:off x="0" y="0"/>
                      <a:ext cx="5101668" cy="2792406"/>
                    </a:xfrm>
                    <a:prstGeom prst="rect">
                      <a:avLst/>
                    </a:prstGeom>
                  </pic:spPr>
                </pic:pic>
              </a:graphicData>
            </a:graphic>
          </wp:inline>
        </w:drawing>
      </w:r>
    </w:p>
    <w:p w14:paraId="6DBFBEFF" w14:textId="7FA0C8F2" w:rsidR="23AF58FA" w:rsidRPr="00F24057" w:rsidRDefault="23AF58FA" w:rsidP="23AF58FA">
      <w:pPr>
        <w:rPr>
          <w:rFonts w:cs="Times New Roman"/>
        </w:rPr>
      </w:pPr>
    </w:p>
    <w:p w14:paraId="45B80C87" w14:textId="720338CB" w:rsidR="3FB240BE" w:rsidRPr="00F24057" w:rsidRDefault="3949DCDA" w:rsidP="5C3B331D">
      <w:pPr>
        <w:rPr>
          <w:rFonts w:cs="Times New Roman"/>
          <w:sz w:val="28"/>
          <w:szCs w:val="28"/>
        </w:rPr>
      </w:pPr>
      <w:r w:rsidRPr="0BD7F520">
        <w:rPr>
          <w:sz w:val="28"/>
          <w:szCs w:val="28"/>
        </w:rPr>
        <w:t>Create delivery notes</w:t>
      </w:r>
    </w:p>
    <w:p w14:paraId="1E3ABF5A" w14:textId="5039937C" w:rsidR="50BF6CD9" w:rsidRPr="00F24057" w:rsidRDefault="50BF6CD9" w:rsidP="055F3196">
      <w:pPr>
        <w:rPr>
          <w:rFonts w:cs="Times New Roman"/>
        </w:rPr>
      </w:pPr>
      <w:r w:rsidRPr="00F24057">
        <w:rPr>
          <w:rFonts w:cs="Times New Roman"/>
          <w:noProof/>
        </w:rPr>
        <w:drawing>
          <wp:inline distT="0" distB="0" distL="0" distR="0" wp14:anchorId="699DBA74" wp14:editId="5323A955">
            <wp:extent cx="3498036" cy="3055427"/>
            <wp:effectExtent l="0" t="0" r="0" b="0"/>
            <wp:docPr id="1001875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5049" name="Picture 1001875049"/>
                    <pic:cNvPicPr/>
                  </pic:nvPicPr>
                  <pic:blipFill>
                    <a:blip r:embed="rId67">
                      <a:extLst>
                        <a:ext uri="{28A0092B-C50C-407E-A947-70E740481C1C}">
                          <a14:useLocalDpi xmlns:a14="http://schemas.microsoft.com/office/drawing/2010/main"/>
                        </a:ext>
                      </a:extLst>
                    </a:blip>
                    <a:stretch>
                      <a:fillRect/>
                    </a:stretch>
                  </pic:blipFill>
                  <pic:spPr>
                    <a:xfrm>
                      <a:off x="0" y="0"/>
                      <a:ext cx="3498036" cy="3055427"/>
                    </a:xfrm>
                    <a:prstGeom prst="rect">
                      <a:avLst/>
                    </a:prstGeom>
                  </pic:spPr>
                </pic:pic>
              </a:graphicData>
            </a:graphic>
          </wp:inline>
        </w:drawing>
      </w:r>
    </w:p>
    <w:p w14:paraId="0B477154" w14:textId="0293CB46" w:rsidR="03ED2128" w:rsidRPr="00F24057" w:rsidRDefault="03ED2128">
      <w:pPr>
        <w:rPr>
          <w:rFonts w:cs="Times New Roman"/>
        </w:rPr>
      </w:pPr>
    </w:p>
    <w:p w14:paraId="1E74F757" w14:textId="69C32A89" w:rsidR="3FB240BE" w:rsidRPr="00F24057" w:rsidRDefault="3FB240BE" w:rsidP="0BD7F520">
      <w:pPr>
        <w:rPr>
          <w:rFonts w:cs="Times New Roman"/>
          <w:sz w:val="28"/>
          <w:szCs w:val="28"/>
        </w:rPr>
      </w:pPr>
      <w:r w:rsidRPr="086D407F">
        <w:rPr>
          <w:sz w:val="28"/>
          <w:szCs w:val="28"/>
        </w:rPr>
        <w:t>Upload Reply Slip</w:t>
      </w:r>
    </w:p>
    <w:p w14:paraId="7F973FE8" w14:textId="78564C76" w:rsidR="022D0D68" w:rsidRPr="00F24057" w:rsidRDefault="7A5F0C91" w:rsidP="022D0D68">
      <w:pPr>
        <w:rPr>
          <w:rFonts w:cs="Times New Roman"/>
        </w:rPr>
      </w:pPr>
      <w:r w:rsidRPr="00F24057">
        <w:rPr>
          <w:rFonts w:cs="Times New Roman"/>
          <w:noProof/>
        </w:rPr>
        <w:drawing>
          <wp:inline distT="0" distB="0" distL="0" distR="0" wp14:anchorId="2347991D" wp14:editId="396EF1F9">
            <wp:extent cx="962354" cy="3483964"/>
            <wp:effectExtent l="0" t="0" r="0" b="0"/>
            <wp:docPr id="12175955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95575" name="Picture 1217595575"/>
                    <pic:cNvPicPr/>
                  </pic:nvPicPr>
                  <pic:blipFill>
                    <a:blip r:embed="rId68">
                      <a:extLst>
                        <a:ext uri="{28A0092B-C50C-407E-A947-70E740481C1C}">
                          <a14:useLocalDpi xmlns:a14="http://schemas.microsoft.com/office/drawing/2010/main"/>
                        </a:ext>
                      </a:extLst>
                    </a:blip>
                    <a:stretch>
                      <a:fillRect/>
                    </a:stretch>
                  </pic:blipFill>
                  <pic:spPr>
                    <a:xfrm>
                      <a:off x="0" y="0"/>
                      <a:ext cx="962354" cy="3483964"/>
                    </a:xfrm>
                    <a:prstGeom prst="rect">
                      <a:avLst/>
                    </a:prstGeom>
                  </pic:spPr>
                </pic:pic>
              </a:graphicData>
            </a:graphic>
          </wp:inline>
        </w:drawing>
      </w:r>
    </w:p>
    <w:p w14:paraId="417BC9DA" w14:textId="007807F5" w:rsidR="3FB240BE" w:rsidRPr="00F24057" w:rsidRDefault="3FB240BE" w:rsidP="7AB84EE0">
      <w:pPr>
        <w:rPr>
          <w:rFonts w:cs="Times New Roman"/>
          <w:sz w:val="28"/>
          <w:szCs w:val="28"/>
        </w:rPr>
      </w:pPr>
      <w:r w:rsidRPr="7AB84EE0">
        <w:rPr>
          <w:sz w:val="28"/>
          <w:szCs w:val="28"/>
        </w:rPr>
        <w:t xml:space="preserve">Create invoice </w:t>
      </w:r>
    </w:p>
    <w:p w14:paraId="25AA4B83" w14:textId="286EFC30" w:rsidR="59755312" w:rsidRPr="00F24057" w:rsidRDefault="0A2C8907" w:rsidP="59755312">
      <w:pPr>
        <w:rPr>
          <w:rFonts w:cs="Times New Roman"/>
        </w:rPr>
      </w:pPr>
      <w:r w:rsidRPr="00F24057">
        <w:rPr>
          <w:rFonts w:cs="Times New Roman"/>
          <w:noProof/>
        </w:rPr>
        <w:drawing>
          <wp:inline distT="0" distB="0" distL="0" distR="0" wp14:anchorId="6842206E" wp14:editId="12A13001">
            <wp:extent cx="3284505" cy="3383573"/>
            <wp:effectExtent l="0" t="0" r="0" b="0"/>
            <wp:docPr id="4646104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10444" name="Picture 464610444"/>
                    <pic:cNvPicPr/>
                  </pic:nvPicPr>
                  <pic:blipFill>
                    <a:blip r:embed="rId69">
                      <a:extLst>
                        <a:ext uri="{28A0092B-C50C-407E-A947-70E740481C1C}">
                          <a14:useLocalDpi xmlns:a14="http://schemas.microsoft.com/office/drawing/2010/main"/>
                        </a:ext>
                      </a:extLst>
                    </a:blip>
                    <a:stretch>
                      <a:fillRect/>
                    </a:stretch>
                  </pic:blipFill>
                  <pic:spPr>
                    <a:xfrm>
                      <a:off x="0" y="0"/>
                      <a:ext cx="3284505" cy="3383573"/>
                    </a:xfrm>
                    <a:prstGeom prst="rect">
                      <a:avLst/>
                    </a:prstGeom>
                  </pic:spPr>
                </pic:pic>
              </a:graphicData>
            </a:graphic>
          </wp:inline>
        </w:drawing>
      </w:r>
    </w:p>
    <w:p w14:paraId="61B1391C" w14:textId="2B4E1CFF" w:rsidR="3FB240BE" w:rsidRPr="00F24057" w:rsidRDefault="3FB240BE" w:rsidP="7AB84EE0">
      <w:pPr>
        <w:rPr>
          <w:rFonts w:cs="Times New Roman"/>
          <w:sz w:val="28"/>
          <w:szCs w:val="28"/>
        </w:rPr>
      </w:pPr>
      <w:r w:rsidRPr="7AB84EE0">
        <w:rPr>
          <w:sz w:val="28"/>
          <w:szCs w:val="28"/>
        </w:rPr>
        <w:t>Update order status</w:t>
      </w:r>
    </w:p>
    <w:p w14:paraId="48026728" w14:textId="69996FEF" w:rsidR="03ED2128" w:rsidRPr="00F24057" w:rsidRDefault="5A1105D7" w:rsidP="03ED2128">
      <w:pPr>
        <w:rPr>
          <w:rFonts w:cs="Times New Roman"/>
        </w:rPr>
      </w:pPr>
      <w:r w:rsidRPr="00F24057">
        <w:rPr>
          <w:rFonts w:cs="Times New Roman"/>
          <w:noProof/>
        </w:rPr>
        <w:drawing>
          <wp:inline distT="0" distB="0" distL="0" distR="0" wp14:anchorId="34AEAC47" wp14:editId="488D3D48">
            <wp:extent cx="3164212" cy="3321183"/>
            <wp:effectExtent l="0" t="0" r="0" b="0"/>
            <wp:docPr id="1156538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38672" name="Picture 1156538672"/>
                    <pic:cNvPicPr/>
                  </pic:nvPicPr>
                  <pic:blipFill>
                    <a:blip r:embed="rId70">
                      <a:extLst>
                        <a:ext uri="{28A0092B-C50C-407E-A947-70E740481C1C}">
                          <a14:useLocalDpi xmlns:a14="http://schemas.microsoft.com/office/drawing/2010/main"/>
                        </a:ext>
                      </a:extLst>
                    </a:blip>
                    <a:stretch>
                      <a:fillRect/>
                    </a:stretch>
                  </pic:blipFill>
                  <pic:spPr>
                    <a:xfrm>
                      <a:off x="0" y="0"/>
                      <a:ext cx="3164212" cy="3321183"/>
                    </a:xfrm>
                    <a:prstGeom prst="rect">
                      <a:avLst/>
                    </a:prstGeom>
                  </pic:spPr>
                </pic:pic>
              </a:graphicData>
            </a:graphic>
          </wp:inline>
        </w:drawing>
      </w:r>
    </w:p>
    <w:p w14:paraId="3F4AAEA2" w14:textId="19E32D0B" w:rsidR="76500F62" w:rsidRPr="00F24057" w:rsidRDefault="76500F62" w:rsidP="76500F62">
      <w:pPr>
        <w:rPr>
          <w:rFonts w:cs="Times New Roman"/>
        </w:rPr>
      </w:pPr>
    </w:p>
    <w:p w14:paraId="0E97BFAC" w14:textId="142C96B3" w:rsidR="366AA056" w:rsidRPr="00F24057" w:rsidRDefault="366AA056" w:rsidP="366AA056">
      <w:pPr>
        <w:rPr>
          <w:rFonts w:cs="Times New Roman"/>
        </w:rPr>
      </w:pPr>
    </w:p>
    <w:p w14:paraId="6CB9D360" w14:textId="1D286287" w:rsidR="074AAF11" w:rsidRPr="00F24057" w:rsidRDefault="074AAF11" w:rsidP="366AA056">
      <w:pPr>
        <w:pStyle w:val="Heading1"/>
        <w:rPr>
          <w:rFonts w:cs="Times New Roman"/>
          <w:lang w:val="en-US"/>
        </w:rPr>
      </w:pPr>
    </w:p>
    <w:p w14:paraId="6BF44178" w14:textId="4AC90AB4" w:rsidR="074AAF11" w:rsidRPr="00F24057" w:rsidRDefault="54B770A8" w:rsidP="366AA056">
      <w:pPr>
        <w:rPr>
          <w:rFonts w:cs="Times New Roman"/>
        </w:rPr>
      </w:pPr>
      <w:r w:rsidRPr="00F24057">
        <w:rPr>
          <w:rFonts w:cs="Times New Roman"/>
        </w:rPr>
        <w:br w:type="page"/>
      </w:r>
    </w:p>
    <w:p w14:paraId="3F4CA043" w14:textId="0F044597" w:rsidR="074AAF11" w:rsidRPr="00F24057" w:rsidRDefault="54B770A8" w:rsidP="122F0249">
      <w:pPr>
        <w:pStyle w:val="Heading1"/>
        <w:rPr>
          <w:rFonts w:eastAsia="Aptos" w:cs="Times New Roman"/>
          <w:sz w:val="24"/>
          <w:szCs w:val="24"/>
          <w:lang w:val="en-US"/>
        </w:rPr>
      </w:pPr>
      <w:bookmarkStart w:id="1053" w:name="_Toc503316493"/>
      <w:bookmarkStart w:id="1054" w:name="_Toc915490090"/>
      <w:bookmarkStart w:id="1055" w:name="_Toc233377585"/>
      <w:bookmarkStart w:id="1056" w:name="_Toc233378225"/>
      <w:r w:rsidRPr="00F24057">
        <w:rPr>
          <w:rFonts w:cs="Times New Roman"/>
          <w:lang w:val="en-US"/>
        </w:rPr>
        <w:t>12. Sequence Diagram</w:t>
      </w:r>
      <w:bookmarkEnd w:id="1053"/>
      <w:bookmarkEnd w:id="1054"/>
      <w:bookmarkEnd w:id="1055"/>
      <w:bookmarkEnd w:id="1056"/>
    </w:p>
    <w:p w14:paraId="7BFD7DC0" w14:textId="6EAE9FC4" w:rsidR="366AA056" w:rsidRPr="00F24057" w:rsidRDefault="366AA056" w:rsidP="366AA056">
      <w:pPr>
        <w:rPr>
          <w:rFonts w:cs="Times New Roman"/>
        </w:rPr>
      </w:pPr>
    </w:p>
    <w:p w14:paraId="2E159B88" w14:textId="12E97DA4" w:rsidR="1A6BC5A2" w:rsidRPr="00F24057" w:rsidRDefault="11877D07" w:rsidP="2AEDAABF">
      <w:pPr>
        <w:pStyle w:val="Heading2"/>
        <w:rPr>
          <w:rFonts w:cs="Times New Roman"/>
          <w:lang w:val="en-US"/>
        </w:rPr>
      </w:pPr>
      <w:bookmarkStart w:id="1057" w:name="_Toc153832998"/>
      <w:bookmarkStart w:id="1058" w:name="_Toc99794100"/>
      <w:bookmarkStart w:id="1059" w:name="_Toc233377586"/>
      <w:bookmarkStart w:id="1060" w:name="_Toc233378226"/>
      <w:r w:rsidRPr="1396ABA9">
        <w:rPr>
          <w:rFonts w:cs="Times New Roman"/>
          <w:lang w:val="en-US"/>
        </w:rPr>
        <w:t xml:space="preserve">12.1 </w:t>
      </w:r>
      <w:r w:rsidR="1A6BC5A2" w:rsidRPr="1396ABA9">
        <w:rPr>
          <w:rFonts w:cs="Times New Roman"/>
          <w:lang w:val="en-US"/>
        </w:rPr>
        <w:t>Login</w:t>
      </w:r>
      <w:bookmarkEnd w:id="1057"/>
      <w:bookmarkEnd w:id="1058"/>
      <w:bookmarkEnd w:id="1059"/>
      <w:bookmarkEnd w:id="1060"/>
    </w:p>
    <w:p w14:paraId="2493A147" w14:textId="55448D03" w:rsidR="675A1A41" w:rsidRPr="00F24057" w:rsidRDefault="6D238420" w:rsidP="675A1A41">
      <w:pPr>
        <w:rPr>
          <w:rFonts w:cs="Times New Roman"/>
        </w:rPr>
      </w:pPr>
      <w:r w:rsidRPr="00F24057">
        <w:rPr>
          <w:rFonts w:cs="Times New Roman"/>
          <w:noProof/>
        </w:rPr>
        <w:drawing>
          <wp:inline distT="0" distB="0" distL="0" distR="0" wp14:anchorId="63FB537B" wp14:editId="2E760A65">
            <wp:extent cx="5943600" cy="5543550"/>
            <wp:effectExtent l="0" t="0" r="0" b="0"/>
            <wp:docPr id="1637661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61302" name="Picture 1637661302"/>
                    <pic:cNvPicPr/>
                  </pic:nvPicPr>
                  <pic:blipFill>
                    <a:blip r:embed="rId71">
                      <a:extLst>
                        <a:ext uri="{28A0092B-C50C-407E-A947-70E740481C1C}">
                          <a14:useLocalDpi xmlns:a14="http://schemas.microsoft.com/office/drawing/2010/main"/>
                        </a:ext>
                      </a:extLst>
                    </a:blip>
                    <a:stretch>
                      <a:fillRect/>
                    </a:stretch>
                  </pic:blipFill>
                  <pic:spPr>
                    <a:xfrm>
                      <a:off x="0" y="0"/>
                      <a:ext cx="5943600" cy="5543550"/>
                    </a:xfrm>
                    <a:prstGeom prst="rect">
                      <a:avLst/>
                    </a:prstGeom>
                  </pic:spPr>
                </pic:pic>
              </a:graphicData>
            </a:graphic>
          </wp:inline>
        </w:drawing>
      </w:r>
    </w:p>
    <w:p w14:paraId="1C0D1A24" w14:textId="764CF005" w:rsidR="2D29DC31" w:rsidRPr="00F24057" w:rsidRDefault="2D29DC31" w:rsidP="2D29DC31">
      <w:pPr>
        <w:rPr>
          <w:rFonts w:cs="Times New Roman"/>
        </w:rPr>
      </w:pPr>
    </w:p>
    <w:p w14:paraId="0089D661" w14:textId="03E8BEB4" w:rsidR="42DD51ED" w:rsidRPr="00F24057" w:rsidRDefault="42DD51ED" w:rsidP="42DD51ED">
      <w:pPr>
        <w:pStyle w:val="Heading2"/>
        <w:rPr>
          <w:rFonts w:cs="Times New Roman"/>
          <w:lang w:val="en-US"/>
        </w:rPr>
      </w:pPr>
    </w:p>
    <w:p w14:paraId="704BB913" w14:textId="0C4A6CB2" w:rsidR="42DD51ED" w:rsidRPr="00F24057" w:rsidRDefault="42DD51ED" w:rsidP="42DD51ED">
      <w:pPr>
        <w:pStyle w:val="Heading2"/>
        <w:rPr>
          <w:rFonts w:cs="Times New Roman"/>
          <w:lang w:val="en-US"/>
        </w:rPr>
      </w:pPr>
    </w:p>
    <w:p w14:paraId="26174B4E" w14:textId="214C9227" w:rsidR="1A6BC5A2" w:rsidRPr="00F24057" w:rsidRDefault="1A6BC5A2" w:rsidP="61B49C8E">
      <w:pPr>
        <w:pStyle w:val="Heading2"/>
        <w:rPr>
          <w:rFonts w:cs="Times New Roman"/>
          <w:lang w:val="en-US"/>
        </w:rPr>
      </w:pPr>
    </w:p>
    <w:p w14:paraId="3B20DE80" w14:textId="7A9D3EF7" w:rsidR="1A6BC5A2" w:rsidRPr="00F24057" w:rsidRDefault="1A6BC5A2" w:rsidP="61B49C8E">
      <w:r>
        <w:br w:type="page"/>
      </w:r>
    </w:p>
    <w:p w14:paraId="5DB2A455" w14:textId="3859F321" w:rsidR="1A6BC5A2" w:rsidRPr="00F24057" w:rsidRDefault="5FDCB619" w:rsidP="2AEDAABF">
      <w:pPr>
        <w:pStyle w:val="Heading2"/>
        <w:rPr>
          <w:rFonts w:cs="Times New Roman"/>
          <w:lang w:val="en-US"/>
        </w:rPr>
      </w:pPr>
      <w:bookmarkStart w:id="1061" w:name="_Toc326837915"/>
      <w:bookmarkStart w:id="1062" w:name="_Toc1452801873"/>
      <w:bookmarkStart w:id="1063" w:name="_Toc233377587"/>
      <w:bookmarkStart w:id="1064" w:name="_Toc233378227"/>
      <w:r w:rsidRPr="1396ABA9">
        <w:rPr>
          <w:rFonts w:cs="Times New Roman"/>
          <w:lang w:val="en-US"/>
        </w:rPr>
        <w:t xml:space="preserve">12.2 </w:t>
      </w:r>
      <w:r w:rsidR="1A6BC5A2" w:rsidRPr="00F24057">
        <w:rPr>
          <w:rFonts w:cs="Times New Roman"/>
          <w:lang w:val="en-US"/>
        </w:rPr>
        <w:t>Create Quotation</w:t>
      </w:r>
      <w:bookmarkEnd w:id="1061"/>
      <w:bookmarkEnd w:id="1062"/>
      <w:bookmarkEnd w:id="1063"/>
      <w:bookmarkEnd w:id="1064"/>
    </w:p>
    <w:p w14:paraId="01FBD454" w14:textId="1D2D4323" w:rsidR="5A378E2C" w:rsidRPr="00F24057" w:rsidRDefault="5DD096D5" w:rsidP="5A378E2C">
      <w:pPr>
        <w:rPr>
          <w:rFonts w:cs="Times New Roman"/>
        </w:rPr>
      </w:pPr>
      <w:r w:rsidRPr="00F24057">
        <w:rPr>
          <w:rFonts w:cs="Times New Roman"/>
          <w:noProof/>
        </w:rPr>
        <w:drawing>
          <wp:inline distT="0" distB="0" distL="0" distR="0" wp14:anchorId="5CBE0668" wp14:editId="23FB491C">
            <wp:extent cx="5943600" cy="3181350"/>
            <wp:effectExtent l="0" t="0" r="0" b="0"/>
            <wp:docPr id="440150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50656" name="Picture 440150656"/>
                    <pic:cNvPicPr/>
                  </pic:nvPicPr>
                  <pic:blipFill>
                    <a:blip r:embed="rId72">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p>
    <w:p w14:paraId="131EB9DF" w14:textId="25E54F8B" w:rsidR="3CB75BC6" w:rsidRPr="00F24057" w:rsidRDefault="3CB75BC6" w:rsidP="3CB75BC6">
      <w:pPr>
        <w:pStyle w:val="Heading2"/>
        <w:rPr>
          <w:rFonts w:cs="Times New Roman"/>
          <w:lang w:val="en-US"/>
        </w:rPr>
      </w:pPr>
    </w:p>
    <w:p w14:paraId="7046C333" w14:textId="296B26B8" w:rsidR="3CB75BC6" w:rsidRPr="00F24057" w:rsidRDefault="3CB75BC6" w:rsidP="3CB75BC6">
      <w:pPr>
        <w:pStyle w:val="Heading2"/>
        <w:rPr>
          <w:rFonts w:cs="Times New Roman"/>
          <w:lang w:val="en-US"/>
        </w:rPr>
      </w:pPr>
    </w:p>
    <w:p w14:paraId="0A63FEA7" w14:textId="603ADA39" w:rsidR="3CB75BC6" w:rsidRPr="00F24057" w:rsidRDefault="3CB75BC6" w:rsidP="3CB75BC6">
      <w:pPr>
        <w:pStyle w:val="Heading2"/>
        <w:rPr>
          <w:rFonts w:cs="Times New Roman"/>
          <w:lang w:val="en-US"/>
        </w:rPr>
      </w:pPr>
    </w:p>
    <w:p w14:paraId="716D808D" w14:textId="2C417211" w:rsidR="3CB75BC6" w:rsidRPr="00F24057" w:rsidRDefault="3CB75BC6" w:rsidP="3CB75BC6">
      <w:pPr>
        <w:pStyle w:val="Heading2"/>
        <w:rPr>
          <w:rFonts w:cs="Times New Roman"/>
          <w:lang w:val="en-US"/>
        </w:rPr>
      </w:pPr>
    </w:p>
    <w:p w14:paraId="339CA819" w14:textId="0AB2CC26" w:rsidR="3CB75BC6" w:rsidRPr="00F24057" w:rsidRDefault="3CB75BC6" w:rsidP="3CB75BC6">
      <w:pPr>
        <w:pStyle w:val="Heading2"/>
        <w:rPr>
          <w:rFonts w:cs="Times New Roman"/>
          <w:lang w:val="en-US"/>
        </w:rPr>
      </w:pPr>
    </w:p>
    <w:p w14:paraId="435E017A" w14:textId="60AD4E50" w:rsidR="3CB75BC6" w:rsidRPr="00F24057" w:rsidRDefault="3CB75BC6" w:rsidP="3CB75BC6">
      <w:pPr>
        <w:pStyle w:val="Heading2"/>
        <w:rPr>
          <w:rFonts w:cs="Times New Roman"/>
          <w:lang w:val="en-US"/>
        </w:rPr>
      </w:pPr>
    </w:p>
    <w:p w14:paraId="7825FF11" w14:textId="7A3AF547" w:rsidR="3CB75BC6" w:rsidRPr="00F24057" w:rsidRDefault="3CB75BC6" w:rsidP="3CB75BC6">
      <w:pPr>
        <w:pStyle w:val="Heading2"/>
        <w:rPr>
          <w:rFonts w:cs="Times New Roman"/>
          <w:lang w:val="en-US"/>
        </w:rPr>
      </w:pPr>
    </w:p>
    <w:p w14:paraId="00C82FB9" w14:textId="59333F69" w:rsidR="3CB75BC6" w:rsidRPr="00F24057" w:rsidRDefault="3CB75BC6" w:rsidP="3CB75BC6">
      <w:pPr>
        <w:pStyle w:val="Heading2"/>
        <w:rPr>
          <w:rFonts w:cs="Times New Roman"/>
          <w:lang w:val="en-US"/>
        </w:rPr>
      </w:pPr>
    </w:p>
    <w:p w14:paraId="3B9229AE" w14:textId="62F7EEA1" w:rsidR="3CB75BC6" w:rsidRPr="00F24057" w:rsidRDefault="3CB75BC6" w:rsidP="3CB75BC6">
      <w:pPr>
        <w:pStyle w:val="Heading2"/>
        <w:rPr>
          <w:rFonts w:cs="Times New Roman"/>
          <w:lang w:val="en-US"/>
        </w:rPr>
      </w:pPr>
    </w:p>
    <w:p w14:paraId="79581853" w14:textId="7EA0A11B" w:rsidR="42DD51ED" w:rsidRPr="00F24057" w:rsidRDefault="42DD51ED" w:rsidP="42DD51ED">
      <w:pPr>
        <w:pStyle w:val="Heading2"/>
        <w:rPr>
          <w:rFonts w:cs="Times New Roman"/>
          <w:lang w:val="en-US"/>
        </w:rPr>
      </w:pPr>
    </w:p>
    <w:p w14:paraId="52DABC36" w14:textId="5B76148B" w:rsidR="42DD51ED" w:rsidRPr="00F24057" w:rsidRDefault="42DD51ED" w:rsidP="42DD51ED">
      <w:pPr>
        <w:pStyle w:val="Heading2"/>
        <w:rPr>
          <w:rFonts w:cs="Times New Roman"/>
          <w:lang w:val="en-US"/>
        </w:rPr>
      </w:pPr>
    </w:p>
    <w:p w14:paraId="6282DB3D" w14:textId="05D72D74" w:rsidR="42DD51ED" w:rsidRPr="00F24057" w:rsidRDefault="42DD51ED" w:rsidP="42DD51ED">
      <w:pPr>
        <w:pStyle w:val="Heading2"/>
        <w:rPr>
          <w:rFonts w:cs="Times New Roman"/>
          <w:lang w:val="en-US"/>
        </w:rPr>
      </w:pPr>
    </w:p>
    <w:p w14:paraId="166F3761" w14:textId="75D4BB23" w:rsidR="1A6BC5A2" w:rsidRPr="00F24057" w:rsidRDefault="1A6BC5A2" w:rsidP="61B49C8E">
      <w:pPr>
        <w:pStyle w:val="Heading2"/>
        <w:rPr>
          <w:rFonts w:cs="Times New Roman"/>
          <w:lang w:val="en-US"/>
        </w:rPr>
      </w:pPr>
    </w:p>
    <w:p w14:paraId="3F0F3041" w14:textId="4AA36199" w:rsidR="1A6BC5A2" w:rsidRPr="00F24057" w:rsidRDefault="1A6BC5A2" w:rsidP="61B49C8E">
      <w:r>
        <w:br w:type="page"/>
      </w:r>
    </w:p>
    <w:p w14:paraId="037140AA" w14:textId="585017B4" w:rsidR="1A6BC5A2" w:rsidRPr="00F24057" w:rsidRDefault="4B6A0BBC" w:rsidP="2AEDAABF">
      <w:pPr>
        <w:pStyle w:val="Heading2"/>
        <w:rPr>
          <w:rFonts w:cs="Times New Roman"/>
          <w:lang w:val="en-US"/>
        </w:rPr>
      </w:pPr>
      <w:bookmarkStart w:id="1065" w:name="_Toc1464678255"/>
      <w:bookmarkStart w:id="1066" w:name="_Toc1219262360"/>
      <w:bookmarkStart w:id="1067" w:name="_Toc233377588"/>
      <w:bookmarkStart w:id="1068" w:name="_Toc233378228"/>
      <w:r w:rsidRPr="7130FB4A">
        <w:rPr>
          <w:rFonts w:cs="Times New Roman"/>
          <w:lang w:val="en-US"/>
        </w:rPr>
        <w:t xml:space="preserve">12.3 </w:t>
      </w:r>
      <w:r w:rsidR="1A6BC5A2" w:rsidRPr="7130FB4A">
        <w:rPr>
          <w:rFonts w:cs="Times New Roman"/>
          <w:lang w:val="en-US"/>
        </w:rPr>
        <w:t>Create</w:t>
      </w:r>
      <w:r w:rsidR="1A6BC5A2" w:rsidRPr="00F24057">
        <w:rPr>
          <w:rFonts w:cs="Times New Roman"/>
          <w:lang w:val="en-US"/>
        </w:rPr>
        <w:t xml:space="preserve"> Order</w:t>
      </w:r>
      <w:bookmarkEnd w:id="1065"/>
      <w:bookmarkEnd w:id="1066"/>
      <w:bookmarkEnd w:id="1067"/>
      <w:bookmarkEnd w:id="1068"/>
    </w:p>
    <w:p w14:paraId="0BEC3CF0" w14:textId="07FA9ADE" w:rsidR="526C755E" w:rsidRPr="00F24057" w:rsidRDefault="526C755E" w:rsidP="0008001D">
      <w:pPr>
        <w:rPr>
          <w:rFonts w:cs="Times New Roman"/>
        </w:rPr>
      </w:pPr>
      <w:bookmarkStart w:id="1069" w:name="_Toc233377589"/>
      <w:r>
        <w:drawing>
          <wp:inline distT="0" distB="0" distL="0" distR="0" wp14:anchorId="027CD6EC" wp14:editId="2757284B">
            <wp:extent cx="4775797" cy="2977218"/>
            <wp:effectExtent l="0" t="0" r="0" b="0"/>
            <wp:docPr id="5320585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58533" name="Picture 532058533"/>
                    <pic:cNvPicPr/>
                  </pic:nvPicPr>
                  <pic:blipFill>
                    <a:blip r:embed="rId73">
                      <a:extLst>
                        <a:ext uri="{28A0092B-C50C-407E-A947-70E740481C1C}">
                          <a14:useLocalDpi xmlns:a14="http://schemas.microsoft.com/office/drawing/2010/main"/>
                        </a:ext>
                      </a:extLst>
                    </a:blip>
                    <a:stretch>
                      <a:fillRect/>
                    </a:stretch>
                  </pic:blipFill>
                  <pic:spPr>
                    <a:xfrm>
                      <a:off x="0" y="0"/>
                      <a:ext cx="4775797" cy="2977218"/>
                    </a:xfrm>
                    <a:prstGeom prst="rect">
                      <a:avLst/>
                    </a:prstGeom>
                  </pic:spPr>
                </pic:pic>
              </a:graphicData>
            </a:graphic>
          </wp:inline>
        </w:drawing>
      </w:r>
      <w:bookmarkEnd w:id="1069"/>
    </w:p>
    <w:p w14:paraId="470C0099" w14:textId="75357954" w:rsidR="3CB75BC6" w:rsidRPr="00F24057" w:rsidRDefault="3CB75BC6" w:rsidP="3CB75BC6">
      <w:pPr>
        <w:pStyle w:val="Heading2"/>
        <w:rPr>
          <w:rFonts w:cs="Times New Roman"/>
          <w:lang w:val="en-US"/>
        </w:rPr>
      </w:pPr>
    </w:p>
    <w:p w14:paraId="21B3C650" w14:textId="48BF1754" w:rsidR="3CB75BC6" w:rsidRPr="00F24057" w:rsidRDefault="3CB75BC6" w:rsidP="3CB75BC6">
      <w:pPr>
        <w:pStyle w:val="Heading2"/>
        <w:rPr>
          <w:rFonts w:cs="Times New Roman"/>
          <w:lang w:val="en-US"/>
        </w:rPr>
      </w:pPr>
    </w:p>
    <w:p w14:paraId="79B9CBBE" w14:textId="06BE7CE2" w:rsidR="3CB75BC6" w:rsidRPr="00F24057" w:rsidRDefault="3CB75BC6" w:rsidP="3CB75BC6">
      <w:pPr>
        <w:pStyle w:val="Heading2"/>
        <w:rPr>
          <w:rFonts w:cs="Times New Roman"/>
          <w:lang w:val="en-US"/>
        </w:rPr>
      </w:pPr>
    </w:p>
    <w:p w14:paraId="6287BD02" w14:textId="68340527" w:rsidR="3CB75BC6" w:rsidRPr="00F24057" w:rsidRDefault="3CB75BC6" w:rsidP="3CB75BC6">
      <w:pPr>
        <w:pStyle w:val="Heading2"/>
        <w:rPr>
          <w:rFonts w:cs="Times New Roman"/>
          <w:lang w:val="en-US"/>
        </w:rPr>
      </w:pPr>
    </w:p>
    <w:p w14:paraId="73FE56B2" w14:textId="41F98312" w:rsidR="3CB75BC6" w:rsidRPr="00F24057" w:rsidRDefault="3CB75BC6" w:rsidP="3CB75BC6">
      <w:pPr>
        <w:pStyle w:val="Heading2"/>
        <w:rPr>
          <w:rFonts w:cs="Times New Roman"/>
          <w:lang w:val="en-US"/>
        </w:rPr>
      </w:pPr>
    </w:p>
    <w:p w14:paraId="153BA121" w14:textId="56097EB6" w:rsidR="3CB75BC6" w:rsidRPr="00F24057" w:rsidRDefault="3CB75BC6" w:rsidP="3CB75BC6">
      <w:pPr>
        <w:pStyle w:val="Heading2"/>
        <w:rPr>
          <w:rFonts w:cs="Times New Roman"/>
          <w:lang w:val="en-US"/>
        </w:rPr>
      </w:pPr>
    </w:p>
    <w:p w14:paraId="0F007AA2" w14:textId="52D2359F" w:rsidR="3CB75BC6" w:rsidRPr="00F24057" w:rsidRDefault="3CB75BC6" w:rsidP="3CB75BC6">
      <w:pPr>
        <w:pStyle w:val="Heading2"/>
        <w:rPr>
          <w:rFonts w:cs="Times New Roman"/>
          <w:lang w:val="en-US"/>
        </w:rPr>
      </w:pPr>
    </w:p>
    <w:p w14:paraId="65C9A58B" w14:textId="438A37A0" w:rsidR="3CB75BC6" w:rsidRPr="00F24057" w:rsidRDefault="3CB75BC6" w:rsidP="3CB75BC6">
      <w:pPr>
        <w:pStyle w:val="Heading2"/>
        <w:rPr>
          <w:rFonts w:cs="Times New Roman"/>
          <w:lang w:val="en-US"/>
        </w:rPr>
      </w:pPr>
    </w:p>
    <w:p w14:paraId="6CDEAA20" w14:textId="72AC9974" w:rsidR="3CB75BC6" w:rsidRPr="00F24057" w:rsidRDefault="3CB75BC6" w:rsidP="3CB75BC6">
      <w:pPr>
        <w:pStyle w:val="Heading2"/>
        <w:rPr>
          <w:rFonts w:cs="Times New Roman"/>
          <w:lang w:val="en-US"/>
        </w:rPr>
      </w:pPr>
    </w:p>
    <w:p w14:paraId="2A1A4586" w14:textId="72A4FBE8" w:rsidR="3CB75BC6" w:rsidRPr="00F24057" w:rsidRDefault="3CB75BC6" w:rsidP="3CB75BC6">
      <w:pPr>
        <w:pStyle w:val="Heading2"/>
        <w:rPr>
          <w:rFonts w:cs="Times New Roman"/>
          <w:lang w:val="en-US"/>
        </w:rPr>
      </w:pPr>
    </w:p>
    <w:p w14:paraId="4344F640" w14:textId="25FF089B" w:rsidR="3CB75BC6" w:rsidRPr="00F24057" w:rsidRDefault="3CB75BC6" w:rsidP="3CB75BC6">
      <w:pPr>
        <w:pStyle w:val="Heading2"/>
        <w:rPr>
          <w:rFonts w:cs="Times New Roman"/>
          <w:lang w:val="en-US"/>
        </w:rPr>
      </w:pPr>
    </w:p>
    <w:p w14:paraId="70CB03DF" w14:textId="1A26B6F1" w:rsidR="3CB75BC6" w:rsidRPr="00F24057" w:rsidRDefault="3CB75BC6" w:rsidP="3CB75BC6">
      <w:pPr>
        <w:pStyle w:val="Heading2"/>
        <w:rPr>
          <w:rFonts w:cs="Times New Roman"/>
          <w:lang w:val="en-US"/>
        </w:rPr>
      </w:pPr>
    </w:p>
    <w:p w14:paraId="6C1C5052" w14:textId="5EDA329B" w:rsidR="3CB75BC6" w:rsidRPr="00F24057" w:rsidRDefault="3CB75BC6" w:rsidP="3CB75BC6">
      <w:pPr>
        <w:pStyle w:val="Heading2"/>
        <w:rPr>
          <w:rFonts w:cs="Times New Roman"/>
          <w:lang w:val="en-US"/>
        </w:rPr>
      </w:pPr>
    </w:p>
    <w:p w14:paraId="23816F28" w14:textId="09F85BBB" w:rsidR="3CB75BC6" w:rsidRPr="00F24057" w:rsidRDefault="3CB75BC6" w:rsidP="3CB75BC6">
      <w:pPr>
        <w:pStyle w:val="Heading2"/>
        <w:rPr>
          <w:rFonts w:cs="Times New Roman"/>
          <w:lang w:val="en-US"/>
        </w:rPr>
      </w:pPr>
    </w:p>
    <w:p w14:paraId="4CC1F2B2" w14:textId="73B3E96B" w:rsidR="1A6BC5A2" w:rsidRPr="00F24057" w:rsidRDefault="1A6BC5A2" w:rsidP="7130FB4A">
      <w:pPr>
        <w:pStyle w:val="Heading2"/>
        <w:rPr>
          <w:rFonts w:cs="Times New Roman"/>
          <w:lang w:val="en-US"/>
        </w:rPr>
      </w:pPr>
    </w:p>
    <w:p w14:paraId="45188D43" w14:textId="3265BD45" w:rsidR="1A6BC5A2" w:rsidRPr="00F24057" w:rsidRDefault="1A6BC5A2" w:rsidP="7130FB4A">
      <w:r>
        <w:br w:type="page"/>
      </w:r>
    </w:p>
    <w:p w14:paraId="66F467F5" w14:textId="10AE37FF" w:rsidR="1A6BC5A2" w:rsidRPr="00F24057" w:rsidRDefault="4EE6F0E5" w:rsidP="2AEDAABF">
      <w:pPr>
        <w:pStyle w:val="Heading2"/>
        <w:rPr>
          <w:rFonts w:cs="Times New Roman"/>
          <w:lang w:val="en-US"/>
        </w:rPr>
      </w:pPr>
      <w:bookmarkStart w:id="1070" w:name="_Toc233377590"/>
      <w:bookmarkStart w:id="1071" w:name="_Toc233378229"/>
      <w:r w:rsidRPr="7130FB4A">
        <w:rPr>
          <w:rFonts w:cs="Times New Roman"/>
          <w:lang w:val="en-US"/>
        </w:rPr>
        <w:t>12.</w:t>
      </w:r>
      <w:bookmarkStart w:id="1072" w:name="_Toc1440581851"/>
      <w:bookmarkStart w:id="1073" w:name="_Toc1574539737"/>
      <w:r w:rsidRPr="5ACB214A">
        <w:rPr>
          <w:rFonts w:cs="Times New Roman"/>
          <w:lang w:val="en-US"/>
        </w:rPr>
        <w:t xml:space="preserve">4 </w:t>
      </w:r>
      <w:r w:rsidR="1A6BC5A2" w:rsidRPr="00F24057">
        <w:rPr>
          <w:rFonts w:cs="Times New Roman"/>
          <w:lang w:val="en-US"/>
        </w:rPr>
        <w:t>Modify order</w:t>
      </w:r>
      <w:bookmarkEnd w:id="1070"/>
      <w:bookmarkEnd w:id="1071"/>
      <w:bookmarkEnd w:id="1072"/>
      <w:bookmarkEnd w:id="1073"/>
    </w:p>
    <w:p w14:paraId="696285C0" w14:textId="46303AD2" w:rsidR="3CB75BC6" w:rsidRPr="00F24057" w:rsidRDefault="678849EC" w:rsidP="4A595561">
      <w:pPr>
        <w:rPr>
          <w:rFonts w:cs="Times New Roman"/>
        </w:rPr>
      </w:pPr>
      <w:r w:rsidRPr="00F24057">
        <w:rPr>
          <w:rFonts w:cs="Times New Roman"/>
          <w:noProof/>
        </w:rPr>
        <w:drawing>
          <wp:inline distT="0" distB="0" distL="0" distR="0" wp14:anchorId="4A209AC1" wp14:editId="501A2C1D">
            <wp:extent cx="5943600" cy="5400675"/>
            <wp:effectExtent l="0" t="0" r="0" b="0"/>
            <wp:docPr id="7896020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02084" name="Picture 789602084"/>
                    <pic:cNvPicPr/>
                  </pic:nvPicPr>
                  <pic:blipFill>
                    <a:blip r:embed="rId74">
                      <a:extLst>
                        <a:ext uri="{28A0092B-C50C-407E-A947-70E740481C1C}">
                          <a14:useLocalDpi xmlns:a14="http://schemas.microsoft.com/office/drawing/2010/main"/>
                        </a:ext>
                      </a:extLst>
                    </a:blip>
                    <a:stretch>
                      <a:fillRect/>
                    </a:stretch>
                  </pic:blipFill>
                  <pic:spPr>
                    <a:xfrm>
                      <a:off x="0" y="0"/>
                      <a:ext cx="5943600" cy="5400675"/>
                    </a:xfrm>
                    <a:prstGeom prst="rect">
                      <a:avLst/>
                    </a:prstGeom>
                  </pic:spPr>
                </pic:pic>
              </a:graphicData>
            </a:graphic>
          </wp:inline>
        </w:drawing>
      </w:r>
    </w:p>
    <w:p w14:paraId="042F7E31" w14:textId="6EF36A18" w:rsidR="3CB75BC6" w:rsidRPr="00F24057" w:rsidRDefault="3CB75BC6" w:rsidP="3CB75BC6">
      <w:pPr>
        <w:pStyle w:val="Heading2"/>
        <w:rPr>
          <w:rFonts w:cs="Times New Roman"/>
          <w:lang w:val="en-US"/>
        </w:rPr>
      </w:pPr>
    </w:p>
    <w:p w14:paraId="2C63F626" w14:textId="5A8E4006" w:rsidR="3CB75BC6" w:rsidRPr="00F24057" w:rsidRDefault="3CB75BC6" w:rsidP="3CB75BC6">
      <w:pPr>
        <w:pStyle w:val="Heading2"/>
        <w:rPr>
          <w:rFonts w:cs="Times New Roman"/>
          <w:lang w:val="en-US"/>
        </w:rPr>
      </w:pPr>
    </w:p>
    <w:p w14:paraId="163A2A32" w14:textId="17A2CEB5" w:rsidR="3CB75BC6" w:rsidRPr="00F24057" w:rsidRDefault="3CB75BC6" w:rsidP="3CB75BC6">
      <w:pPr>
        <w:pStyle w:val="Heading2"/>
        <w:rPr>
          <w:rFonts w:cs="Times New Roman"/>
          <w:lang w:val="en-US"/>
        </w:rPr>
      </w:pPr>
    </w:p>
    <w:p w14:paraId="5ED59899" w14:textId="6F15C99C" w:rsidR="5D038A12" w:rsidRPr="00F24057" w:rsidRDefault="5D038A12" w:rsidP="5D038A12">
      <w:pPr>
        <w:pStyle w:val="Heading2"/>
        <w:rPr>
          <w:rFonts w:cs="Times New Roman"/>
          <w:lang w:val="en-US"/>
        </w:rPr>
      </w:pPr>
    </w:p>
    <w:p w14:paraId="410B3ACA" w14:textId="72AC065A" w:rsidR="0051C6A9" w:rsidRPr="00F24057" w:rsidRDefault="0051C6A9" w:rsidP="0051C6A9">
      <w:pPr>
        <w:pStyle w:val="Heading2"/>
        <w:rPr>
          <w:rFonts w:cs="Times New Roman"/>
          <w:lang w:val="en-US"/>
        </w:rPr>
      </w:pPr>
    </w:p>
    <w:p w14:paraId="17D3C9CC" w14:textId="550472A4" w:rsidR="0051C6A9" w:rsidRPr="00F24057" w:rsidRDefault="0051C6A9" w:rsidP="0051C6A9">
      <w:pPr>
        <w:pStyle w:val="Heading2"/>
        <w:rPr>
          <w:rFonts w:cs="Times New Roman"/>
          <w:lang w:val="en-US"/>
        </w:rPr>
      </w:pPr>
    </w:p>
    <w:p w14:paraId="0BAF1A14" w14:textId="3EA2CAAC" w:rsidR="1A6BC5A2" w:rsidRPr="00F24057" w:rsidRDefault="1A6BC5A2" w:rsidP="6C5CE2C5">
      <w:pPr>
        <w:pStyle w:val="Heading2"/>
        <w:rPr>
          <w:rFonts w:cs="Times New Roman"/>
          <w:lang w:val="en-US"/>
        </w:rPr>
      </w:pPr>
    </w:p>
    <w:p w14:paraId="366999FD" w14:textId="0787CB72" w:rsidR="1A6BC5A2" w:rsidRPr="00F24057" w:rsidRDefault="1A6BC5A2" w:rsidP="6C5CE2C5">
      <w:r>
        <w:br w:type="page"/>
      </w:r>
    </w:p>
    <w:p w14:paraId="36AF71DD" w14:textId="662412F5" w:rsidR="1A6BC5A2" w:rsidRPr="00F24057" w:rsidRDefault="337ED49F" w:rsidP="2AEDAABF">
      <w:pPr>
        <w:pStyle w:val="Heading2"/>
        <w:rPr>
          <w:rFonts w:cs="Times New Roman"/>
          <w:lang w:val="en-US"/>
        </w:rPr>
      </w:pPr>
      <w:bookmarkStart w:id="1074" w:name="_Toc1683368678"/>
      <w:bookmarkStart w:id="1075" w:name="_Toc1768429240"/>
      <w:bookmarkStart w:id="1076" w:name="_Toc233377591"/>
      <w:bookmarkStart w:id="1077" w:name="_Toc233378230"/>
      <w:r w:rsidRPr="5ACB214A">
        <w:rPr>
          <w:rFonts w:cs="Times New Roman"/>
          <w:lang w:val="en-US"/>
        </w:rPr>
        <w:t>12.</w:t>
      </w:r>
      <w:r w:rsidRPr="6C5CE2C5">
        <w:rPr>
          <w:rFonts w:cs="Times New Roman"/>
          <w:lang w:val="en-US"/>
        </w:rPr>
        <w:t xml:space="preserve">5 </w:t>
      </w:r>
      <w:r w:rsidR="1A6BC5A2" w:rsidRPr="6C5CE2C5">
        <w:rPr>
          <w:rFonts w:cs="Times New Roman"/>
          <w:lang w:val="en-US"/>
        </w:rPr>
        <w:t>Track</w:t>
      </w:r>
      <w:r w:rsidR="1A6BC5A2" w:rsidRPr="00F24057">
        <w:rPr>
          <w:rFonts w:cs="Times New Roman"/>
          <w:lang w:val="en-US"/>
        </w:rPr>
        <w:t xml:space="preserve"> logistics status</w:t>
      </w:r>
      <w:bookmarkEnd w:id="1074"/>
      <w:bookmarkEnd w:id="1075"/>
      <w:bookmarkEnd w:id="1076"/>
      <w:bookmarkEnd w:id="1077"/>
    </w:p>
    <w:p w14:paraId="7CCC2E69" w14:textId="2FE3BB23" w:rsidR="08B3A17E" w:rsidRPr="00F24057" w:rsidRDefault="08B3A17E" w:rsidP="3CB75BC6">
      <w:pPr>
        <w:rPr>
          <w:rFonts w:cs="Times New Roman"/>
        </w:rPr>
      </w:pPr>
      <w:r w:rsidRPr="00F24057">
        <w:rPr>
          <w:rFonts w:cs="Times New Roman"/>
          <w:noProof/>
        </w:rPr>
        <w:drawing>
          <wp:inline distT="0" distB="0" distL="0" distR="0" wp14:anchorId="1E30D64B" wp14:editId="784E11F1">
            <wp:extent cx="4855474" cy="2980950"/>
            <wp:effectExtent l="0" t="0" r="0" b="0"/>
            <wp:docPr id="968897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97641" name="Picture 968897641"/>
                    <pic:cNvPicPr/>
                  </pic:nvPicPr>
                  <pic:blipFill>
                    <a:blip r:embed="rId75">
                      <a:extLst>
                        <a:ext uri="{28A0092B-C50C-407E-A947-70E740481C1C}">
                          <a14:useLocalDpi xmlns:a14="http://schemas.microsoft.com/office/drawing/2010/main"/>
                        </a:ext>
                      </a:extLst>
                    </a:blip>
                    <a:stretch>
                      <a:fillRect/>
                    </a:stretch>
                  </pic:blipFill>
                  <pic:spPr>
                    <a:xfrm>
                      <a:off x="0" y="0"/>
                      <a:ext cx="4855474" cy="2980950"/>
                    </a:xfrm>
                    <a:prstGeom prst="rect">
                      <a:avLst/>
                    </a:prstGeom>
                  </pic:spPr>
                </pic:pic>
              </a:graphicData>
            </a:graphic>
          </wp:inline>
        </w:drawing>
      </w:r>
    </w:p>
    <w:p w14:paraId="406C0062" w14:textId="53BCE4E6" w:rsidR="1A6BC5A2" w:rsidRPr="00F24057" w:rsidRDefault="72A97A81" w:rsidP="2AEDAABF">
      <w:pPr>
        <w:pStyle w:val="Heading2"/>
        <w:rPr>
          <w:rFonts w:cs="Times New Roman"/>
          <w:lang w:val="en-US"/>
        </w:rPr>
      </w:pPr>
      <w:bookmarkStart w:id="1078" w:name="_Toc671265666"/>
      <w:bookmarkStart w:id="1079" w:name="_Toc599968133"/>
      <w:bookmarkStart w:id="1080" w:name="_Toc233377592"/>
      <w:bookmarkStart w:id="1081" w:name="_Toc233378231"/>
      <w:r w:rsidRPr="698B7C79">
        <w:rPr>
          <w:rFonts w:cs="Times New Roman"/>
          <w:lang w:val="en-US"/>
        </w:rPr>
        <w:t xml:space="preserve">12.6 </w:t>
      </w:r>
      <w:r w:rsidR="1A6BC5A2" w:rsidRPr="00F24057">
        <w:rPr>
          <w:rFonts w:cs="Times New Roman"/>
          <w:lang w:val="en-US"/>
        </w:rPr>
        <w:t>Complete survey</w:t>
      </w:r>
      <w:bookmarkEnd w:id="1078"/>
      <w:bookmarkEnd w:id="1079"/>
      <w:bookmarkEnd w:id="1080"/>
      <w:bookmarkEnd w:id="1081"/>
    </w:p>
    <w:p w14:paraId="22BA4302" w14:textId="2D2A5B97" w:rsidR="33AF5FEA" w:rsidRPr="00F24057" w:rsidRDefault="33AF5FEA" w:rsidP="5BB2BFC4">
      <w:pPr>
        <w:rPr>
          <w:rFonts w:cs="Times New Roman"/>
        </w:rPr>
      </w:pPr>
      <w:r w:rsidRPr="00F24057">
        <w:rPr>
          <w:rFonts w:cs="Times New Roman"/>
          <w:noProof/>
        </w:rPr>
        <w:drawing>
          <wp:inline distT="0" distB="0" distL="0" distR="0" wp14:anchorId="01CBF999" wp14:editId="65D7BFD0">
            <wp:extent cx="4809754" cy="3255271"/>
            <wp:effectExtent l="0" t="0" r="0" b="0"/>
            <wp:docPr id="794305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0546" name="Picture 79430546"/>
                    <pic:cNvPicPr/>
                  </pic:nvPicPr>
                  <pic:blipFill>
                    <a:blip r:embed="rId76">
                      <a:extLst>
                        <a:ext uri="{28A0092B-C50C-407E-A947-70E740481C1C}">
                          <a14:useLocalDpi xmlns:a14="http://schemas.microsoft.com/office/drawing/2010/main"/>
                        </a:ext>
                      </a:extLst>
                    </a:blip>
                    <a:stretch>
                      <a:fillRect/>
                    </a:stretch>
                  </pic:blipFill>
                  <pic:spPr>
                    <a:xfrm>
                      <a:off x="0" y="0"/>
                      <a:ext cx="4809754" cy="3255271"/>
                    </a:xfrm>
                    <a:prstGeom prst="rect">
                      <a:avLst/>
                    </a:prstGeom>
                  </pic:spPr>
                </pic:pic>
              </a:graphicData>
            </a:graphic>
          </wp:inline>
        </w:drawing>
      </w:r>
    </w:p>
    <w:p w14:paraId="486B418B" w14:textId="250EAA2A" w:rsidR="77CC0930" w:rsidRPr="00F24057" w:rsidRDefault="77CC0930" w:rsidP="77CC0930">
      <w:pPr>
        <w:pStyle w:val="Heading2"/>
        <w:rPr>
          <w:rFonts w:cs="Times New Roman"/>
          <w:lang w:val="en-US"/>
        </w:rPr>
      </w:pPr>
    </w:p>
    <w:p w14:paraId="6FCAB19D" w14:textId="7E78394A" w:rsidR="77CC0930" w:rsidRPr="00F24057" w:rsidRDefault="77CC0930" w:rsidP="77CC0930">
      <w:pPr>
        <w:pStyle w:val="Heading2"/>
        <w:rPr>
          <w:rFonts w:cs="Times New Roman"/>
          <w:lang w:val="en-US"/>
        </w:rPr>
      </w:pPr>
    </w:p>
    <w:p w14:paraId="49735DED" w14:textId="61E44968" w:rsidR="44798262" w:rsidRPr="00F24057" w:rsidRDefault="44798262" w:rsidP="1FC0308E">
      <w:pPr>
        <w:pStyle w:val="Heading2"/>
        <w:rPr>
          <w:rFonts w:cs="Times New Roman"/>
          <w:lang w:val="en-US"/>
        </w:rPr>
      </w:pPr>
    </w:p>
    <w:p w14:paraId="67F19E61" w14:textId="3158082E" w:rsidR="44798262" w:rsidRPr="00F24057" w:rsidRDefault="44798262" w:rsidP="1FC0308E">
      <w:r>
        <w:br w:type="page"/>
      </w:r>
    </w:p>
    <w:p w14:paraId="2B4897F2" w14:textId="4A068832" w:rsidR="44798262" w:rsidRPr="00F24057" w:rsidRDefault="49905C35" w:rsidP="221C8AFD">
      <w:pPr>
        <w:pStyle w:val="Heading2"/>
        <w:rPr>
          <w:rFonts w:cs="Times New Roman"/>
          <w:lang w:val="en-US"/>
        </w:rPr>
      </w:pPr>
      <w:bookmarkStart w:id="1082" w:name="_Toc233377593"/>
      <w:bookmarkStart w:id="1083" w:name="_Toc233378232"/>
      <w:r w:rsidRPr="1FC0308E">
        <w:rPr>
          <w:rFonts w:cs="Times New Roman"/>
          <w:lang w:val="en-US"/>
        </w:rPr>
        <w:t xml:space="preserve">12.7 </w:t>
      </w:r>
      <w:bookmarkStart w:id="1084" w:name="_Toc115642933"/>
      <w:bookmarkStart w:id="1085" w:name="_Toc840803155"/>
      <w:r w:rsidR="44798262" w:rsidRPr="00F24057">
        <w:rPr>
          <w:rFonts w:cs="Times New Roman"/>
          <w:lang w:val="en-US"/>
        </w:rPr>
        <w:t>Create Survey</w:t>
      </w:r>
      <w:bookmarkEnd w:id="1082"/>
      <w:bookmarkEnd w:id="1083"/>
      <w:bookmarkEnd w:id="1084"/>
      <w:bookmarkEnd w:id="1085"/>
    </w:p>
    <w:p w14:paraId="0D9DA8EB" w14:textId="7FBABB6C" w:rsidR="0A6FD35B" w:rsidRPr="00F24057" w:rsidRDefault="0A6FD35B" w:rsidP="3CB75BC6">
      <w:pPr>
        <w:rPr>
          <w:rFonts w:cs="Times New Roman"/>
        </w:rPr>
      </w:pPr>
      <w:r w:rsidRPr="00F24057">
        <w:rPr>
          <w:rFonts w:cs="Times New Roman"/>
          <w:noProof/>
        </w:rPr>
        <w:drawing>
          <wp:inline distT="0" distB="0" distL="0" distR="0" wp14:anchorId="6F3ED7BA" wp14:editId="3FB8676A">
            <wp:extent cx="5524500" cy="5943600"/>
            <wp:effectExtent l="0" t="0" r="0" b="0"/>
            <wp:docPr id="91201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1627" name="Picture 91201627"/>
                    <pic:cNvPicPr/>
                  </pic:nvPicPr>
                  <pic:blipFill>
                    <a:blip r:embed="rId77">
                      <a:extLst>
                        <a:ext uri="{28A0092B-C50C-407E-A947-70E740481C1C}">
                          <a14:useLocalDpi xmlns:a14="http://schemas.microsoft.com/office/drawing/2010/main"/>
                        </a:ext>
                      </a:extLst>
                    </a:blip>
                    <a:stretch>
                      <a:fillRect/>
                    </a:stretch>
                  </pic:blipFill>
                  <pic:spPr>
                    <a:xfrm>
                      <a:off x="0" y="0"/>
                      <a:ext cx="5524500" cy="5943600"/>
                    </a:xfrm>
                    <a:prstGeom prst="rect">
                      <a:avLst/>
                    </a:prstGeom>
                  </pic:spPr>
                </pic:pic>
              </a:graphicData>
            </a:graphic>
          </wp:inline>
        </w:drawing>
      </w:r>
    </w:p>
    <w:p w14:paraId="47C4A508" w14:textId="72784C80" w:rsidR="6FA4678C" w:rsidRPr="00F24057" w:rsidRDefault="6FA4678C" w:rsidP="6FA4678C">
      <w:pPr>
        <w:pStyle w:val="Heading2"/>
        <w:rPr>
          <w:rFonts w:cs="Times New Roman"/>
          <w:lang w:val="en-US"/>
        </w:rPr>
      </w:pPr>
    </w:p>
    <w:p w14:paraId="1FC58AB9" w14:textId="6CE235D9" w:rsidR="6FA4678C" w:rsidRPr="00F24057" w:rsidRDefault="6FA4678C" w:rsidP="6FA4678C">
      <w:pPr>
        <w:pStyle w:val="Heading2"/>
        <w:rPr>
          <w:rFonts w:cs="Times New Roman"/>
          <w:lang w:val="en-US"/>
        </w:rPr>
      </w:pPr>
    </w:p>
    <w:p w14:paraId="2AA0A7B3" w14:textId="551705FA" w:rsidR="6FA4678C" w:rsidRPr="00F24057" w:rsidRDefault="6FA4678C" w:rsidP="6FA4678C">
      <w:pPr>
        <w:pStyle w:val="Heading2"/>
        <w:rPr>
          <w:rFonts w:cs="Times New Roman"/>
          <w:lang w:val="en-US"/>
        </w:rPr>
      </w:pPr>
    </w:p>
    <w:p w14:paraId="585625FA" w14:textId="477AC867" w:rsidR="6FA4678C" w:rsidRPr="00F24057" w:rsidRDefault="6FA4678C" w:rsidP="6FA4678C">
      <w:pPr>
        <w:pStyle w:val="Heading2"/>
        <w:rPr>
          <w:rFonts w:cs="Times New Roman"/>
          <w:lang w:val="en-US"/>
        </w:rPr>
      </w:pPr>
    </w:p>
    <w:p w14:paraId="523671C3" w14:textId="416AC7B0" w:rsidR="6FA4678C" w:rsidRPr="00F24057" w:rsidRDefault="6FA4678C" w:rsidP="6FA4678C">
      <w:pPr>
        <w:pStyle w:val="Heading2"/>
        <w:rPr>
          <w:rFonts w:cs="Times New Roman"/>
          <w:lang w:val="en-US"/>
        </w:rPr>
      </w:pPr>
    </w:p>
    <w:p w14:paraId="29ECD149" w14:textId="195AD2B9" w:rsidR="1A6BC5A2" w:rsidRPr="00F24057" w:rsidRDefault="1A6BC5A2" w:rsidP="23DC1A15">
      <w:pPr>
        <w:pStyle w:val="Heading2"/>
        <w:rPr>
          <w:rFonts w:cs="Times New Roman"/>
          <w:lang w:val="en-US"/>
        </w:rPr>
      </w:pPr>
    </w:p>
    <w:p w14:paraId="57024410" w14:textId="07E58588" w:rsidR="1A6BC5A2" w:rsidRPr="00F24057" w:rsidRDefault="1A6BC5A2" w:rsidP="23DC1A15">
      <w:r>
        <w:br w:type="page"/>
      </w:r>
    </w:p>
    <w:p w14:paraId="2B41AB21" w14:textId="715A6C76" w:rsidR="1A6BC5A2" w:rsidRPr="00F24057" w:rsidRDefault="6EE07804" w:rsidP="2AEDAABF">
      <w:pPr>
        <w:pStyle w:val="Heading2"/>
        <w:rPr>
          <w:rFonts w:cs="Times New Roman"/>
        </w:rPr>
      </w:pPr>
      <w:bookmarkStart w:id="1086" w:name="_Toc658710435"/>
      <w:bookmarkStart w:id="1087" w:name="_Toc1478775205"/>
      <w:bookmarkStart w:id="1088" w:name="_Toc233377594"/>
      <w:bookmarkStart w:id="1089" w:name="_Toc233378233"/>
      <w:r w:rsidRPr="6E9728AE">
        <w:rPr>
          <w:rFonts w:cs="Times New Roman"/>
          <w:lang w:val="en-US"/>
        </w:rPr>
        <w:t>12.8 R</w:t>
      </w:r>
      <w:r w:rsidR="1A6BC5A2" w:rsidRPr="6E9728AE">
        <w:rPr>
          <w:rFonts w:cs="Times New Roman"/>
          <w:lang w:val="en-US"/>
        </w:rPr>
        <w:t>eturn</w:t>
      </w:r>
      <w:r w:rsidR="1A6BC5A2" w:rsidRPr="00F24057">
        <w:rPr>
          <w:rFonts w:cs="Times New Roman"/>
          <w:lang w:val="en-US"/>
        </w:rPr>
        <w:t xml:space="preserve"> purchase</w:t>
      </w:r>
      <w:bookmarkEnd w:id="1086"/>
      <w:bookmarkEnd w:id="1087"/>
      <w:bookmarkEnd w:id="1088"/>
      <w:bookmarkEnd w:id="1089"/>
      <w:r w:rsidR="1A6BC5A2" w:rsidRPr="00F24057">
        <w:rPr>
          <w:rFonts w:cs="Times New Roman"/>
          <w:lang w:val="en-US"/>
        </w:rPr>
        <w:t xml:space="preserve"> </w:t>
      </w:r>
    </w:p>
    <w:p w14:paraId="693DA39F" w14:textId="416A4541" w:rsidR="4E9640F2" w:rsidRPr="00F24057" w:rsidRDefault="5450C49C" w:rsidP="4E9640F2">
      <w:pPr>
        <w:rPr>
          <w:rFonts w:cs="Times New Roman"/>
        </w:rPr>
      </w:pPr>
      <w:r w:rsidRPr="00F24057">
        <w:rPr>
          <w:rFonts w:cs="Times New Roman"/>
          <w:noProof/>
        </w:rPr>
        <w:drawing>
          <wp:inline distT="0" distB="0" distL="0" distR="0" wp14:anchorId="2848F546" wp14:editId="7FA10A98">
            <wp:extent cx="5448300" cy="5943600"/>
            <wp:effectExtent l="0" t="0" r="0" b="0"/>
            <wp:docPr id="9232742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74272" name="Picture 923274272"/>
                    <pic:cNvPicPr/>
                  </pic:nvPicPr>
                  <pic:blipFill>
                    <a:blip r:embed="rId78">
                      <a:extLst>
                        <a:ext uri="{28A0092B-C50C-407E-A947-70E740481C1C}">
                          <a14:useLocalDpi xmlns:a14="http://schemas.microsoft.com/office/drawing/2010/main"/>
                        </a:ext>
                      </a:extLst>
                    </a:blip>
                    <a:stretch>
                      <a:fillRect/>
                    </a:stretch>
                  </pic:blipFill>
                  <pic:spPr>
                    <a:xfrm>
                      <a:off x="0" y="0"/>
                      <a:ext cx="5448300" cy="5943600"/>
                    </a:xfrm>
                    <a:prstGeom prst="rect">
                      <a:avLst/>
                    </a:prstGeom>
                  </pic:spPr>
                </pic:pic>
              </a:graphicData>
            </a:graphic>
          </wp:inline>
        </w:drawing>
      </w:r>
    </w:p>
    <w:p w14:paraId="43E496EB" w14:textId="5C14624F" w:rsidR="0AD79E8A" w:rsidRPr="00F24057" w:rsidRDefault="0AD79E8A" w:rsidP="0AD79E8A">
      <w:pPr>
        <w:pStyle w:val="Heading2"/>
        <w:rPr>
          <w:rFonts w:cs="Times New Roman"/>
          <w:lang w:val="en-US"/>
        </w:rPr>
      </w:pPr>
    </w:p>
    <w:p w14:paraId="1D96D427" w14:textId="4AF3DB0E" w:rsidR="0AD79E8A" w:rsidRPr="00F24057" w:rsidRDefault="0AD79E8A" w:rsidP="0AD79E8A">
      <w:pPr>
        <w:pStyle w:val="Heading2"/>
        <w:rPr>
          <w:rFonts w:cs="Times New Roman"/>
          <w:lang w:val="en-US"/>
        </w:rPr>
      </w:pPr>
    </w:p>
    <w:p w14:paraId="31C3BF77" w14:textId="738B5C43" w:rsidR="0AD79E8A" w:rsidRPr="00F24057" w:rsidRDefault="0AD79E8A" w:rsidP="0AD79E8A">
      <w:pPr>
        <w:pStyle w:val="Heading2"/>
        <w:rPr>
          <w:rFonts w:cs="Times New Roman"/>
          <w:lang w:val="en-US"/>
        </w:rPr>
      </w:pPr>
    </w:p>
    <w:p w14:paraId="59EA8121" w14:textId="338D9F10" w:rsidR="52422CB4" w:rsidRPr="00F24057" w:rsidRDefault="52422CB4" w:rsidP="52422CB4">
      <w:pPr>
        <w:pStyle w:val="Heading2"/>
        <w:rPr>
          <w:rFonts w:cs="Times New Roman"/>
          <w:lang w:val="en-US"/>
        </w:rPr>
      </w:pPr>
    </w:p>
    <w:p w14:paraId="25478A3E" w14:textId="348964D5" w:rsidR="52422CB4" w:rsidRPr="00F24057" w:rsidRDefault="52422CB4" w:rsidP="52422CB4">
      <w:pPr>
        <w:pStyle w:val="Heading2"/>
        <w:rPr>
          <w:rFonts w:cs="Times New Roman"/>
          <w:lang w:val="en-US"/>
        </w:rPr>
      </w:pPr>
    </w:p>
    <w:p w14:paraId="559A8515" w14:textId="54963C8F" w:rsidR="1A6BC5A2" w:rsidRPr="00F24057" w:rsidRDefault="1A6BC5A2" w:rsidP="5C1DE818">
      <w:pPr>
        <w:pStyle w:val="Heading2"/>
        <w:rPr>
          <w:rFonts w:cs="Times New Roman"/>
          <w:lang w:val="en-US"/>
        </w:rPr>
      </w:pPr>
    </w:p>
    <w:p w14:paraId="761D1811" w14:textId="5EAA0F52" w:rsidR="1A6BC5A2" w:rsidRPr="00F24057" w:rsidRDefault="1A6BC5A2" w:rsidP="5C1DE818">
      <w:r>
        <w:br w:type="page"/>
      </w:r>
    </w:p>
    <w:p w14:paraId="61172931" w14:textId="394683E9" w:rsidR="1A6BC5A2" w:rsidRPr="00F24057" w:rsidRDefault="6D906220" w:rsidP="2AEDAABF">
      <w:pPr>
        <w:pStyle w:val="Heading2"/>
        <w:rPr>
          <w:rFonts w:cs="Times New Roman"/>
        </w:rPr>
      </w:pPr>
      <w:bookmarkStart w:id="1090" w:name="_Toc233377595"/>
      <w:bookmarkStart w:id="1091" w:name="_Toc233378234"/>
      <w:r w:rsidRPr="5C1DE818">
        <w:rPr>
          <w:rFonts w:cs="Times New Roman"/>
          <w:lang w:val="en-US"/>
        </w:rPr>
        <w:t xml:space="preserve">12.9 </w:t>
      </w:r>
      <w:r w:rsidR="1A6BC5A2" w:rsidRPr="5C1DE818">
        <w:rPr>
          <w:rFonts w:cs="Times New Roman"/>
          <w:lang w:val="en-US"/>
        </w:rPr>
        <w:t>Complete</w:t>
      </w:r>
      <w:bookmarkStart w:id="1092" w:name="_Toc451045784"/>
      <w:bookmarkStart w:id="1093" w:name="_Toc1673213200"/>
      <w:r w:rsidR="1A6BC5A2" w:rsidRPr="00F24057">
        <w:rPr>
          <w:rFonts w:cs="Times New Roman"/>
          <w:lang w:val="en-US"/>
        </w:rPr>
        <w:t xml:space="preserve"> Production</w:t>
      </w:r>
      <w:bookmarkEnd w:id="1090"/>
      <w:bookmarkEnd w:id="1091"/>
      <w:bookmarkEnd w:id="1092"/>
      <w:bookmarkEnd w:id="1093"/>
      <w:r w:rsidR="1A6BC5A2" w:rsidRPr="00F24057">
        <w:rPr>
          <w:rFonts w:cs="Times New Roman"/>
          <w:lang w:val="en-US"/>
        </w:rPr>
        <w:t xml:space="preserve"> </w:t>
      </w:r>
    </w:p>
    <w:p w14:paraId="73387083" w14:textId="163FEB28" w:rsidR="5F89C971" w:rsidRPr="00F24057" w:rsidRDefault="2316873F" w:rsidP="5F89C971">
      <w:pPr>
        <w:rPr>
          <w:rFonts w:cs="Times New Roman"/>
        </w:rPr>
      </w:pPr>
      <w:r w:rsidRPr="00F24057">
        <w:rPr>
          <w:rFonts w:cs="Times New Roman"/>
          <w:noProof/>
        </w:rPr>
        <w:drawing>
          <wp:inline distT="0" distB="0" distL="0" distR="0" wp14:anchorId="1E057E68" wp14:editId="34083C55">
            <wp:extent cx="5943600" cy="3638550"/>
            <wp:effectExtent l="0" t="0" r="0" b="0"/>
            <wp:docPr id="1128387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87691" name="Picture 1128387691"/>
                    <pic:cNvPicPr/>
                  </pic:nvPicPr>
                  <pic:blipFill>
                    <a:blip r:embed="rId79">
                      <a:extLst>
                        <a:ext uri="{28A0092B-C50C-407E-A947-70E740481C1C}">
                          <a14:useLocalDpi xmlns:a14="http://schemas.microsoft.com/office/drawing/2010/main"/>
                        </a:ext>
                      </a:extLst>
                    </a:blip>
                    <a:stretch>
                      <a:fillRect/>
                    </a:stretch>
                  </pic:blipFill>
                  <pic:spPr>
                    <a:xfrm>
                      <a:off x="0" y="0"/>
                      <a:ext cx="5943600" cy="3638550"/>
                    </a:xfrm>
                    <a:prstGeom prst="rect">
                      <a:avLst/>
                    </a:prstGeom>
                  </pic:spPr>
                </pic:pic>
              </a:graphicData>
            </a:graphic>
          </wp:inline>
        </w:drawing>
      </w:r>
    </w:p>
    <w:p w14:paraId="22DACA5F" w14:textId="15B00FEC" w:rsidR="54EC4691" w:rsidRPr="00F24057" w:rsidRDefault="54EC4691" w:rsidP="54EC4691">
      <w:pPr>
        <w:pStyle w:val="Heading2"/>
        <w:rPr>
          <w:rFonts w:cs="Times New Roman"/>
          <w:lang w:val="en-US"/>
        </w:rPr>
      </w:pPr>
    </w:p>
    <w:p w14:paraId="2DB71236" w14:textId="1F559E22" w:rsidR="54EC4691" w:rsidRPr="00F24057" w:rsidRDefault="54EC4691" w:rsidP="54EC4691">
      <w:pPr>
        <w:pStyle w:val="Heading2"/>
        <w:rPr>
          <w:rFonts w:cs="Times New Roman"/>
          <w:lang w:val="en-US"/>
        </w:rPr>
      </w:pPr>
    </w:p>
    <w:p w14:paraId="39813DC5" w14:textId="4B0417B5" w:rsidR="0AD79E8A" w:rsidRPr="00F24057" w:rsidRDefault="0AD79E8A" w:rsidP="0AD79E8A">
      <w:pPr>
        <w:pStyle w:val="Heading2"/>
        <w:rPr>
          <w:rFonts w:cs="Times New Roman"/>
          <w:lang w:val="en-US"/>
        </w:rPr>
      </w:pPr>
    </w:p>
    <w:p w14:paraId="114134DF" w14:textId="28EED641" w:rsidR="0AD79E8A" w:rsidRPr="00F24057" w:rsidRDefault="0AD79E8A" w:rsidP="0AD79E8A">
      <w:pPr>
        <w:pStyle w:val="Heading2"/>
        <w:rPr>
          <w:rFonts w:cs="Times New Roman"/>
          <w:lang w:val="en-US"/>
        </w:rPr>
      </w:pPr>
    </w:p>
    <w:p w14:paraId="18D41F86" w14:textId="345038F2" w:rsidR="0AD79E8A" w:rsidRPr="00F24057" w:rsidRDefault="0AD79E8A" w:rsidP="0AD79E8A">
      <w:pPr>
        <w:pStyle w:val="Heading2"/>
        <w:rPr>
          <w:rFonts w:cs="Times New Roman"/>
          <w:lang w:val="en-US"/>
        </w:rPr>
      </w:pPr>
    </w:p>
    <w:p w14:paraId="79320ED8" w14:textId="00A1D312" w:rsidR="0AD79E8A" w:rsidRPr="00F24057" w:rsidRDefault="0AD79E8A" w:rsidP="0AD79E8A">
      <w:pPr>
        <w:pStyle w:val="Heading2"/>
        <w:rPr>
          <w:rFonts w:cs="Times New Roman"/>
          <w:lang w:val="en-US"/>
        </w:rPr>
      </w:pPr>
    </w:p>
    <w:p w14:paraId="7ACDA7AF" w14:textId="69B4FCF2" w:rsidR="0AD79E8A" w:rsidRPr="00F24057" w:rsidRDefault="0AD79E8A" w:rsidP="0AD79E8A">
      <w:pPr>
        <w:pStyle w:val="Heading2"/>
        <w:rPr>
          <w:rFonts w:cs="Times New Roman"/>
          <w:lang w:val="en-US"/>
        </w:rPr>
      </w:pPr>
    </w:p>
    <w:p w14:paraId="7081229E" w14:textId="6B502F50" w:rsidR="0AD79E8A" w:rsidRPr="00F24057" w:rsidRDefault="0AD79E8A" w:rsidP="0AD79E8A">
      <w:pPr>
        <w:pStyle w:val="Heading2"/>
        <w:rPr>
          <w:rFonts w:cs="Times New Roman"/>
          <w:lang w:val="en-US"/>
        </w:rPr>
      </w:pPr>
    </w:p>
    <w:p w14:paraId="5DC3860A" w14:textId="2B88BE4B" w:rsidR="0AD79E8A" w:rsidRPr="00F24057" w:rsidRDefault="0AD79E8A" w:rsidP="0AD79E8A">
      <w:pPr>
        <w:pStyle w:val="Heading2"/>
        <w:rPr>
          <w:rFonts w:cs="Times New Roman"/>
          <w:lang w:val="en-US"/>
        </w:rPr>
      </w:pPr>
    </w:p>
    <w:p w14:paraId="1AFFE944" w14:textId="5BDDEDE0" w:rsidR="0AD79E8A" w:rsidRPr="00F24057" w:rsidRDefault="0AD79E8A" w:rsidP="0AD79E8A">
      <w:pPr>
        <w:pStyle w:val="Heading2"/>
        <w:rPr>
          <w:rFonts w:cs="Times New Roman"/>
          <w:lang w:val="en-US"/>
        </w:rPr>
      </w:pPr>
    </w:p>
    <w:p w14:paraId="2FBE4738" w14:textId="77B4F7C3" w:rsidR="0AD79E8A" w:rsidRPr="00F24057" w:rsidRDefault="0AD79E8A" w:rsidP="0AD79E8A">
      <w:pPr>
        <w:pStyle w:val="Heading2"/>
        <w:rPr>
          <w:rFonts w:cs="Times New Roman"/>
          <w:lang w:val="en-US"/>
        </w:rPr>
      </w:pPr>
    </w:p>
    <w:p w14:paraId="4BB8F02C" w14:textId="0EF128F4" w:rsidR="1A6BC5A2" w:rsidRPr="00F24057" w:rsidRDefault="1A6BC5A2" w:rsidP="28C60F7A">
      <w:pPr>
        <w:pStyle w:val="Heading2"/>
        <w:rPr>
          <w:rFonts w:cs="Times New Roman"/>
          <w:lang w:val="en-US"/>
        </w:rPr>
      </w:pPr>
    </w:p>
    <w:p w14:paraId="0A9CD38D" w14:textId="1C684837" w:rsidR="1A6BC5A2" w:rsidRPr="00F24057" w:rsidRDefault="1A6BC5A2" w:rsidP="28C60F7A">
      <w:r>
        <w:br w:type="page"/>
      </w:r>
    </w:p>
    <w:p w14:paraId="0DEB6DC9" w14:textId="3AB8EE0A" w:rsidR="1A6BC5A2" w:rsidRPr="00F24057" w:rsidRDefault="5E07E942" w:rsidP="2AEDAABF">
      <w:pPr>
        <w:pStyle w:val="Heading2"/>
        <w:rPr>
          <w:rFonts w:cs="Times New Roman"/>
        </w:rPr>
      </w:pPr>
      <w:bookmarkStart w:id="1094" w:name="_Toc1920827782"/>
      <w:bookmarkStart w:id="1095" w:name="_Toc539468669"/>
      <w:bookmarkStart w:id="1096" w:name="_Toc233377596"/>
      <w:bookmarkStart w:id="1097" w:name="_Toc233378235"/>
      <w:r w:rsidRPr="238D21F1">
        <w:rPr>
          <w:rFonts w:cs="Times New Roman"/>
          <w:lang w:val="en-US"/>
        </w:rPr>
        <w:t>12.</w:t>
      </w:r>
      <w:r w:rsidRPr="28C60F7A">
        <w:rPr>
          <w:rFonts w:cs="Times New Roman"/>
          <w:lang w:val="en-US"/>
        </w:rPr>
        <w:t xml:space="preserve">10 </w:t>
      </w:r>
      <w:r w:rsidR="1A6BC5A2" w:rsidRPr="28C60F7A">
        <w:rPr>
          <w:rFonts w:cs="Times New Roman"/>
          <w:lang w:val="en-US"/>
        </w:rPr>
        <w:t>Submit</w:t>
      </w:r>
      <w:r w:rsidR="1A6BC5A2" w:rsidRPr="00F24057">
        <w:rPr>
          <w:rFonts w:cs="Times New Roman"/>
          <w:lang w:val="en-US"/>
        </w:rPr>
        <w:t xml:space="preserve"> Raw Materials Request</w:t>
      </w:r>
      <w:bookmarkEnd w:id="1094"/>
      <w:bookmarkEnd w:id="1095"/>
      <w:bookmarkEnd w:id="1096"/>
      <w:bookmarkEnd w:id="1097"/>
      <w:r w:rsidR="1A6BC5A2" w:rsidRPr="00F24057">
        <w:rPr>
          <w:rFonts w:cs="Times New Roman"/>
          <w:lang w:val="en-US"/>
        </w:rPr>
        <w:t xml:space="preserve"> </w:t>
      </w:r>
    </w:p>
    <w:p w14:paraId="6980424C" w14:textId="7EDE1EEC" w:rsidR="74BC16CA" w:rsidRPr="00F24057" w:rsidRDefault="022CEDDC" w:rsidP="74BC16CA">
      <w:pPr>
        <w:rPr>
          <w:rFonts w:cs="Times New Roman"/>
        </w:rPr>
      </w:pPr>
      <w:r w:rsidRPr="00F24057">
        <w:rPr>
          <w:rFonts w:cs="Times New Roman"/>
          <w:noProof/>
        </w:rPr>
        <w:drawing>
          <wp:inline distT="0" distB="0" distL="0" distR="0" wp14:anchorId="19B35C4E" wp14:editId="63CB269A">
            <wp:extent cx="5762625" cy="5943600"/>
            <wp:effectExtent l="0" t="0" r="0" b="0"/>
            <wp:docPr id="482365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65178" name="Picture 482365178"/>
                    <pic:cNvPicPr/>
                  </pic:nvPicPr>
                  <pic:blipFill>
                    <a:blip r:embed="rId80">
                      <a:extLst>
                        <a:ext uri="{28A0092B-C50C-407E-A947-70E740481C1C}">
                          <a14:useLocalDpi xmlns:a14="http://schemas.microsoft.com/office/drawing/2010/main"/>
                        </a:ext>
                      </a:extLst>
                    </a:blip>
                    <a:stretch>
                      <a:fillRect/>
                    </a:stretch>
                  </pic:blipFill>
                  <pic:spPr>
                    <a:xfrm>
                      <a:off x="0" y="0"/>
                      <a:ext cx="5762625" cy="5943600"/>
                    </a:xfrm>
                    <a:prstGeom prst="rect">
                      <a:avLst/>
                    </a:prstGeom>
                  </pic:spPr>
                </pic:pic>
              </a:graphicData>
            </a:graphic>
          </wp:inline>
        </w:drawing>
      </w:r>
    </w:p>
    <w:p w14:paraId="5C659474" w14:textId="0A6D6B75" w:rsidR="54EC4691" w:rsidRPr="00F24057" w:rsidRDefault="54EC4691" w:rsidP="54EC4691">
      <w:pPr>
        <w:pStyle w:val="Heading2"/>
        <w:rPr>
          <w:rFonts w:cs="Times New Roman"/>
          <w:lang w:val="en-US"/>
        </w:rPr>
      </w:pPr>
    </w:p>
    <w:p w14:paraId="6565AC60" w14:textId="4ACBF66A" w:rsidR="02AF787B" w:rsidRPr="00F24057" w:rsidRDefault="02AF787B" w:rsidP="02AF787B">
      <w:pPr>
        <w:rPr>
          <w:rFonts w:cs="Times New Roman"/>
        </w:rPr>
      </w:pPr>
    </w:p>
    <w:p w14:paraId="7D91EB18" w14:textId="3E749178" w:rsidR="54EC4691" w:rsidRPr="00F24057" w:rsidRDefault="54EC4691" w:rsidP="54EC4691">
      <w:pPr>
        <w:pStyle w:val="Heading2"/>
        <w:rPr>
          <w:rFonts w:cs="Times New Roman"/>
          <w:lang w:val="en-US"/>
        </w:rPr>
      </w:pPr>
    </w:p>
    <w:p w14:paraId="6FEEF790" w14:textId="0AC8F04D" w:rsidR="54EC4691" w:rsidRPr="00F24057" w:rsidRDefault="54EC4691" w:rsidP="54EC4691">
      <w:pPr>
        <w:pStyle w:val="Heading2"/>
        <w:rPr>
          <w:rFonts w:cs="Times New Roman"/>
          <w:lang w:val="en-US"/>
        </w:rPr>
      </w:pPr>
    </w:p>
    <w:p w14:paraId="4027335E" w14:textId="337C7083" w:rsidR="685AFDB2" w:rsidRPr="00F24057" w:rsidRDefault="685AFDB2" w:rsidP="685AFDB2">
      <w:pPr>
        <w:pStyle w:val="Heading2"/>
        <w:rPr>
          <w:rFonts w:cs="Times New Roman"/>
          <w:lang w:val="en-US"/>
        </w:rPr>
      </w:pPr>
    </w:p>
    <w:p w14:paraId="03F117BB" w14:textId="3F36E174" w:rsidR="1A6BC5A2" w:rsidRPr="00F24057" w:rsidRDefault="1A6BC5A2" w:rsidP="28C60F7A">
      <w:pPr>
        <w:pStyle w:val="Heading2"/>
        <w:rPr>
          <w:rFonts w:cs="Times New Roman"/>
          <w:lang w:val="en-US"/>
        </w:rPr>
      </w:pPr>
    </w:p>
    <w:p w14:paraId="677E49A8" w14:textId="054CDCCE" w:rsidR="1A6BC5A2" w:rsidRPr="00F24057" w:rsidRDefault="1A6BC5A2" w:rsidP="28C60F7A">
      <w:r>
        <w:br w:type="page"/>
      </w:r>
    </w:p>
    <w:p w14:paraId="11348E0B" w14:textId="183F0BC0" w:rsidR="1A6BC5A2" w:rsidRPr="00F24057" w:rsidRDefault="2BE359C4" w:rsidP="2AEDAABF">
      <w:pPr>
        <w:pStyle w:val="Heading2"/>
        <w:rPr>
          <w:rFonts w:cs="Times New Roman"/>
        </w:rPr>
      </w:pPr>
      <w:bookmarkStart w:id="1098" w:name="_Toc233377597"/>
      <w:bookmarkStart w:id="1099" w:name="_Toc233378236"/>
      <w:r w:rsidRPr="28C60F7A">
        <w:rPr>
          <w:rFonts w:cs="Times New Roman"/>
          <w:lang w:val="en-US"/>
        </w:rPr>
        <w:t>12.</w:t>
      </w:r>
      <w:bookmarkStart w:id="1100" w:name="_Toc1496807260"/>
      <w:bookmarkStart w:id="1101" w:name="_Toc312713327"/>
      <w:r w:rsidRPr="62B4A6E3">
        <w:rPr>
          <w:rFonts w:cs="Times New Roman"/>
          <w:lang w:val="en-US"/>
        </w:rPr>
        <w:t xml:space="preserve">11 </w:t>
      </w:r>
      <w:r w:rsidR="1A6BC5A2" w:rsidRPr="00F24057">
        <w:rPr>
          <w:rFonts w:cs="Times New Roman"/>
          <w:lang w:val="en-US"/>
        </w:rPr>
        <w:t>Create Purchase Order</w:t>
      </w:r>
      <w:bookmarkEnd w:id="1098"/>
      <w:bookmarkEnd w:id="1099"/>
      <w:bookmarkEnd w:id="1100"/>
      <w:bookmarkEnd w:id="1101"/>
      <w:r w:rsidR="1A6BC5A2" w:rsidRPr="00F24057">
        <w:rPr>
          <w:rFonts w:cs="Times New Roman"/>
          <w:lang w:val="en-US"/>
        </w:rPr>
        <w:t xml:space="preserve">   </w:t>
      </w:r>
    </w:p>
    <w:p w14:paraId="362B3535" w14:textId="663806FD" w:rsidR="4FCF6DE9" w:rsidRPr="00F24057" w:rsidRDefault="65D8B8AA" w:rsidP="4FCF6DE9">
      <w:pPr>
        <w:rPr>
          <w:rFonts w:cs="Times New Roman"/>
        </w:rPr>
      </w:pPr>
      <w:r w:rsidRPr="00F24057">
        <w:rPr>
          <w:rFonts w:cs="Times New Roman"/>
          <w:noProof/>
        </w:rPr>
        <w:drawing>
          <wp:inline distT="0" distB="0" distL="0" distR="0" wp14:anchorId="4FCEA48B" wp14:editId="14D6C59D">
            <wp:extent cx="5943600" cy="4086225"/>
            <wp:effectExtent l="0" t="0" r="0" b="0"/>
            <wp:docPr id="20177882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88215" name="Picture 2017788215"/>
                    <pic:cNvPicPr/>
                  </pic:nvPicPr>
                  <pic:blipFill>
                    <a:blip r:embed="rId81">
                      <a:extLst>
                        <a:ext uri="{28A0092B-C50C-407E-A947-70E740481C1C}">
                          <a14:useLocalDpi xmlns:a14="http://schemas.microsoft.com/office/drawing/2010/main"/>
                        </a:ext>
                      </a:extLst>
                    </a:blip>
                    <a:stretch>
                      <a:fillRect/>
                    </a:stretch>
                  </pic:blipFill>
                  <pic:spPr>
                    <a:xfrm>
                      <a:off x="0" y="0"/>
                      <a:ext cx="5943600" cy="4086225"/>
                    </a:xfrm>
                    <a:prstGeom prst="rect">
                      <a:avLst/>
                    </a:prstGeom>
                  </pic:spPr>
                </pic:pic>
              </a:graphicData>
            </a:graphic>
          </wp:inline>
        </w:drawing>
      </w:r>
    </w:p>
    <w:p w14:paraId="1F050DF9" w14:textId="14104693" w:rsidR="505D93C5" w:rsidRPr="00F24057" w:rsidRDefault="505D93C5" w:rsidP="505D93C5">
      <w:pPr>
        <w:pStyle w:val="Heading2"/>
        <w:rPr>
          <w:rFonts w:cs="Times New Roman"/>
          <w:lang w:val="en-US"/>
        </w:rPr>
      </w:pPr>
    </w:p>
    <w:p w14:paraId="448E4D40" w14:textId="719E67D1" w:rsidR="505D93C5" w:rsidRPr="00F24057" w:rsidRDefault="505D93C5" w:rsidP="505D93C5">
      <w:pPr>
        <w:pStyle w:val="Heading2"/>
        <w:rPr>
          <w:rFonts w:cs="Times New Roman"/>
          <w:lang w:val="en-US"/>
        </w:rPr>
      </w:pPr>
    </w:p>
    <w:p w14:paraId="3AE9921F" w14:textId="47E8AEC4" w:rsidR="505D93C5" w:rsidRPr="00F24057" w:rsidRDefault="505D93C5" w:rsidP="505D93C5">
      <w:pPr>
        <w:pStyle w:val="Heading2"/>
        <w:rPr>
          <w:rFonts w:cs="Times New Roman"/>
          <w:lang w:val="en-US"/>
        </w:rPr>
      </w:pPr>
    </w:p>
    <w:p w14:paraId="6E35371B" w14:textId="4BE1859F" w:rsidR="505D93C5" w:rsidRPr="00F24057" w:rsidRDefault="505D93C5" w:rsidP="505D93C5">
      <w:pPr>
        <w:pStyle w:val="Heading2"/>
        <w:rPr>
          <w:rFonts w:cs="Times New Roman"/>
          <w:lang w:val="en-US"/>
        </w:rPr>
      </w:pPr>
    </w:p>
    <w:p w14:paraId="3A17D949" w14:textId="2EBADE6B" w:rsidR="505D93C5" w:rsidRPr="00F24057" w:rsidRDefault="505D93C5" w:rsidP="505D93C5">
      <w:pPr>
        <w:pStyle w:val="Heading2"/>
        <w:rPr>
          <w:rFonts w:cs="Times New Roman"/>
          <w:lang w:val="en-US"/>
        </w:rPr>
      </w:pPr>
    </w:p>
    <w:p w14:paraId="4DA69C20" w14:textId="34AE5A99" w:rsidR="505D93C5" w:rsidRPr="00F24057" w:rsidRDefault="505D93C5" w:rsidP="505D93C5">
      <w:pPr>
        <w:pStyle w:val="Heading2"/>
        <w:rPr>
          <w:rFonts w:cs="Times New Roman"/>
          <w:lang w:val="en-US"/>
        </w:rPr>
      </w:pPr>
    </w:p>
    <w:p w14:paraId="26C183F2" w14:textId="299DBC3C" w:rsidR="505D93C5" w:rsidRPr="00F24057" w:rsidRDefault="505D93C5" w:rsidP="505D93C5">
      <w:pPr>
        <w:pStyle w:val="Heading2"/>
        <w:rPr>
          <w:rFonts w:cs="Times New Roman"/>
          <w:lang w:val="en-US"/>
        </w:rPr>
      </w:pPr>
    </w:p>
    <w:p w14:paraId="50459A81" w14:textId="7707BF79" w:rsidR="505D93C5" w:rsidRPr="00F24057" w:rsidRDefault="505D93C5" w:rsidP="505D93C5">
      <w:pPr>
        <w:pStyle w:val="Heading2"/>
        <w:rPr>
          <w:rFonts w:cs="Times New Roman"/>
          <w:lang w:val="en-US"/>
        </w:rPr>
      </w:pPr>
    </w:p>
    <w:p w14:paraId="05FF716E" w14:textId="59CAEB99" w:rsidR="505D93C5" w:rsidRPr="00F24057" w:rsidRDefault="505D93C5" w:rsidP="505D93C5">
      <w:pPr>
        <w:pStyle w:val="Heading2"/>
        <w:rPr>
          <w:rFonts w:cs="Times New Roman"/>
          <w:lang w:val="en-US"/>
        </w:rPr>
      </w:pPr>
    </w:p>
    <w:p w14:paraId="477D6321" w14:textId="5788DD79" w:rsidR="505D93C5" w:rsidRPr="00F24057" w:rsidRDefault="505D93C5" w:rsidP="505D93C5">
      <w:pPr>
        <w:pStyle w:val="Heading2"/>
        <w:rPr>
          <w:rFonts w:cs="Times New Roman"/>
          <w:lang w:val="en-US"/>
        </w:rPr>
      </w:pPr>
    </w:p>
    <w:p w14:paraId="47C62017" w14:textId="6DA53C00" w:rsidR="1A6BC5A2" w:rsidRPr="00F24057" w:rsidRDefault="1A6BC5A2" w:rsidP="62B4A6E3">
      <w:pPr>
        <w:pStyle w:val="Heading2"/>
        <w:rPr>
          <w:rFonts w:cs="Times New Roman"/>
          <w:lang w:val="en-US"/>
        </w:rPr>
      </w:pPr>
    </w:p>
    <w:p w14:paraId="2473B009" w14:textId="321ED2AD" w:rsidR="1A6BC5A2" w:rsidRPr="00F24057" w:rsidRDefault="1A6BC5A2" w:rsidP="62B4A6E3">
      <w:r>
        <w:br w:type="page"/>
      </w:r>
    </w:p>
    <w:p w14:paraId="42983093" w14:textId="5A2D00FF" w:rsidR="1A6BC5A2" w:rsidRPr="00F24057" w:rsidRDefault="50A29995" w:rsidP="2AEDAABF">
      <w:pPr>
        <w:pStyle w:val="Heading2"/>
        <w:rPr>
          <w:rFonts w:cs="Times New Roman"/>
          <w:lang w:val="en-US"/>
        </w:rPr>
      </w:pPr>
      <w:bookmarkStart w:id="1102" w:name="_Toc233377598"/>
      <w:bookmarkStart w:id="1103" w:name="_Toc233378237"/>
      <w:r w:rsidRPr="62B4A6E3">
        <w:rPr>
          <w:rFonts w:cs="Times New Roman"/>
          <w:lang w:val="en-US"/>
        </w:rPr>
        <w:t xml:space="preserve">12.12 </w:t>
      </w:r>
      <w:bookmarkStart w:id="1104" w:name="_Toc161080177"/>
      <w:bookmarkStart w:id="1105" w:name="_Toc586763922"/>
      <w:r w:rsidR="1A6BC5A2" w:rsidRPr="00F24057">
        <w:rPr>
          <w:rFonts w:cs="Times New Roman"/>
          <w:lang w:val="en-US"/>
        </w:rPr>
        <w:t>Upload Reply Slip</w:t>
      </w:r>
      <w:bookmarkEnd w:id="1102"/>
      <w:bookmarkEnd w:id="1103"/>
      <w:bookmarkEnd w:id="1104"/>
      <w:bookmarkEnd w:id="1105"/>
    </w:p>
    <w:p w14:paraId="377C2B18" w14:textId="2EDEEF41" w:rsidR="0CEB704C" w:rsidRPr="00F24057" w:rsidRDefault="74AD0FD2" w:rsidP="0CEB704C">
      <w:pPr>
        <w:rPr>
          <w:rFonts w:cs="Times New Roman"/>
        </w:rPr>
      </w:pPr>
      <w:r w:rsidRPr="00F24057">
        <w:rPr>
          <w:rFonts w:cs="Times New Roman"/>
          <w:noProof/>
        </w:rPr>
        <w:drawing>
          <wp:inline distT="0" distB="0" distL="0" distR="0" wp14:anchorId="664166D5" wp14:editId="7F78B78E">
            <wp:extent cx="5943600" cy="3705225"/>
            <wp:effectExtent l="0" t="0" r="0" b="0"/>
            <wp:docPr id="1548077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77845" name="Picture 1548077845"/>
                    <pic:cNvPicPr/>
                  </pic:nvPicPr>
                  <pic:blipFill>
                    <a:blip r:embed="rId82">
                      <a:extLst>
                        <a:ext uri="{28A0092B-C50C-407E-A947-70E740481C1C}">
                          <a14:useLocalDpi xmlns:a14="http://schemas.microsoft.com/office/drawing/2010/main"/>
                        </a:ext>
                      </a:extLst>
                    </a:blip>
                    <a:stretch>
                      <a:fillRect/>
                    </a:stretch>
                  </pic:blipFill>
                  <pic:spPr>
                    <a:xfrm>
                      <a:off x="0" y="0"/>
                      <a:ext cx="5943600" cy="3705225"/>
                    </a:xfrm>
                    <a:prstGeom prst="rect">
                      <a:avLst/>
                    </a:prstGeom>
                  </pic:spPr>
                </pic:pic>
              </a:graphicData>
            </a:graphic>
          </wp:inline>
        </w:drawing>
      </w:r>
    </w:p>
    <w:p w14:paraId="6CC4E538" w14:textId="27907294" w:rsidR="4A317719" w:rsidRPr="00F24057" w:rsidRDefault="4A317719">
      <w:pPr>
        <w:rPr>
          <w:rFonts w:cs="Times New Roman"/>
        </w:rPr>
      </w:pPr>
      <w:r w:rsidRPr="00F24057">
        <w:rPr>
          <w:rFonts w:cs="Times New Roman"/>
        </w:rPr>
        <w:br w:type="page"/>
      </w:r>
    </w:p>
    <w:p w14:paraId="00B1A2C1" w14:textId="59CC7F90" w:rsidR="4A317719" w:rsidRPr="00F24057" w:rsidRDefault="4A317719" w:rsidP="4A317719">
      <w:pPr>
        <w:pStyle w:val="Heading2"/>
        <w:rPr>
          <w:rFonts w:cs="Times New Roman"/>
          <w:lang w:val="en-US"/>
        </w:rPr>
      </w:pPr>
    </w:p>
    <w:p w14:paraId="533CD1BB" w14:textId="678772CB" w:rsidR="4E8B3F77" w:rsidRPr="00F24057" w:rsidRDefault="159D05C2" w:rsidP="3148CC0A">
      <w:pPr>
        <w:pStyle w:val="Heading2"/>
        <w:rPr>
          <w:rFonts w:cs="Times New Roman"/>
          <w:lang w:val="en-US"/>
        </w:rPr>
      </w:pPr>
      <w:bookmarkStart w:id="1106" w:name="_Toc958911973"/>
      <w:bookmarkStart w:id="1107" w:name="_Toc470290861"/>
      <w:bookmarkStart w:id="1108" w:name="_Toc233377599"/>
      <w:bookmarkStart w:id="1109" w:name="_Toc233378238"/>
      <w:r w:rsidRPr="46D53051">
        <w:rPr>
          <w:rFonts w:cs="Times New Roman"/>
          <w:lang w:val="en-US"/>
        </w:rPr>
        <w:t xml:space="preserve">12.13 </w:t>
      </w:r>
      <w:r w:rsidR="4E8B3F77" w:rsidRPr="46D53051">
        <w:rPr>
          <w:rFonts w:cs="Times New Roman"/>
          <w:lang w:val="en-US"/>
        </w:rPr>
        <w:t>Create</w:t>
      </w:r>
      <w:r w:rsidR="4E8B3F77" w:rsidRPr="00F24057">
        <w:rPr>
          <w:rFonts w:cs="Times New Roman"/>
          <w:lang w:val="en-US"/>
        </w:rPr>
        <w:t xml:space="preserve"> delivery notes</w:t>
      </w:r>
      <w:bookmarkEnd w:id="1106"/>
      <w:bookmarkEnd w:id="1107"/>
      <w:bookmarkEnd w:id="1108"/>
      <w:bookmarkEnd w:id="1109"/>
    </w:p>
    <w:p w14:paraId="16E28680" w14:textId="698DD4DC" w:rsidR="3326B330" w:rsidRPr="00F24057" w:rsidRDefault="21A9CC61">
      <w:pPr>
        <w:rPr>
          <w:rFonts w:cs="Times New Roman"/>
        </w:rPr>
      </w:pPr>
      <w:r w:rsidRPr="00F24057">
        <w:rPr>
          <w:rFonts w:cs="Times New Roman"/>
          <w:noProof/>
        </w:rPr>
        <w:drawing>
          <wp:inline distT="0" distB="0" distL="0" distR="0" wp14:anchorId="25B8AA77" wp14:editId="7698F0FF">
            <wp:extent cx="7123939" cy="4897708"/>
            <wp:effectExtent l="0" t="1" r="0" b="0"/>
            <wp:docPr id="17410817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81702" name="Picture 1741081702"/>
                    <pic:cNvPicPr/>
                  </pic:nvPicPr>
                  <pic:blipFill>
                    <a:blip r:embed="rId83">
                      <a:extLst>
                        <a:ext uri="{28A0092B-C50C-407E-A947-70E740481C1C}">
                          <a14:useLocalDpi xmlns:a14="http://schemas.microsoft.com/office/drawing/2010/main"/>
                        </a:ext>
                      </a:extLst>
                    </a:blip>
                    <a:stretch>
                      <a:fillRect/>
                    </a:stretch>
                  </pic:blipFill>
                  <pic:spPr>
                    <a:xfrm rot="5400000">
                      <a:off x="0" y="0"/>
                      <a:ext cx="7123939" cy="4897708"/>
                    </a:xfrm>
                    <a:prstGeom prst="rect">
                      <a:avLst/>
                    </a:prstGeom>
                  </pic:spPr>
                </pic:pic>
              </a:graphicData>
            </a:graphic>
          </wp:inline>
        </w:drawing>
      </w:r>
    </w:p>
    <w:p w14:paraId="30CB45E6" w14:textId="47425B38" w:rsidR="1A6BC5A2" w:rsidRPr="00F24057" w:rsidRDefault="1A6BC5A2" w:rsidP="46D53051">
      <w:pPr>
        <w:pStyle w:val="Heading2"/>
        <w:rPr>
          <w:rFonts w:cs="Times New Roman"/>
          <w:lang w:val="en-US"/>
        </w:rPr>
      </w:pPr>
    </w:p>
    <w:p w14:paraId="5541677B" w14:textId="10CEF077" w:rsidR="1A6BC5A2" w:rsidRPr="00F24057" w:rsidRDefault="1A6BC5A2" w:rsidP="46D53051">
      <w:r>
        <w:br w:type="page"/>
      </w:r>
    </w:p>
    <w:p w14:paraId="790B1B1F" w14:textId="755BF3FE" w:rsidR="1A6BC5A2" w:rsidRPr="00F24057" w:rsidRDefault="669EF29E" w:rsidP="2AEDAABF">
      <w:pPr>
        <w:pStyle w:val="Heading2"/>
        <w:rPr>
          <w:rFonts w:cs="Times New Roman"/>
        </w:rPr>
      </w:pPr>
      <w:bookmarkStart w:id="1110" w:name="_Toc475590710"/>
      <w:bookmarkStart w:id="1111" w:name="_Toc529806122"/>
      <w:bookmarkStart w:id="1112" w:name="_Toc233377600"/>
      <w:bookmarkStart w:id="1113" w:name="_Toc233378239"/>
      <w:r w:rsidRPr="46D53051">
        <w:rPr>
          <w:rFonts w:cs="Times New Roman"/>
          <w:lang w:val="en-US"/>
        </w:rPr>
        <w:t xml:space="preserve">12.14 </w:t>
      </w:r>
      <w:r w:rsidR="1A6BC5A2" w:rsidRPr="00F24057">
        <w:rPr>
          <w:rFonts w:cs="Times New Roman"/>
          <w:lang w:val="en-US"/>
        </w:rPr>
        <w:t>Create invoice</w:t>
      </w:r>
      <w:bookmarkEnd w:id="1110"/>
      <w:bookmarkEnd w:id="1111"/>
      <w:bookmarkEnd w:id="1112"/>
      <w:bookmarkEnd w:id="1113"/>
      <w:r w:rsidR="1A6BC5A2" w:rsidRPr="00F24057">
        <w:rPr>
          <w:rFonts w:cs="Times New Roman"/>
          <w:lang w:val="en-US"/>
        </w:rPr>
        <w:t xml:space="preserve">  </w:t>
      </w:r>
    </w:p>
    <w:p w14:paraId="32F6D2A2" w14:textId="013C11C9" w:rsidR="32651A4E" w:rsidRPr="00F24057" w:rsidRDefault="32651A4E" w:rsidP="14851E49">
      <w:pPr>
        <w:rPr>
          <w:rFonts w:cs="Times New Roman"/>
        </w:rPr>
      </w:pPr>
      <w:r w:rsidRPr="00F24057">
        <w:rPr>
          <w:rFonts w:cs="Times New Roman"/>
          <w:noProof/>
        </w:rPr>
        <w:drawing>
          <wp:inline distT="0" distB="0" distL="0" distR="0" wp14:anchorId="51C54E9C" wp14:editId="254867AC">
            <wp:extent cx="7206935" cy="4963994"/>
            <wp:effectExtent l="0" t="1" r="0" b="0"/>
            <wp:docPr id="18777282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28284" name="Picture 1877728284"/>
                    <pic:cNvPicPr/>
                  </pic:nvPicPr>
                  <pic:blipFill>
                    <a:blip r:embed="rId84">
                      <a:extLst>
                        <a:ext uri="{28A0092B-C50C-407E-A947-70E740481C1C}">
                          <a14:useLocalDpi xmlns:a14="http://schemas.microsoft.com/office/drawing/2010/main"/>
                        </a:ext>
                      </a:extLst>
                    </a:blip>
                    <a:stretch>
                      <a:fillRect/>
                    </a:stretch>
                  </pic:blipFill>
                  <pic:spPr>
                    <a:xfrm rot="5400000">
                      <a:off x="0" y="0"/>
                      <a:ext cx="7206935" cy="4963994"/>
                    </a:xfrm>
                    <a:prstGeom prst="rect">
                      <a:avLst/>
                    </a:prstGeom>
                  </pic:spPr>
                </pic:pic>
              </a:graphicData>
            </a:graphic>
          </wp:inline>
        </w:drawing>
      </w:r>
    </w:p>
    <w:p w14:paraId="31A59199" w14:textId="1C5A496A" w:rsidR="1A6BC5A2" w:rsidRPr="00F24057" w:rsidRDefault="1A6BC5A2" w:rsidP="7F8D691E">
      <w:pPr>
        <w:rPr>
          <w:rFonts w:cs="Times New Roman"/>
        </w:rPr>
      </w:pPr>
      <w:r w:rsidRPr="00F24057">
        <w:rPr>
          <w:rFonts w:cs="Times New Roman"/>
        </w:rPr>
        <w:br w:type="page"/>
      </w:r>
    </w:p>
    <w:p w14:paraId="273A4226" w14:textId="2D50C461" w:rsidR="1A6BC5A2" w:rsidRPr="00F24057" w:rsidRDefault="69A44635" w:rsidP="2AEDAABF">
      <w:pPr>
        <w:pStyle w:val="Heading2"/>
        <w:rPr>
          <w:rFonts w:cs="Times New Roman"/>
          <w:lang w:val="en-US"/>
        </w:rPr>
      </w:pPr>
      <w:bookmarkStart w:id="1114" w:name="_Toc461626103"/>
      <w:bookmarkStart w:id="1115" w:name="_Toc62498624"/>
      <w:bookmarkStart w:id="1116" w:name="_Toc233377601"/>
      <w:bookmarkStart w:id="1117" w:name="_Toc233378240"/>
      <w:r w:rsidRPr="46D53051">
        <w:rPr>
          <w:rFonts w:cs="Times New Roman"/>
          <w:lang w:val="en-US"/>
        </w:rPr>
        <w:t xml:space="preserve">12.15 </w:t>
      </w:r>
      <w:r w:rsidR="1A6BC5A2" w:rsidRPr="00F24057">
        <w:rPr>
          <w:rFonts w:cs="Times New Roman"/>
          <w:lang w:val="en-US"/>
        </w:rPr>
        <w:t>Update order status</w:t>
      </w:r>
      <w:bookmarkEnd w:id="1114"/>
      <w:bookmarkEnd w:id="1115"/>
      <w:bookmarkEnd w:id="1116"/>
      <w:bookmarkEnd w:id="1117"/>
    </w:p>
    <w:p w14:paraId="3349918B" w14:textId="4586BEA9" w:rsidR="5D218AB3" w:rsidRPr="00F24057" w:rsidRDefault="0F2E87B1" w:rsidP="5D218AB3">
      <w:pPr>
        <w:rPr>
          <w:rFonts w:cs="Times New Roman"/>
        </w:rPr>
      </w:pPr>
      <w:r w:rsidRPr="00F24057">
        <w:rPr>
          <w:rFonts w:cs="Times New Roman"/>
          <w:noProof/>
        </w:rPr>
        <w:drawing>
          <wp:inline distT="0" distB="0" distL="0" distR="0" wp14:anchorId="74B8D1CA" wp14:editId="7BCF01E0">
            <wp:extent cx="7265371" cy="5868186"/>
            <wp:effectExtent l="0" t="1" r="0" b="0"/>
            <wp:docPr id="16798537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53788" name="Picture 1679853788"/>
                    <pic:cNvPicPr/>
                  </pic:nvPicPr>
                  <pic:blipFill>
                    <a:blip r:embed="rId85">
                      <a:extLst>
                        <a:ext uri="{28A0092B-C50C-407E-A947-70E740481C1C}">
                          <a14:useLocalDpi xmlns:a14="http://schemas.microsoft.com/office/drawing/2010/main"/>
                        </a:ext>
                      </a:extLst>
                    </a:blip>
                    <a:stretch>
                      <a:fillRect/>
                    </a:stretch>
                  </pic:blipFill>
                  <pic:spPr>
                    <a:xfrm rot="5400000">
                      <a:off x="0" y="0"/>
                      <a:ext cx="7265371" cy="5868186"/>
                    </a:xfrm>
                    <a:prstGeom prst="rect">
                      <a:avLst/>
                    </a:prstGeom>
                  </pic:spPr>
                </pic:pic>
              </a:graphicData>
            </a:graphic>
          </wp:inline>
        </w:drawing>
      </w:r>
    </w:p>
    <w:p w14:paraId="55B7780F" w14:textId="2167BBDD" w:rsidR="51D9F522" w:rsidRPr="00F24057" w:rsidRDefault="51D9F522">
      <w:pPr>
        <w:rPr>
          <w:rFonts w:cs="Times New Roman"/>
        </w:rPr>
      </w:pPr>
      <w:r w:rsidRPr="00F24057">
        <w:rPr>
          <w:rFonts w:cs="Times New Roman"/>
        </w:rPr>
        <w:br w:type="page"/>
      </w:r>
    </w:p>
    <w:p w14:paraId="4327DC79" w14:textId="5F8D5E84" w:rsidR="51D9F522" w:rsidRPr="00F24057" w:rsidRDefault="5C2D8E33" w:rsidP="51D9F522">
      <w:pPr>
        <w:pStyle w:val="Heading1"/>
        <w:rPr>
          <w:rFonts w:cs="Times New Roman"/>
        </w:rPr>
      </w:pPr>
      <w:bookmarkStart w:id="1118" w:name="_Toc375885350"/>
      <w:bookmarkStart w:id="1119" w:name="_Toc1689767483"/>
      <w:bookmarkStart w:id="1120" w:name="_Toc233377602"/>
      <w:bookmarkStart w:id="1121" w:name="_Toc233378241"/>
      <w:r w:rsidRPr="00F24057">
        <w:rPr>
          <w:rFonts w:cs="Times New Roman"/>
        </w:rPr>
        <w:t xml:space="preserve">13. </w:t>
      </w:r>
      <w:r w:rsidR="36654D4E" w:rsidRPr="00F24057">
        <w:rPr>
          <w:rFonts w:cs="Times New Roman"/>
        </w:rPr>
        <w:t>Entity Relation Diagram</w:t>
      </w:r>
      <w:bookmarkEnd w:id="1118"/>
      <w:bookmarkEnd w:id="1119"/>
      <w:bookmarkEnd w:id="1120"/>
      <w:bookmarkEnd w:id="1121"/>
    </w:p>
    <w:p w14:paraId="7D43F014" w14:textId="5DE2ADF2" w:rsidR="5B27A8A1" w:rsidRPr="00F24057" w:rsidRDefault="089B1359" w:rsidP="4E8AAF8B">
      <w:r>
        <w:rPr>
          <w:noProof/>
        </w:rPr>
        <w:drawing>
          <wp:inline distT="0" distB="0" distL="0" distR="0" wp14:anchorId="3C625315" wp14:editId="780D76D0">
            <wp:extent cx="5943600" cy="4095750"/>
            <wp:effectExtent l="0" t="0" r="0" b="0"/>
            <wp:docPr id="898428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28822" name="Picture 898428822"/>
                    <pic:cNvPicPr/>
                  </pic:nvPicPr>
                  <pic:blipFill>
                    <a:blip r:embed="rId86">
                      <a:extLst>
                        <a:ext uri="{28A0092B-C50C-407E-A947-70E740481C1C}">
                          <a14:useLocalDpi xmlns:a14="http://schemas.microsoft.com/office/drawing/2010/main"/>
                        </a:ext>
                      </a:extLst>
                    </a:blip>
                    <a:stretch>
                      <a:fillRect/>
                    </a:stretch>
                  </pic:blipFill>
                  <pic:spPr>
                    <a:xfrm>
                      <a:off x="0" y="0"/>
                      <a:ext cx="5943600" cy="4095750"/>
                    </a:xfrm>
                    <a:prstGeom prst="rect">
                      <a:avLst/>
                    </a:prstGeom>
                  </pic:spPr>
                </pic:pic>
              </a:graphicData>
            </a:graphic>
          </wp:inline>
        </w:drawing>
      </w:r>
    </w:p>
    <w:p w14:paraId="08277996" w14:textId="49576CA7" w:rsidR="0B4F8173" w:rsidRPr="00F24057" w:rsidRDefault="0B4F8173">
      <w:pPr>
        <w:rPr>
          <w:rFonts w:cs="Times New Roman"/>
        </w:rPr>
      </w:pPr>
      <w:r w:rsidRPr="00F24057">
        <w:rPr>
          <w:rFonts w:cs="Times New Roman"/>
        </w:rPr>
        <w:br w:type="page"/>
      </w:r>
    </w:p>
    <w:p w14:paraId="5FF51922" w14:textId="14775037" w:rsidR="76EABECE" w:rsidRPr="00F24057" w:rsidRDefault="3B7721CE" w:rsidP="4A9C4AE7">
      <w:pPr>
        <w:pStyle w:val="Heading1"/>
        <w:rPr>
          <w:rFonts w:cs="Times New Roman"/>
        </w:rPr>
      </w:pPr>
      <w:bookmarkStart w:id="1122" w:name="_Toc875275036"/>
      <w:bookmarkStart w:id="1123" w:name="_Toc1346515403"/>
      <w:bookmarkStart w:id="1124" w:name="_Toc233377603"/>
      <w:bookmarkStart w:id="1125" w:name="_Toc233378242"/>
      <w:r w:rsidRPr="697FC5A2">
        <w:rPr>
          <w:rFonts w:cs="Times New Roman"/>
        </w:rPr>
        <w:t xml:space="preserve">14. </w:t>
      </w:r>
      <w:r w:rsidR="5478FD46" w:rsidRPr="697FC5A2">
        <w:rPr>
          <w:rFonts w:cs="Times New Roman"/>
        </w:rPr>
        <w:t>Detailed Database Design</w:t>
      </w:r>
      <w:bookmarkEnd w:id="1122"/>
      <w:bookmarkEnd w:id="1123"/>
      <w:bookmarkEnd w:id="1124"/>
      <w:bookmarkEnd w:id="1125"/>
    </w:p>
    <w:p w14:paraId="5A101AEA" w14:textId="72DDA945" w:rsidR="122F0249" w:rsidRPr="00F24057" w:rsidRDefault="122F0249" w:rsidP="122F0249">
      <w:pPr>
        <w:rPr>
          <w:rFonts w:eastAsia="Times New Roman" w:cs="Times New Roman"/>
        </w:rPr>
      </w:pPr>
    </w:p>
    <w:p w14:paraId="2E63CD9C" w14:textId="2D21E93B" w:rsidR="30AD4672" w:rsidRPr="00F24057" w:rsidRDefault="30AD4672" w:rsidP="5C8018B8">
      <w:pPr>
        <w:rPr>
          <w:rFonts w:eastAsia="Times New Roman" w:cs="Times New Roman"/>
        </w:rPr>
      </w:pPr>
      <w:r w:rsidRPr="00F24057">
        <w:rPr>
          <w:rFonts w:eastAsia="Times New Roman" w:cs="Times New Roman"/>
        </w:rPr>
        <w:t>Table: Order</w:t>
      </w:r>
    </w:p>
    <w:tbl>
      <w:tblPr>
        <w:tblW w:w="0" w:type="auto"/>
        <w:tblLook w:val="04A0" w:firstRow="1" w:lastRow="0" w:firstColumn="1" w:lastColumn="0" w:noHBand="0" w:noVBand="1"/>
      </w:tblPr>
      <w:tblGrid>
        <w:gridCol w:w="2158"/>
        <w:gridCol w:w="1740"/>
        <w:gridCol w:w="780"/>
        <w:gridCol w:w="855"/>
        <w:gridCol w:w="3807"/>
      </w:tblGrid>
      <w:tr w:rsidR="001311BB" w:rsidRPr="00F24057" w14:paraId="0E6F153D" w14:textId="77777777" w:rsidTr="697FC5A2">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2C6F4C00" w14:textId="1AE5F8D4" w:rsidR="5C8018B8" w:rsidRPr="00F24057" w:rsidRDefault="5C8018B8" w:rsidP="5C8018B8">
            <w:pPr>
              <w:rPr>
                <w:rFonts w:eastAsia="Times New Roman" w:cs="Times New Roman"/>
              </w:rPr>
            </w:pPr>
            <w:bookmarkStart w:id="1126" w:name="_Toc299125956"/>
            <w:r w:rsidRPr="00F24057">
              <w:rPr>
                <w:rFonts w:eastAsia="Times New Roman" w:cs="Times New Roman"/>
              </w:rPr>
              <w:t>Column Name</w:t>
            </w:r>
            <w:bookmarkEnd w:id="1126"/>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tcPr>
          <w:p w14:paraId="2AF7C889" w14:textId="4A99A476" w:rsidR="5C8018B8" w:rsidRPr="00F24057" w:rsidRDefault="5C8018B8" w:rsidP="5C8018B8">
            <w:pPr>
              <w:rPr>
                <w:rFonts w:eastAsia="Times New Roman" w:cs="Times New Roman"/>
              </w:rPr>
            </w:pPr>
            <w:bookmarkStart w:id="1127" w:name="_Toc1913026892"/>
            <w:r w:rsidRPr="00F24057">
              <w:rPr>
                <w:rFonts w:eastAsia="Times New Roman" w:cs="Times New Roman"/>
              </w:rPr>
              <w:t>Datatype</w:t>
            </w:r>
            <w:bookmarkEnd w:id="1127"/>
          </w:p>
        </w:tc>
        <w:tc>
          <w:tcPr>
            <w:tcW w:w="780" w:type="dxa"/>
            <w:tcBorders>
              <w:top w:val="single" w:sz="8" w:space="0" w:color="auto"/>
              <w:left w:val="single" w:sz="8" w:space="0" w:color="auto"/>
              <w:bottom w:val="single" w:sz="8" w:space="0" w:color="auto"/>
              <w:right w:val="single" w:sz="8" w:space="0" w:color="auto"/>
            </w:tcBorders>
            <w:tcMar>
              <w:left w:w="108" w:type="dxa"/>
              <w:right w:w="108" w:type="dxa"/>
            </w:tcMar>
          </w:tcPr>
          <w:p w14:paraId="5B4BF7F3" w14:textId="36B0AC46" w:rsidR="5C8018B8" w:rsidRPr="00F24057" w:rsidRDefault="5C8018B8" w:rsidP="5C8018B8">
            <w:pPr>
              <w:rPr>
                <w:rFonts w:eastAsia="Times New Roman" w:cs="Times New Roman"/>
              </w:rPr>
            </w:pPr>
            <w:bookmarkStart w:id="1128" w:name="_Toc245539109"/>
            <w:r w:rsidRPr="00F24057">
              <w:rPr>
                <w:rFonts w:eastAsia="Times New Roman" w:cs="Times New Roman"/>
              </w:rPr>
              <w:t>Key?</w:t>
            </w:r>
            <w:bookmarkEnd w:id="1128"/>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tcPr>
          <w:p w14:paraId="56E90CCB" w14:textId="4F414CB7" w:rsidR="5C8018B8" w:rsidRPr="00F24057" w:rsidRDefault="5C8018B8" w:rsidP="5C8018B8">
            <w:pPr>
              <w:rPr>
                <w:rFonts w:eastAsia="Times New Roman" w:cs="Times New Roman"/>
              </w:rPr>
            </w:pPr>
            <w:bookmarkStart w:id="1129" w:name="_Toc975805237"/>
            <w:r w:rsidRPr="00F24057">
              <w:rPr>
                <w:rFonts w:eastAsia="Times New Roman" w:cs="Times New Roman"/>
              </w:rPr>
              <w:t>Null?</w:t>
            </w:r>
            <w:bookmarkEnd w:id="1129"/>
          </w:p>
        </w:tc>
        <w:tc>
          <w:tcPr>
            <w:tcW w:w="3815" w:type="dxa"/>
            <w:tcBorders>
              <w:top w:val="single" w:sz="8" w:space="0" w:color="auto"/>
              <w:left w:val="single" w:sz="8" w:space="0" w:color="auto"/>
              <w:bottom w:val="single" w:sz="8" w:space="0" w:color="auto"/>
              <w:right w:val="single" w:sz="8" w:space="0" w:color="auto"/>
            </w:tcBorders>
            <w:tcMar>
              <w:left w:w="108" w:type="dxa"/>
              <w:right w:w="108" w:type="dxa"/>
            </w:tcMar>
          </w:tcPr>
          <w:p w14:paraId="4AD1F9C3" w14:textId="293751CF" w:rsidR="5C8018B8" w:rsidRPr="00F24057" w:rsidRDefault="5C8018B8" w:rsidP="5C8018B8">
            <w:pPr>
              <w:rPr>
                <w:rFonts w:eastAsia="Times New Roman" w:cs="Times New Roman"/>
              </w:rPr>
            </w:pPr>
            <w:bookmarkStart w:id="1130" w:name="_Toc2049374849"/>
            <w:r w:rsidRPr="00F24057">
              <w:rPr>
                <w:rFonts w:eastAsia="Times New Roman" w:cs="Times New Roman"/>
              </w:rPr>
              <w:t>Description</w:t>
            </w:r>
            <w:bookmarkEnd w:id="1130"/>
          </w:p>
        </w:tc>
      </w:tr>
      <w:tr w:rsidR="001311BB" w:rsidRPr="00F24057" w14:paraId="7AFD2802" w14:textId="77777777" w:rsidTr="697FC5A2">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38F03096" w14:textId="713096F9" w:rsidR="5C8018B8" w:rsidRPr="00F24057" w:rsidRDefault="5C8018B8" w:rsidP="5C8018B8">
            <w:pPr>
              <w:rPr>
                <w:rFonts w:eastAsia="Times New Roman" w:cs="Times New Roman"/>
              </w:rPr>
            </w:pPr>
            <w:bookmarkStart w:id="1131" w:name="_Toc1059885764"/>
            <w:proofErr w:type="spellStart"/>
            <w:r w:rsidRPr="00F24057">
              <w:rPr>
                <w:rFonts w:eastAsia="Times New Roman" w:cs="Times New Roman"/>
              </w:rPr>
              <w:t>OrderID</w:t>
            </w:r>
            <w:bookmarkEnd w:id="1131"/>
            <w:proofErr w:type="spellEnd"/>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tcPr>
          <w:p w14:paraId="3F068ADD" w14:textId="1BE105BF" w:rsidR="5C8018B8" w:rsidRPr="00F24057" w:rsidRDefault="7D3D9623" w:rsidP="5C8018B8">
            <w:pPr>
              <w:rPr>
                <w:rFonts w:eastAsia="Times New Roman" w:cs="Times New Roman"/>
              </w:rPr>
            </w:pPr>
            <w:bookmarkStart w:id="1132" w:name="_Toc3257964"/>
            <w:proofErr w:type="gramStart"/>
            <w:r w:rsidRPr="697FC5A2">
              <w:rPr>
                <w:rFonts w:eastAsia="Times New Roman" w:cs="Times New Roman"/>
              </w:rPr>
              <w:t>varchar</w:t>
            </w:r>
            <w:r w:rsidR="07ACAD1F" w:rsidRPr="697FC5A2">
              <w:rPr>
                <w:rFonts w:eastAsia="Times New Roman" w:cs="Times New Roman"/>
              </w:rPr>
              <w:t>(</w:t>
            </w:r>
            <w:proofErr w:type="gramEnd"/>
            <w:r w:rsidR="3CE5B950" w:rsidRPr="697FC5A2">
              <w:rPr>
                <w:rFonts w:eastAsia="Times New Roman" w:cs="Times New Roman"/>
              </w:rPr>
              <w:t>20</w:t>
            </w:r>
            <w:r w:rsidR="07ACAD1F" w:rsidRPr="697FC5A2">
              <w:rPr>
                <w:rFonts w:eastAsia="Times New Roman" w:cs="Times New Roman"/>
              </w:rPr>
              <w:t>)</w:t>
            </w:r>
            <w:bookmarkEnd w:id="1132"/>
          </w:p>
        </w:tc>
        <w:tc>
          <w:tcPr>
            <w:tcW w:w="780" w:type="dxa"/>
            <w:tcBorders>
              <w:top w:val="single" w:sz="8" w:space="0" w:color="auto"/>
              <w:left w:val="single" w:sz="8" w:space="0" w:color="auto"/>
              <w:bottom w:val="single" w:sz="8" w:space="0" w:color="auto"/>
              <w:right w:val="single" w:sz="8" w:space="0" w:color="auto"/>
            </w:tcBorders>
            <w:tcMar>
              <w:left w:w="108" w:type="dxa"/>
              <w:right w:w="108" w:type="dxa"/>
            </w:tcMar>
          </w:tcPr>
          <w:p w14:paraId="160FB05C" w14:textId="44AD2320" w:rsidR="5C8018B8" w:rsidRPr="00F24057" w:rsidRDefault="5C8018B8" w:rsidP="5C8018B8">
            <w:pPr>
              <w:rPr>
                <w:rFonts w:eastAsia="Times New Roman" w:cs="Times New Roman"/>
              </w:rPr>
            </w:pPr>
            <w:bookmarkStart w:id="1133" w:name="_Toc334668852"/>
            <w:r w:rsidRPr="00F24057">
              <w:rPr>
                <w:rFonts w:eastAsia="Times New Roman" w:cs="Times New Roman"/>
              </w:rPr>
              <w:t>PK</w:t>
            </w:r>
            <w:bookmarkEnd w:id="1133"/>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tcPr>
          <w:p w14:paraId="7F0BDD6E" w14:textId="489970ED" w:rsidR="5C8018B8" w:rsidRPr="00F24057" w:rsidRDefault="5C8018B8" w:rsidP="5C8018B8">
            <w:pPr>
              <w:rPr>
                <w:rFonts w:eastAsia="Times New Roman" w:cs="Times New Roman"/>
              </w:rPr>
            </w:pPr>
            <w:bookmarkStart w:id="1134" w:name="_Toc404658049"/>
            <w:r w:rsidRPr="00F24057">
              <w:rPr>
                <w:rFonts w:eastAsia="Times New Roman" w:cs="Times New Roman"/>
              </w:rPr>
              <w:t>No</w:t>
            </w:r>
            <w:bookmarkEnd w:id="1134"/>
          </w:p>
        </w:tc>
        <w:tc>
          <w:tcPr>
            <w:tcW w:w="3815" w:type="dxa"/>
            <w:tcBorders>
              <w:top w:val="single" w:sz="8" w:space="0" w:color="auto"/>
              <w:left w:val="single" w:sz="8" w:space="0" w:color="auto"/>
              <w:bottom w:val="single" w:sz="8" w:space="0" w:color="auto"/>
              <w:right w:val="single" w:sz="8" w:space="0" w:color="auto"/>
            </w:tcBorders>
            <w:tcMar>
              <w:left w:w="108" w:type="dxa"/>
              <w:right w:w="108" w:type="dxa"/>
            </w:tcMar>
          </w:tcPr>
          <w:p w14:paraId="5B3BC532" w14:textId="7477FA85" w:rsidR="5C8018B8" w:rsidRPr="00F24057" w:rsidRDefault="5C8018B8" w:rsidP="5C8018B8">
            <w:pPr>
              <w:rPr>
                <w:rFonts w:eastAsia="Times New Roman" w:cs="Times New Roman"/>
              </w:rPr>
            </w:pPr>
            <w:bookmarkStart w:id="1135" w:name="_Toc1255087852"/>
            <w:r w:rsidRPr="00F24057">
              <w:rPr>
                <w:rFonts w:eastAsia="Times New Roman" w:cs="Times New Roman"/>
              </w:rPr>
              <w:t>Order Number</w:t>
            </w:r>
            <w:bookmarkEnd w:id="1135"/>
          </w:p>
        </w:tc>
      </w:tr>
      <w:tr w:rsidR="001311BB" w:rsidRPr="00F24057" w14:paraId="695680F6" w14:textId="77777777" w:rsidTr="697FC5A2">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77669186" w14:textId="330BBDCE" w:rsidR="5C8018B8" w:rsidRPr="00F24057" w:rsidRDefault="5C8018B8" w:rsidP="5C8018B8">
            <w:pPr>
              <w:rPr>
                <w:rFonts w:eastAsia="Times New Roman" w:cs="Times New Roman"/>
              </w:rPr>
            </w:pPr>
            <w:bookmarkStart w:id="1136" w:name="_Toc827770337"/>
            <w:proofErr w:type="spellStart"/>
            <w:r w:rsidRPr="00F24057">
              <w:rPr>
                <w:rFonts w:eastAsia="Times New Roman" w:cs="Times New Roman"/>
              </w:rPr>
              <w:t>OrderDate</w:t>
            </w:r>
            <w:bookmarkEnd w:id="1136"/>
            <w:proofErr w:type="spellEnd"/>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tcPr>
          <w:p w14:paraId="2BD74D2B" w14:textId="5BD5E638" w:rsidR="5C8018B8" w:rsidRPr="00F24057" w:rsidRDefault="5C8018B8" w:rsidP="5C8018B8">
            <w:pPr>
              <w:rPr>
                <w:rFonts w:eastAsia="Times New Roman" w:cs="Times New Roman"/>
              </w:rPr>
            </w:pPr>
            <w:bookmarkStart w:id="1137" w:name="_Toc1354731493"/>
            <w:r w:rsidRPr="00F24057">
              <w:rPr>
                <w:rFonts w:eastAsia="Times New Roman" w:cs="Times New Roman"/>
              </w:rPr>
              <w:t>Date</w:t>
            </w:r>
            <w:bookmarkEnd w:id="1137"/>
          </w:p>
        </w:tc>
        <w:tc>
          <w:tcPr>
            <w:tcW w:w="780" w:type="dxa"/>
            <w:tcBorders>
              <w:top w:val="single" w:sz="8" w:space="0" w:color="auto"/>
              <w:left w:val="single" w:sz="8" w:space="0" w:color="auto"/>
              <w:bottom w:val="single" w:sz="8" w:space="0" w:color="auto"/>
              <w:right w:val="single" w:sz="8" w:space="0" w:color="auto"/>
            </w:tcBorders>
            <w:tcMar>
              <w:left w:w="108" w:type="dxa"/>
              <w:right w:w="108" w:type="dxa"/>
            </w:tcMar>
          </w:tcPr>
          <w:p w14:paraId="4B4F8DAD" w14:textId="5B07BEE5" w:rsidR="5C8018B8" w:rsidRPr="00F24057" w:rsidRDefault="5C8018B8" w:rsidP="5C8018B8">
            <w:pPr>
              <w:rPr>
                <w:rFonts w:eastAsia="Times New Roman" w:cs="Times New Roman"/>
              </w:rPr>
            </w:pPr>
            <w:r w:rsidRPr="00F24057">
              <w:rPr>
                <w:rFonts w:eastAsia="Times New Roman" w:cs="Times New Roman"/>
              </w:rPr>
              <w:t xml:space="preserve"> </w:t>
            </w: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tcPr>
          <w:p w14:paraId="207EFDBE" w14:textId="343CC3FF" w:rsidR="5C8018B8" w:rsidRPr="00F24057" w:rsidRDefault="5C8018B8" w:rsidP="5C8018B8">
            <w:pPr>
              <w:rPr>
                <w:rFonts w:eastAsia="Times New Roman" w:cs="Times New Roman"/>
              </w:rPr>
            </w:pPr>
            <w:bookmarkStart w:id="1138" w:name="_Toc395019719"/>
            <w:r w:rsidRPr="00F24057">
              <w:rPr>
                <w:rFonts w:eastAsia="Times New Roman" w:cs="Times New Roman"/>
              </w:rPr>
              <w:t>No</w:t>
            </w:r>
            <w:bookmarkEnd w:id="1138"/>
          </w:p>
        </w:tc>
        <w:tc>
          <w:tcPr>
            <w:tcW w:w="3815" w:type="dxa"/>
            <w:tcBorders>
              <w:top w:val="single" w:sz="8" w:space="0" w:color="auto"/>
              <w:left w:val="single" w:sz="8" w:space="0" w:color="auto"/>
              <w:bottom w:val="single" w:sz="8" w:space="0" w:color="auto"/>
              <w:right w:val="single" w:sz="8" w:space="0" w:color="auto"/>
            </w:tcBorders>
            <w:tcMar>
              <w:left w:w="108" w:type="dxa"/>
              <w:right w:w="108" w:type="dxa"/>
            </w:tcMar>
          </w:tcPr>
          <w:p w14:paraId="22841E2B" w14:textId="4A87511D" w:rsidR="5C8018B8" w:rsidRPr="00F24057" w:rsidRDefault="5C8018B8" w:rsidP="5C8018B8">
            <w:pPr>
              <w:rPr>
                <w:rFonts w:eastAsia="Times New Roman" w:cs="Times New Roman"/>
              </w:rPr>
            </w:pPr>
            <w:bookmarkStart w:id="1139" w:name="_Toc779391438"/>
            <w:r w:rsidRPr="00F24057">
              <w:rPr>
                <w:rFonts w:eastAsia="Times New Roman" w:cs="Times New Roman"/>
              </w:rPr>
              <w:t>Create order date</w:t>
            </w:r>
            <w:bookmarkEnd w:id="1139"/>
          </w:p>
        </w:tc>
      </w:tr>
      <w:tr w:rsidR="001311BB" w:rsidRPr="00F24057" w14:paraId="4FC6B8C1" w14:textId="77777777" w:rsidTr="697FC5A2">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39BE7926" w14:textId="3610BCB7" w:rsidR="5C8018B8" w:rsidRPr="00F24057" w:rsidRDefault="5C8018B8" w:rsidP="5C8018B8">
            <w:pPr>
              <w:rPr>
                <w:rFonts w:eastAsia="Times New Roman" w:cs="Times New Roman"/>
              </w:rPr>
            </w:pPr>
            <w:bookmarkStart w:id="1140" w:name="_Toc2127725702"/>
            <w:proofErr w:type="spellStart"/>
            <w:r w:rsidRPr="00F24057">
              <w:rPr>
                <w:rFonts w:eastAsia="Times New Roman" w:cs="Times New Roman"/>
              </w:rPr>
              <w:t>DeliveryDate</w:t>
            </w:r>
            <w:bookmarkEnd w:id="1140"/>
            <w:proofErr w:type="spellEnd"/>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tcPr>
          <w:p w14:paraId="3E59CD58" w14:textId="269E86F5" w:rsidR="5C8018B8" w:rsidRPr="00F24057" w:rsidRDefault="5C8018B8" w:rsidP="5C8018B8">
            <w:pPr>
              <w:rPr>
                <w:rFonts w:eastAsia="Times New Roman" w:cs="Times New Roman"/>
              </w:rPr>
            </w:pPr>
            <w:bookmarkStart w:id="1141" w:name="_Toc2115383715"/>
            <w:r w:rsidRPr="00F24057">
              <w:rPr>
                <w:rFonts w:eastAsia="Times New Roman" w:cs="Times New Roman"/>
              </w:rPr>
              <w:t>Date</w:t>
            </w:r>
            <w:bookmarkEnd w:id="1141"/>
          </w:p>
        </w:tc>
        <w:tc>
          <w:tcPr>
            <w:tcW w:w="780" w:type="dxa"/>
            <w:tcBorders>
              <w:top w:val="single" w:sz="8" w:space="0" w:color="auto"/>
              <w:left w:val="single" w:sz="8" w:space="0" w:color="auto"/>
              <w:bottom w:val="single" w:sz="8" w:space="0" w:color="auto"/>
              <w:right w:val="single" w:sz="8" w:space="0" w:color="auto"/>
            </w:tcBorders>
            <w:tcMar>
              <w:left w:w="108" w:type="dxa"/>
              <w:right w:w="108" w:type="dxa"/>
            </w:tcMar>
          </w:tcPr>
          <w:p w14:paraId="5C0F121E" w14:textId="7F3CBE53" w:rsidR="5C8018B8" w:rsidRPr="00F24057" w:rsidRDefault="5C8018B8" w:rsidP="5C8018B8">
            <w:pPr>
              <w:rPr>
                <w:rFonts w:eastAsia="Times New Roman" w:cs="Times New Roman"/>
              </w:rPr>
            </w:pPr>
            <w:r w:rsidRPr="00F24057">
              <w:rPr>
                <w:rFonts w:eastAsia="Times New Roman" w:cs="Times New Roman"/>
              </w:rPr>
              <w:t xml:space="preserve"> </w:t>
            </w: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tcPr>
          <w:p w14:paraId="70F501E8" w14:textId="5AEC6CB7" w:rsidR="5C8018B8" w:rsidRPr="00F24057" w:rsidRDefault="5C8018B8" w:rsidP="5C8018B8">
            <w:pPr>
              <w:rPr>
                <w:rFonts w:eastAsia="Times New Roman" w:cs="Times New Roman"/>
              </w:rPr>
            </w:pPr>
            <w:bookmarkStart w:id="1142" w:name="_Toc95320818"/>
            <w:r w:rsidRPr="00F24057">
              <w:rPr>
                <w:rFonts w:eastAsia="Times New Roman" w:cs="Times New Roman"/>
              </w:rPr>
              <w:t>No</w:t>
            </w:r>
            <w:bookmarkEnd w:id="1142"/>
          </w:p>
        </w:tc>
        <w:tc>
          <w:tcPr>
            <w:tcW w:w="3815" w:type="dxa"/>
            <w:tcBorders>
              <w:top w:val="single" w:sz="8" w:space="0" w:color="auto"/>
              <w:left w:val="single" w:sz="8" w:space="0" w:color="auto"/>
              <w:bottom w:val="single" w:sz="8" w:space="0" w:color="auto"/>
              <w:right w:val="single" w:sz="8" w:space="0" w:color="auto"/>
            </w:tcBorders>
            <w:tcMar>
              <w:left w:w="108" w:type="dxa"/>
              <w:right w:w="108" w:type="dxa"/>
            </w:tcMar>
          </w:tcPr>
          <w:p w14:paraId="1C5EA0C5" w14:textId="48BE69A1" w:rsidR="5C8018B8" w:rsidRPr="00F24057" w:rsidRDefault="5C8018B8" w:rsidP="5C8018B8">
            <w:pPr>
              <w:rPr>
                <w:rFonts w:eastAsia="Times New Roman" w:cs="Times New Roman"/>
              </w:rPr>
            </w:pPr>
            <w:bookmarkStart w:id="1143" w:name="_Toc485191865"/>
            <w:r w:rsidRPr="00F24057">
              <w:rPr>
                <w:rFonts w:eastAsia="Times New Roman" w:cs="Times New Roman"/>
              </w:rPr>
              <w:t>Delivery order date</w:t>
            </w:r>
            <w:bookmarkEnd w:id="1143"/>
          </w:p>
        </w:tc>
      </w:tr>
      <w:tr w:rsidR="001311BB" w:rsidRPr="00F24057" w14:paraId="3DC4880E" w14:textId="77777777" w:rsidTr="697FC5A2">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712798E7" w14:textId="1745B101" w:rsidR="5C8018B8" w:rsidRPr="00F24057" w:rsidRDefault="5C8018B8" w:rsidP="5C8018B8">
            <w:pPr>
              <w:rPr>
                <w:rFonts w:eastAsia="Times New Roman" w:cs="Times New Roman"/>
              </w:rPr>
            </w:pPr>
            <w:bookmarkStart w:id="1144" w:name="_Toc79267604"/>
            <w:proofErr w:type="spellStart"/>
            <w:r w:rsidRPr="00F24057">
              <w:rPr>
                <w:rFonts w:eastAsia="Times New Roman" w:cs="Times New Roman"/>
              </w:rPr>
              <w:t>TotalAmount</w:t>
            </w:r>
            <w:bookmarkEnd w:id="1144"/>
            <w:proofErr w:type="spellEnd"/>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tcPr>
          <w:p w14:paraId="09BB9D88" w14:textId="7EA77B58" w:rsidR="5C8018B8" w:rsidRPr="00F24057" w:rsidRDefault="599AF06C" w:rsidP="5C8018B8">
            <w:pPr>
              <w:rPr>
                <w:rFonts w:eastAsia="Times New Roman" w:cs="Times New Roman"/>
              </w:rPr>
            </w:pPr>
            <w:bookmarkStart w:id="1145" w:name="_Toc693311496"/>
            <w:proofErr w:type="gramStart"/>
            <w:r w:rsidRPr="697FC5A2">
              <w:rPr>
                <w:rFonts w:eastAsia="Times New Roman" w:cs="Times New Roman"/>
              </w:rPr>
              <w:t>Decimal</w:t>
            </w:r>
            <w:r w:rsidR="07ACAD1F" w:rsidRPr="697FC5A2">
              <w:rPr>
                <w:rFonts w:eastAsia="Times New Roman" w:cs="Times New Roman"/>
              </w:rPr>
              <w:t>(</w:t>
            </w:r>
            <w:proofErr w:type="gramEnd"/>
            <w:r w:rsidR="07ACAD1F" w:rsidRPr="697FC5A2">
              <w:rPr>
                <w:rFonts w:eastAsia="Times New Roman" w:cs="Times New Roman"/>
              </w:rPr>
              <w:t>10,2)</w:t>
            </w:r>
            <w:bookmarkEnd w:id="1145"/>
          </w:p>
        </w:tc>
        <w:tc>
          <w:tcPr>
            <w:tcW w:w="780" w:type="dxa"/>
            <w:tcBorders>
              <w:top w:val="single" w:sz="8" w:space="0" w:color="auto"/>
              <w:left w:val="single" w:sz="8" w:space="0" w:color="auto"/>
              <w:bottom w:val="single" w:sz="8" w:space="0" w:color="auto"/>
              <w:right w:val="single" w:sz="8" w:space="0" w:color="auto"/>
            </w:tcBorders>
            <w:tcMar>
              <w:left w:w="108" w:type="dxa"/>
              <w:right w:w="108" w:type="dxa"/>
            </w:tcMar>
          </w:tcPr>
          <w:p w14:paraId="0E598EC3" w14:textId="54FE8619" w:rsidR="5C8018B8" w:rsidRPr="00F24057" w:rsidRDefault="5C8018B8" w:rsidP="5C8018B8">
            <w:pPr>
              <w:rPr>
                <w:rFonts w:eastAsia="Times New Roman" w:cs="Times New Roman"/>
              </w:rPr>
            </w:pPr>
            <w:r w:rsidRPr="00F24057">
              <w:rPr>
                <w:rFonts w:eastAsia="Times New Roman" w:cs="Times New Roman"/>
              </w:rPr>
              <w:t xml:space="preserve"> </w:t>
            </w: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tcPr>
          <w:p w14:paraId="14A0A2C2" w14:textId="0EC90780" w:rsidR="5C8018B8" w:rsidRPr="00F24057" w:rsidRDefault="5C8018B8" w:rsidP="5C8018B8">
            <w:pPr>
              <w:rPr>
                <w:rFonts w:eastAsia="Times New Roman" w:cs="Times New Roman"/>
              </w:rPr>
            </w:pPr>
            <w:r w:rsidRPr="00F24057">
              <w:rPr>
                <w:rFonts w:eastAsia="Times New Roman" w:cs="Times New Roman"/>
              </w:rPr>
              <w:t xml:space="preserve"> </w:t>
            </w:r>
          </w:p>
        </w:tc>
        <w:tc>
          <w:tcPr>
            <w:tcW w:w="3815" w:type="dxa"/>
            <w:tcBorders>
              <w:top w:val="single" w:sz="8" w:space="0" w:color="auto"/>
              <w:left w:val="single" w:sz="8" w:space="0" w:color="auto"/>
              <w:bottom w:val="single" w:sz="8" w:space="0" w:color="auto"/>
              <w:right w:val="single" w:sz="8" w:space="0" w:color="auto"/>
            </w:tcBorders>
            <w:tcMar>
              <w:left w:w="108" w:type="dxa"/>
              <w:right w:w="108" w:type="dxa"/>
            </w:tcMar>
          </w:tcPr>
          <w:p w14:paraId="1A7E2B5D" w14:textId="216E0484" w:rsidR="5C8018B8" w:rsidRPr="00F24057" w:rsidRDefault="5C8018B8" w:rsidP="5C8018B8">
            <w:pPr>
              <w:rPr>
                <w:rFonts w:eastAsia="Times New Roman" w:cs="Times New Roman"/>
              </w:rPr>
            </w:pPr>
            <w:bookmarkStart w:id="1146" w:name="_Toc166938833"/>
            <w:r w:rsidRPr="00F24057">
              <w:rPr>
                <w:rFonts w:eastAsia="Times New Roman" w:cs="Times New Roman"/>
              </w:rPr>
              <w:t>The total amount of the Order.</w:t>
            </w:r>
            <w:bookmarkEnd w:id="1146"/>
          </w:p>
        </w:tc>
      </w:tr>
      <w:tr w:rsidR="001311BB" w:rsidRPr="00F24057" w14:paraId="20AFCD9E" w14:textId="77777777" w:rsidTr="697FC5A2">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5AFCBBD6" w14:textId="64FBB4E2" w:rsidR="5C8018B8" w:rsidRPr="00F24057" w:rsidRDefault="5C8018B8" w:rsidP="5C8018B8">
            <w:pPr>
              <w:rPr>
                <w:rFonts w:eastAsia="Times New Roman" w:cs="Times New Roman"/>
              </w:rPr>
            </w:pPr>
            <w:bookmarkStart w:id="1147" w:name="_Toc1841619070"/>
            <w:r w:rsidRPr="00F24057">
              <w:rPr>
                <w:rFonts w:eastAsia="Times New Roman" w:cs="Times New Roman"/>
              </w:rPr>
              <w:t>Status</w:t>
            </w:r>
            <w:bookmarkEnd w:id="1147"/>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tcPr>
          <w:p w14:paraId="569B2036" w14:textId="01710A87" w:rsidR="5C8018B8" w:rsidRPr="00F24057" w:rsidRDefault="0CF89FB4" w:rsidP="5C8018B8">
            <w:pPr>
              <w:rPr>
                <w:rFonts w:eastAsia="Times New Roman" w:cs="Times New Roman"/>
              </w:rPr>
            </w:pPr>
            <w:bookmarkStart w:id="1148" w:name="_Toc680599888"/>
            <w:proofErr w:type="gramStart"/>
            <w:r w:rsidRPr="697FC5A2">
              <w:rPr>
                <w:rFonts w:eastAsia="Times New Roman" w:cs="Times New Roman"/>
              </w:rPr>
              <w:t>Varchar(</w:t>
            </w:r>
            <w:proofErr w:type="gramEnd"/>
            <w:r w:rsidRPr="697FC5A2">
              <w:rPr>
                <w:rFonts w:eastAsia="Times New Roman" w:cs="Times New Roman"/>
              </w:rPr>
              <w:t>20)</w:t>
            </w:r>
            <w:bookmarkEnd w:id="1148"/>
          </w:p>
        </w:tc>
        <w:tc>
          <w:tcPr>
            <w:tcW w:w="780" w:type="dxa"/>
            <w:tcBorders>
              <w:top w:val="single" w:sz="8" w:space="0" w:color="auto"/>
              <w:left w:val="single" w:sz="8" w:space="0" w:color="auto"/>
              <w:bottom w:val="single" w:sz="8" w:space="0" w:color="auto"/>
              <w:right w:val="single" w:sz="8" w:space="0" w:color="auto"/>
            </w:tcBorders>
            <w:tcMar>
              <w:left w:w="108" w:type="dxa"/>
              <w:right w:w="108" w:type="dxa"/>
            </w:tcMar>
          </w:tcPr>
          <w:p w14:paraId="2D1F7B84" w14:textId="6148448E" w:rsidR="5C8018B8" w:rsidRPr="00F24057" w:rsidRDefault="5C8018B8" w:rsidP="5C8018B8">
            <w:pPr>
              <w:rPr>
                <w:rFonts w:eastAsia="Times New Roman" w:cs="Times New Roman"/>
              </w:rPr>
            </w:pPr>
            <w:r w:rsidRPr="00F24057">
              <w:rPr>
                <w:rFonts w:eastAsia="Times New Roman" w:cs="Times New Roman"/>
              </w:rPr>
              <w:t xml:space="preserve"> </w:t>
            </w: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tcPr>
          <w:p w14:paraId="78216E9D" w14:textId="71BCC1EA" w:rsidR="5C8018B8" w:rsidRPr="00F24057" w:rsidRDefault="5C8018B8" w:rsidP="5C8018B8">
            <w:pPr>
              <w:rPr>
                <w:rFonts w:eastAsia="Times New Roman" w:cs="Times New Roman"/>
              </w:rPr>
            </w:pPr>
            <w:bookmarkStart w:id="1149" w:name="_Toc1088147240"/>
            <w:r w:rsidRPr="00F24057">
              <w:rPr>
                <w:rFonts w:eastAsia="Times New Roman" w:cs="Times New Roman"/>
              </w:rPr>
              <w:t>No</w:t>
            </w:r>
            <w:bookmarkEnd w:id="1149"/>
          </w:p>
        </w:tc>
        <w:tc>
          <w:tcPr>
            <w:tcW w:w="3815" w:type="dxa"/>
            <w:tcBorders>
              <w:top w:val="single" w:sz="8" w:space="0" w:color="auto"/>
              <w:left w:val="single" w:sz="8" w:space="0" w:color="auto"/>
              <w:bottom w:val="single" w:sz="8" w:space="0" w:color="auto"/>
              <w:right w:val="single" w:sz="8" w:space="0" w:color="auto"/>
            </w:tcBorders>
            <w:tcMar>
              <w:left w:w="108" w:type="dxa"/>
              <w:right w:w="108" w:type="dxa"/>
            </w:tcMar>
          </w:tcPr>
          <w:p w14:paraId="4B071783" w14:textId="0A42683A" w:rsidR="5C8018B8" w:rsidRPr="00F24057" w:rsidRDefault="07ACAD1F" w:rsidP="5C8018B8">
            <w:pPr>
              <w:rPr>
                <w:rFonts w:eastAsia="Times New Roman" w:cs="Times New Roman"/>
              </w:rPr>
            </w:pPr>
            <w:bookmarkStart w:id="1150" w:name="_Toc1500357799"/>
            <w:r w:rsidRPr="697FC5A2">
              <w:rPr>
                <w:rFonts w:eastAsia="Times New Roman" w:cs="Times New Roman"/>
              </w:rPr>
              <w:t>Status of the Order</w:t>
            </w:r>
            <w:bookmarkEnd w:id="1150"/>
          </w:p>
          <w:p w14:paraId="51008991" w14:textId="5FEC0B62" w:rsidR="5F521D88" w:rsidRDefault="5F521D88" w:rsidP="697FC5A2">
            <w:pPr>
              <w:rPr>
                <w:rFonts w:eastAsia="Times New Roman" w:cs="Times New Roman"/>
              </w:rPr>
            </w:pPr>
            <w:bookmarkStart w:id="1151" w:name="_Toc19747353"/>
            <w:r w:rsidRPr="697FC5A2">
              <w:rPr>
                <w:rFonts w:eastAsia="Times New Roman" w:cs="Times New Roman"/>
              </w:rPr>
              <w:t xml:space="preserve">‘pending’ is waiting to </w:t>
            </w:r>
            <w:proofErr w:type="gramStart"/>
            <w:r w:rsidRPr="697FC5A2">
              <w:rPr>
                <w:rFonts w:eastAsia="Times New Roman" w:cs="Times New Roman"/>
              </w:rPr>
              <w:t>paid</w:t>
            </w:r>
            <w:bookmarkEnd w:id="1151"/>
            <w:proofErr w:type="gramEnd"/>
          </w:p>
          <w:p w14:paraId="3B0E5CB9" w14:textId="629CE1E7" w:rsidR="5F521D88" w:rsidRDefault="5F521D88" w:rsidP="697FC5A2">
            <w:pPr>
              <w:rPr>
                <w:rFonts w:eastAsia="Times New Roman" w:cs="Times New Roman"/>
              </w:rPr>
            </w:pPr>
            <w:bookmarkStart w:id="1152" w:name="_Toc902712185"/>
            <w:r w:rsidRPr="697FC5A2">
              <w:rPr>
                <w:rFonts w:eastAsia="Times New Roman" w:cs="Times New Roman"/>
              </w:rPr>
              <w:t>‘paid’ the customer paid the order</w:t>
            </w:r>
            <w:bookmarkEnd w:id="1152"/>
          </w:p>
          <w:p w14:paraId="6B79B287" w14:textId="30A3F0C3" w:rsidR="5F521D88" w:rsidRDefault="5F521D88" w:rsidP="697FC5A2">
            <w:pPr>
              <w:rPr>
                <w:rFonts w:eastAsia="Times New Roman" w:cs="Times New Roman"/>
              </w:rPr>
            </w:pPr>
            <w:bookmarkStart w:id="1153" w:name="_Toc442982458"/>
            <w:r w:rsidRPr="697FC5A2">
              <w:rPr>
                <w:rFonts w:eastAsia="Times New Roman" w:cs="Times New Roman"/>
              </w:rPr>
              <w:t>‘Cancel’ the order is cancel</w:t>
            </w:r>
            <w:bookmarkEnd w:id="1153"/>
          </w:p>
          <w:p w14:paraId="12C18EA5" w14:textId="4D331682" w:rsidR="5F521D88" w:rsidRDefault="5F521D88" w:rsidP="697FC5A2">
            <w:pPr>
              <w:rPr>
                <w:rFonts w:eastAsia="Times New Roman" w:cs="Times New Roman"/>
              </w:rPr>
            </w:pPr>
            <w:bookmarkStart w:id="1154" w:name="_Toc1311290372"/>
            <w:r w:rsidRPr="697FC5A2">
              <w:rPr>
                <w:rFonts w:eastAsia="Times New Roman" w:cs="Times New Roman"/>
              </w:rPr>
              <w:t>‘Delivery’ is delivery</w:t>
            </w:r>
            <w:bookmarkEnd w:id="1154"/>
          </w:p>
          <w:p w14:paraId="33753065" w14:textId="3E736EAF" w:rsidR="5C8018B8" w:rsidRPr="00F24057" w:rsidRDefault="5F521D88" w:rsidP="697FC5A2">
            <w:pPr>
              <w:rPr>
                <w:rFonts w:eastAsia="Times New Roman" w:cs="Times New Roman"/>
              </w:rPr>
            </w:pPr>
            <w:bookmarkStart w:id="1155" w:name="_Toc1541624883"/>
            <w:r w:rsidRPr="697FC5A2">
              <w:rPr>
                <w:rFonts w:eastAsia="Times New Roman" w:cs="Times New Roman"/>
              </w:rPr>
              <w:t>‘com</w:t>
            </w:r>
            <w:r w:rsidR="263BEBE2" w:rsidRPr="697FC5A2">
              <w:rPr>
                <w:rFonts w:eastAsia="Times New Roman" w:cs="Times New Roman"/>
              </w:rPr>
              <w:t>pete</w:t>
            </w:r>
            <w:r w:rsidRPr="697FC5A2">
              <w:rPr>
                <w:rFonts w:eastAsia="Times New Roman" w:cs="Times New Roman"/>
              </w:rPr>
              <w:t>’</w:t>
            </w:r>
            <w:r w:rsidR="0DD923A1" w:rsidRPr="697FC5A2">
              <w:rPr>
                <w:rFonts w:eastAsia="Times New Roman" w:cs="Times New Roman"/>
              </w:rPr>
              <w:t xml:space="preserve"> the order has been completed.</w:t>
            </w:r>
            <w:bookmarkEnd w:id="1155"/>
          </w:p>
        </w:tc>
      </w:tr>
      <w:tr w:rsidR="697FC5A2" w14:paraId="5A146D19" w14:textId="77777777" w:rsidTr="697FC5A2">
        <w:trPr>
          <w:trHeight w:val="300"/>
        </w:trPr>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424EE5CE" w14:textId="6902C782" w:rsidR="5DE531C6" w:rsidRDefault="5DE531C6" w:rsidP="697FC5A2">
            <w:pPr>
              <w:rPr>
                <w:rFonts w:eastAsia="Times New Roman" w:cs="Times New Roman"/>
              </w:rPr>
            </w:pPr>
            <w:bookmarkStart w:id="1156" w:name="_Toc529863353"/>
            <w:proofErr w:type="spellStart"/>
            <w:r w:rsidRPr="697FC5A2">
              <w:rPr>
                <w:rFonts w:eastAsia="Times New Roman" w:cs="Times New Roman"/>
              </w:rPr>
              <w:t>CustomerName</w:t>
            </w:r>
            <w:bookmarkEnd w:id="1156"/>
            <w:proofErr w:type="spellEnd"/>
          </w:p>
        </w:tc>
        <w:tc>
          <w:tcPr>
            <w:tcW w:w="1739" w:type="dxa"/>
            <w:tcBorders>
              <w:top w:val="single" w:sz="8" w:space="0" w:color="auto"/>
              <w:left w:val="single" w:sz="8" w:space="0" w:color="auto"/>
              <w:bottom w:val="single" w:sz="8" w:space="0" w:color="auto"/>
              <w:right w:val="single" w:sz="8" w:space="0" w:color="auto"/>
            </w:tcBorders>
            <w:tcMar>
              <w:left w:w="108" w:type="dxa"/>
              <w:right w:w="108" w:type="dxa"/>
            </w:tcMar>
          </w:tcPr>
          <w:p w14:paraId="67EF978F" w14:textId="13D8CD55" w:rsidR="5DE531C6" w:rsidRDefault="5DE531C6" w:rsidP="697FC5A2">
            <w:pPr>
              <w:rPr>
                <w:rFonts w:eastAsia="Times New Roman" w:cs="Times New Roman"/>
              </w:rPr>
            </w:pPr>
            <w:bookmarkStart w:id="1157" w:name="_Toc1755302870"/>
            <w:proofErr w:type="gramStart"/>
            <w:r w:rsidRPr="697FC5A2">
              <w:rPr>
                <w:rFonts w:eastAsia="Times New Roman" w:cs="Times New Roman"/>
              </w:rPr>
              <w:t>Varchar(</w:t>
            </w:r>
            <w:proofErr w:type="gramEnd"/>
            <w:r w:rsidRPr="697FC5A2">
              <w:rPr>
                <w:rFonts w:eastAsia="Times New Roman" w:cs="Times New Roman"/>
              </w:rPr>
              <w:t>100)</w:t>
            </w:r>
            <w:bookmarkEnd w:id="1157"/>
          </w:p>
        </w:tc>
        <w:tc>
          <w:tcPr>
            <w:tcW w:w="780" w:type="dxa"/>
            <w:tcBorders>
              <w:top w:val="single" w:sz="8" w:space="0" w:color="auto"/>
              <w:left w:val="single" w:sz="8" w:space="0" w:color="auto"/>
              <w:bottom w:val="single" w:sz="8" w:space="0" w:color="auto"/>
              <w:right w:val="single" w:sz="8" w:space="0" w:color="auto"/>
            </w:tcBorders>
            <w:tcMar>
              <w:left w:w="108" w:type="dxa"/>
              <w:right w:w="108" w:type="dxa"/>
            </w:tcMar>
          </w:tcPr>
          <w:p w14:paraId="51AD1599" w14:textId="1EB88318" w:rsidR="697FC5A2" w:rsidRDefault="697FC5A2" w:rsidP="697FC5A2">
            <w:pPr>
              <w:rPr>
                <w:rFonts w:eastAsia="Times New Roman" w:cs="Times New Roman"/>
              </w:rPr>
            </w:pP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tcPr>
          <w:p w14:paraId="10D5B817" w14:textId="2DB14BCE" w:rsidR="5DE531C6" w:rsidRDefault="5DE531C6" w:rsidP="697FC5A2">
            <w:pPr>
              <w:rPr>
                <w:rFonts w:eastAsia="Times New Roman" w:cs="Times New Roman"/>
              </w:rPr>
            </w:pPr>
            <w:bookmarkStart w:id="1158" w:name="_Toc1223467098"/>
            <w:r w:rsidRPr="697FC5A2">
              <w:rPr>
                <w:rFonts w:eastAsia="Times New Roman" w:cs="Times New Roman"/>
              </w:rPr>
              <w:t>No</w:t>
            </w:r>
            <w:bookmarkEnd w:id="1158"/>
          </w:p>
        </w:tc>
        <w:tc>
          <w:tcPr>
            <w:tcW w:w="3807" w:type="dxa"/>
            <w:tcBorders>
              <w:top w:val="single" w:sz="8" w:space="0" w:color="auto"/>
              <w:left w:val="single" w:sz="8" w:space="0" w:color="auto"/>
              <w:bottom w:val="single" w:sz="8" w:space="0" w:color="auto"/>
              <w:right w:val="single" w:sz="8" w:space="0" w:color="auto"/>
            </w:tcBorders>
            <w:tcMar>
              <w:left w:w="108" w:type="dxa"/>
              <w:right w:w="108" w:type="dxa"/>
            </w:tcMar>
          </w:tcPr>
          <w:p w14:paraId="7E8AB366" w14:textId="01739C7F" w:rsidR="5DE531C6" w:rsidRDefault="5DE531C6" w:rsidP="697FC5A2">
            <w:pPr>
              <w:rPr>
                <w:rFonts w:eastAsia="Times New Roman" w:cs="Times New Roman"/>
              </w:rPr>
            </w:pPr>
            <w:bookmarkStart w:id="1159" w:name="_Toc1083954290"/>
            <w:r w:rsidRPr="697FC5A2">
              <w:rPr>
                <w:rFonts w:eastAsia="Times New Roman" w:cs="Times New Roman"/>
              </w:rPr>
              <w:t>Customer Name</w:t>
            </w:r>
            <w:bookmarkEnd w:id="1159"/>
          </w:p>
        </w:tc>
      </w:tr>
      <w:tr w:rsidR="697FC5A2" w14:paraId="739D818C" w14:textId="77777777" w:rsidTr="697FC5A2">
        <w:trPr>
          <w:trHeight w:val="300"/>
        </w:trPr>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7858DAB0" w14:textId="3F127EC3" w:rsidR="5DE531C6" w:rsidRDefault="5DE531C6" w:rsidP="697FC5A2">
            <w:pPr>
              <w:rPr>
                <w:rFonts w:eastAsia="Times New Roman" w:cs="Times New Roman"/>
              </w:rPr>
            </w:pPr>
            <w:bookmarkStart w:id="1160" w:name="_Toc877207706"/>
            <w:proofErr w:type="spellStart"/>
            <w:r w:rsidRPr="697FC5A2">
              <w:rPr>
                <w:rFonts w:eastAsia="Times New Roman" w:cs="Times New Roman"/>
              </w:rPr>
              <w:t>CustomerPhone</w:t>
            </w:r>
            <w:bookmarkEnd w:id="1160"/>
            <w:proofErr w:type="spellEnd"/>
          </w:p>
        </w:tc>
        <w:tc>
          <w:tcPr>
            <w:tcW w:w="1739" w:type="dxa"/>
            <w:tcBorders>
              <w:top w:val="single" w:sz="8" w:space="0" w:color="auto"/>
              <w:left w:val="single" w:sz="8" w:space="0" w:color="auto"/>
              <w:bottom w:val="single" w:sz="8" w:space="0" w:color="auto"/>
              <w:right w:val="single" w:sz="8" w:space="0" w:color="auto"/>
            </w:tcBorders>
            <w:tcMar>
              <w:left w:w="108" w:type="dxa"/>
              <w:right w:w="108" w:type="dxa"/>
            </w:tcMar>
          </w:tcPr>
          <w:p w14:paraId="18D6DCAA" w14:textId="13AB7D44" w:rsidR="5DE531C6" w:rsidRDefault="5DE531C6" w:rsidP="697FC5A2">
            <w:pPr>
              <w:rPr>
                <w:rFonts w:eastAsia="Times New Roman" w:cs="Times New Roman"/>
              </w:rPr>
            </w:pPr>
            <w:bookmarkStart w:id="1161" w:name="_Toc1357620227"/>
            <w:proofErr w:type="gramStart"/>
            <w:r w:rsidRPr="697FC5A2">
              <w:rPr>
                <w:rFonts w:eastAsia="Times New Roman" w:cs="Times New Roman"/>
              </w:rPr>
              <w:t>Char(</w:t>
            </w:r>
            <w:proofErr w:type="gramEnd"/>
            <w:r w:rsidRPr="697FC5A2">
              <w:rPr>
                <w:rFonts w:eastAsia="Times New Roman" w:cs="Times New Roman"/>
              </w:rPr>
              <w:t>8)</w:t>
            </w:r>
            <w:bookmarkEnd w:id="1161"/>
          </w:p>
        </w:tc>
        <w:tc>
          <w:tcPr>
            <w:tcW w:w="780" w:type="dxa"/>
            <w:tcBorders>
              <w:top w:val="single" w:sz="8" w:space="0" w:color="auto"/>
              <w:left w:val="single" w:sz="8" w:space="0" w:color="auto"/>
              <w:bottom w:val="single" w:sz="8" w:space="0" w:color="auto"/>
              <w:right w:val="single" w:sz="8" w:space="0" w:color="auto"/>
            </w:tcBorders>
            <w:tcMar>
              <w:left w:w="108" w:type="dxa"/>
              <w:right w:w="108" w:type="dxa"/>
            </w:tcMar>
          </w:tcPr>
          <w:p w14:paraId="34E651F5" w14:textId="519D67D8" w:rsidR="697FC5A2" w:rsidRDefault="697FC5A2" w:rsidP="697FC5A2">
            <w:pPr>
              <w:rPr>
                <w:rFonts w:eastAsia="Times New Roman" w:cs="Times New Roman"/>
              </w:rPr>
            </w:pP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tcPr>
          <w:p w14:paraId="608266A2" w14:textId="360147FE" w:rsidR="5DE531C6" w:rsidRDefault="5DE531C6" w:rsidP="697FC5A2">
            <w:pPr>
              <w:rPr>
                <w:rFonts w:eastAsia="Times New Roman" w:cs="Times New Roman"/>
              </w:rPr>
            </w:pPr>
            <w:bookmarkStart w:id="1162" w:name="_Toc436705297"/>
            <w:r w:rsidRPr="697FC5A2">
              <w:rPr>
                <w:rFonts w:eastAsia="Times New Roman" w:cs="Times New Roman"/>
              </w:rPr>
              <w:t>No</w:t>
            </w:r>
            <w:bookmarkEnd w:id="1162"/>
          </w:p>
        </w:tc>
        <w:tc>
          <w:tcPr>
            <w:tcW w:w="3807" w:type="dxa"/>
            <w:tcBorders>
              <w:top w:val="single" w:sz="8" w:space="0" w:color="auto"/>
              <w:left w:val="single" w:sz="8" w:space="0" w:color="auto"/>
              <w:bottom w:val="single" w:sz="8" w:space="0" w:color="auto"/>
              <w:right w:val="single" w:sz="8" w:space="0" w:color="auto"/>
            </w:tcBorders>
            <w:tcMar>
              <w:left w:w="108" w:type="dxa"/>
              <w:right w:w="108" w:type="dxa"/>
            </w:tcMar>
          </w:tcPr>
          <w:p w14:paraId="218B04DF" w14:textId="2B99F23A" w:rsidR="5DE531C6" w:rsidRDefault="5DE531C6" w:rsidP="697FC5A2">
            <w:pPr>
              <w:rPr>
                <w:rFonts w:eastAsia="Times New Roman" w:cs="Times New Roman"/>
              </w:rPr>
            </w:pPr>
            <w:bookmarkStart w:id="1163" w:name="_Toc576110197"/>
            <w:r w:rsidRPr="697FC5A2">
              <w:rPr>
                <w:rFonts w:eastAsia="Times New Roman" w:cs="Times New Roman"/>
              </w:rPr>
              <w:t>Customer Phone Number</w:t>
            </w:r>
            <w:bookmarkEnd w:id="1163"/>
          </w:p>
        </w:tc>
      </w:tr>
      <w:tr w:rsidR="697FC5A2" w14:paraId="3ABE3355" w14:textId="77777777" w:rsidTr="697FC5A2">
        <w:trPr>
          <w:trHeight w:val="300"/>
        </w:trPr>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3D5BC53D" w14:textId="7928BD0C" w:rsidR="5DE531C6" w:rsidRDefault="5DE531C6" w:rsidP="697FC5A2">
            <w:pPr>
              <w:rPr>
                <w:rFonts w:eastAsia="Times New Roman" w:cs="Times New Roman"/>
              </w:rPr>
            </w:pPr>
            <w:bookmarkStart w:id="1164" w:name="_Toc114852116"/>
            <w:proofErr w:type="spellStart"/>
            <w:r w:rsidRPr="697FC5A2">
              <w:rPr>
                <w:rFonts w:eastAsia="Times New Roman" w:cs="Times New Roman"/>
              </w:rPr>
              <w:t>DeliveryAddress</w:t>
            </w:r>
            <w:bookmarkEnd w:id="1164"/>
            <w:proofErr w:type="spellEnd"/>
          </w:p>
        </w:tc>
        <w:tc>
          <w:tcPr>
            <w:tcW w:w="1739" w:type="dxa"/>
            <w:tcBorders>
              <w:top w:val="single" w:sz="8" w:space="0" w:color="auto"/>
              <w:left w:val="single" w:sz="8" w:space="0" w:color="auto"/>
              <w:bottom w:val="single" w:sz="8" w:space="0" w:color="auto"/>
              <w:right w:val="single" w:sz="8" w:space="0" w:color="auto"/>
            </w:tcBorders>
            <w:tcMar>
              <w:left w:w="108" w:type="dxa"/>
              <w:right w:w="108" w:type="dxa"/>
            </w:tcMar>
          </w:tcPr>
          <w:p w14:paraId="70E99675" w14:textId="32638EA9" w:rsidR="5DE531C6" w:rsidRDefault="5DE531C6" w:rsidP="697FC5A2">
            <w:pPr>
              <w:rPr>
                <w:rFonts w:eastAsia="Times New Roman" w:cs="Times New Roman"/>
              </w:rPr>
            </w:pPr>
            <w:bookmarkStart w:id="1165" w:name="_Toc857236241"/>
            <w:proofErr w:type="gramStart"/>
            <w:r w:rsidRPr="697FC5A2">
              <w:rPr>
                <w:rFonts w:eastAsia="Times New Roman" w:cs="Times New Roman"/>
              </w:rPr>
              <w:t>Varchar(</w:t>
            </w:r>
            <w:proofErr w:type="gramEnd"/>
            <w:r w:rsidRPr="697FC5A2">
              <w:rPr>
                <w:rFonts w:eastAsia="Times New Roman" w:cs="Times New Roman"/>
              </w:rPr>
              <w:t>255)</w:t>
            </w:r>
            <w:bookmarkEnd w:id="1165"/>
          </w:p>
        </w:tc>
        <w:tc>
          <w:tcPr>
            <w:tcW w:w="780" w:type="dxa"/>
            <w:tcBorders>
              <w:top w:val="single" w:sz="8" w:space="0" w:color="auto"/>
              <w:left w:val="single" w:sz="8" w:space="0" w:color="auto"/>
              <w:bottom w:val="single" w:sz="8" w:space="0" w:color="auto"/>
              <w:right w:val="single" w:sz="8" w:space="0" w:color="auto"/>
            </w:tcBorders>
            <w:tcMar>
              <w:left w:w="108" w:type="dxa"/>
              <w:right w:w="108" w:type="dxa"/>
            </w:tcMar>
          </w:tcPr>
          <w:p w14:paraId="7054FC9C" w14:textId="2202D0C3" w:rsidR="697FC5A2" w:rsidRDefault="697FC5A2" w:rsidP="697FC5A2">
            <w:pPr>
              <w:rPr>
                <w:rFonts w:eastAsia="Times New Roman" w:cs="Times New Roman"/>
              </w:rPr>
            </w:pP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tcPr>
          <w:p w14:paraId="15A51810" w14:textId="1239FCBF" w:rsidR="5DE531C6" w:rsidRDefault="5DE531C6" w:rsidP="697FC5A2">
            <w:pPr>
              <w:rPr>
                <w:rFonts w:eastAsia="Times New Roman" w:cs="Times New Roman"/>
              </w:rPr>
            </w:pPr>
            <w:bookmarkStart w:id="1166" w:name="_Toc181100706"/>
            <w:r w:rsidRPr="697FC5A2">
              <w:rPr>
                <w:rFonts w:eastAsia="Times New Roman" w:cs="Times New Roman"/>
              </w:rPr>
              <w:t>No</w:t>
            </w:r>
            <w:bookmarkEnd w:id="1166"/>
          </w:p>
        </w:tc>
        <w:tc>
          <w:tcPr>
            <w:tcW w:w="3807" w:type="dxa"/>
            <w:tcBorders>
              <w:top w:val="single" w:sz="8" w:space="0" w:color="auto"/>
              <w:left w:val="single" w:sz="8" w:space="0" w:color="auto"/>
              <w:bottom w:val="single" w:sz="8" w:space="0" w:color="auto"/>
              <w:right w:val="single" w:sz="8" w:space="0" w:color="auto"/>
            </w:tcBorders>
            <w:tcMar>
              <w:left w:w="108" w:type="dxa"/>
              <w:right w:w="108" w:type="dxa"/>
            </w:tcMar>
          </w:tcPr>
          <w:p w14:paraId="7F7986FE" w14:textId="6942F94A" w:rsidR="5DE531C6" w:rsidRDefault="5DE531C6" w:rsidP="697FC5A2">
            <w:pPr>
              <w:rPr>
                <w:rFonts w:eastAsia="Times New Roman" w:cs="Times New Roman"/>
              </w:rPr>
            </w:pPr>
            <w:bookmarkStart w:id="1167" w:name="_Toc1501549430"/>
            <w:r w:rsidRPr="697FC5A2">
              <w:rPr>
                <w:rFonts w:eastAsia="Times New Roman" w:cs="Times New Roman"/>
              </w:rPr>
              <w:t>Delivery Address</w:t>
            </w:r>
            <w:bookmarkEnd w:id="1167"/>
          </w:p>
        </w:tc>
      </w:tr>
      <w:tr w:rsidR="697FC5A2" w14:paraId="6132982D" w14:textId="77777777" w:rsidTr="697FC5A2">
        <w:trPr>
          <w:trHeight w:val="300"/>
        </w:trPr>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2FABD0C5" w14:textId="56A593BF" w:rsidR="5DE531C6" w:rsidRDefault="5DE531C6" w:rsidP="697FC5A2">
            <w:pPr>
              <w:rPr>
                <w:rFonts w:eastAsia="Times New Roman" w:cs="Times New Roman"/>
              </w:rPr>
            </w:pPr>
            <w:bookmarkStart w:id="1168" w:name="_Toc1681057851"/>
            <w:proofErr w:type="spellStart"/>
            <w:r w:rsidRPr="697FC5A2">
              <w:rPr>
                <w:rFonts w:eastAsia="Times New Roman" w:cs="Times New Roman"/>
              </w:rPr>
              <w:t>CreatedBy</w:t>
            </w:r>
            <w:bookmarkEnd w:id="1168"/>
            <w:proofErr w:type="spellEnd"/>
          </w:p>
        </w:tc>
        <w:tc>
          <w:tcPr>
            <w:tcW w:w="1739" w:type="dxa"/>
            <w:tcBorders>
              <w:top w:val="single" w:sz="8" w:space="0" w:color="auto"/>
              <w:left w:val="single" w:sz="8" w:space="0" w:color="auto"/>
              <w:bottom w:val="single" w:sz="8" w:space="0" w:color="auto"/>
              <w:right w:val="single" w:sz="8" w:space="0" w:color="auto"/>
            </w:tcBorders>
            <w:tcMar>
              <w:left w:w="108" w:type="dxa"/>
              <w:right w:w="108" w:type="dxa"/>
            </w:tcMar>
          </w:tcPr>
          <w:p w14:paraId="40F249E9" w14:textId="5E0EE42A" w:rsidR="5DE531C6" w:rsidRDefault="5DE531C6" w:rsidP="697FC5A2">
            <w:pPr>
              <w:rPr>
                <w:rFonts w:eastAsia="Times New Roman" w:cs="Times New Roman"/>
              </w:rPr>
            </w:pPr>
            <w:bookmarkStart w:id="1169" w:name="_Toc1500505685"/>
            <w:proofErr w:type="gramStart"/>
            <w:r w:rsidRPr="697FC5A2">
              <w:rPr>
                <w:rFonts w:eastAsia="Times New Roman" w:cs="Times New Roman"/>
              </w:rPr>
              <w:t>Varchar(</w:t>
            </w:r>
            <w:proofErr w:type="gramEnd"/>
            <w:r w:rsidRPr="697FC5A2">
              <w:rPr>
                <w:rFonts w:eastAsia="Times New Roman" w:cs="Times New Roman"/>
              </w:rPr>
              <w:t>50)</w:t>
            </w:r>
            <w:bookmarkEnd w:id="1169"/>
          </w:p>
        </w:tc>
        <w:tc>
          <w:tcPr>
            <w:tcW w:w="780" w:type="dxa"/>
            <w:tcBorders>
              <w:top w:val="single" w:sz="8" w:space="0" w:color="auto"/>
              <w:left w:val="single" w:sz="8" w:space="0" w:color="auto"/>
              <w:bottom w:val="single" w:sz="8" w:space="0" w:color="auto"/>
              <w:right w:val="single" w:sz="8" w:space="0" w:color="auto"/>
            </w:tcBorders>
            <w:tcMar>
              <w:left w:w="108" w:type="dxa"/>
              <w:right w:w="108" w:type="dxa"/>
            </w:tcMar>
          </w:tcPr>
          <w:p w14:paraId="571C6C48" w14:textId="264D1F78" w:rsidR="697FC5A2" w:rsidRDefault="697FC5A2" w:rsidP="697FC5A2">
            <w:pPr>
              <w:rPr>
                <w:rFonts w:eastAsia="Times New Roman" w:cs="Times New Roman"/>
              </w:rPr>
            </w:pP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tcPr>
          <w:p w14:paraId="110B2D01" w14:textId="5A3EFA8D" w:rsidR="5DE531C6" w:rsidRDefault="5DE531C6" w:rsidP="697FC5A2">
            <w:pPr>
              <w:rPr>
                <w:rFonts w:eastAsia="Times New Roman" w:cs="Times New Roman"/>
              </w:rPr>
            </w:pPr>
            <w:bookmarkStart w:id="1170" w:name="_Toc1142239035"/>
            <w:r w:rsidRPr="697FC5A2">
              <w:rPr>
                <w:rFonts w:eastAsia="Times New Roman" w:cs="Times New Roman"/>
              </w:rPr>
              <w:t>No</w:t>
            </w:r>
            <w:bookmarkEnd w:id="1170"/>
          </w:p>
        </w:tc>
        <w:tc>
          <w:tcPr>
            <w:tcW w:w="3807" w:type="dxa"/>
            <w:tcBorders>
              <w:top w:val="single" w:sz="8" w:space="0" w:color="auto"/>
              <w:left w:val="single" w:sz="8" w:space="0" w:color="auto"/>
              <w:bottom w:val="single" w:sz="8" w:space="0" w:color="auto"/>
              <w:right w:val="single" w:sz="8" w:space="0" w:color="auto"/>
            </w:tcBorders>
            <w:tcMar>
              <w:left w:w="108" w:type="dxa"/>
              <w:right w:w="108" w:type="dxa"/>
            </w:tcMar>
          </w:tcPr>
          <w:p w14:paraId="69F84535" w14:textId="4869DB6E" w:rsidR="5DE531C6" w:rsidRDefault="5DE531C6" w:rsidP="697FC5A2">
            <w:pPr>
              <w:rPr>
                <w:rFonts w:eastAsia="Times New Roman" w:cs="Times New Roman"/>
              </w:rPr>
            </w:pPr>
            <w:bookmarkStart w:id="1171" w:name="_Toc1532346626"/>
            <w:r w:rsidRPr="697FC5A2">
              <w:rPr>
                <w:rFonts w:eastAsia="Times New Roman" w:cs="Times New Roman"/>
              </w:rPr>
              <w:t xml:space="preserve">Who employee </w:t>
            </w:r>
            <w:proofErr w:type="gramStart"/>
            <w:r w:rsidRPr="697FC5A2">
              <w:rPr>
                <w:rFonts w:eastAsia="Times New Roman" w:cs="Times New Roman"/>
              </w:rPr>
              <w:t>create</w:t>
            </w:r>
            <w:proofErr w:type="gramEnd"/>
            <w:r w:rsidRPr="697FC5A2">
              <w:rPr>
                <w:rFonts w:eastAsia="Times New Roman" w:cs="Times New Roman"/>
              </w:rPr>
              <w:t xml:space="preserve"> the order</w:t>
            </w:r>
            <w:bookmarkEnd w:id="1171"/>
          </w:p>
        </w:tc>
      </w:tr>
    </w:tbl>
    <w:p w14:paraId="3F6BA8D6" w14:textId="372D574C" w:rsidR="697FC5A2" w:rsidRDefault="697FC5A2"/>
    <w:p w14:paraId="633F4817" w14:textId="53A780A3" w:rsidR="30AD4672" w:rsidRPr="00F24057" w:rsidRDefault="30AD4672" w:rsidP="5C8018B8">
      <w:pPr>
        <w:rPr>
          <w:rFonts w:eastAsia="Times New Roman" w:cs="Times New Roman"/>
        </w:rPr>
      </w:pPr>
      <w:r w:rsidRPr="00F24057">
        <w:rPr>
          <w:rFonts w:eastAsia="Times New Roman" w:cs="Times New Roman"/>
        </w:rPr>
        <w:t xml:space="preserve"> </w:t>
      </w:r>
    </w:p>
    <w:p w14:paraId="32B87E30" w14:textId="6920846E" w:rsidR="30AD4672" w:rsidRPr="00F24057" w:rsidRDefault="30AD4672" w:rsidP="5C8018B8">
      <w:pPr>
        <w:rPr>
          <w:rFonts w:eastAsia="Times New Roman" w:cs="Times New Roman"/>
        </w:rPr>
      </w:pPr>
      <w:r w:rsidRPr="00F24057">
        <w:rPr>
          <w:rFonts w:eastAsia="Times New Roman" w:cs="Times New Roman"/>
        </w:rPr>
        <w:t xml:space="preserve">Table: </w:t>
      </w:r>
      <w:proofErr w:type="spellStart"/>
      <w:r w:rsidRPr="00F24057">
        <w:rPr>
          <w:rFonts w:eastAsia="Times New Roman" w:cs="Times New Roman"/>
        </w:rPr>
        <w:t>OrderItem</w:t>
      </w:r>
      <w:proofErr w:type="spellEnd"/>
    </w:p>
    <w:tbl>
      <w:tblPr>
        <w:tblW w:w="0" w:type="auto"/>
        <w:tblLook w:val="04A0" w:firstRow="1" w:lastRow="0" w:firstColumn="1" w:lastColumn="0" w:noHBand="0" w:noVBand="1"/>
      </w:tblPr>
      <w:tblGrid>
        <w:gridCol w:w="1614"/>
        <w:gridCol w:w="1680"/>
        <w:gridCol w:w="855"/>
        <w:gridCol w:w="900"/>
        <w:gridCol w:w="4291"/>
      </w:tblGrid>
      <w:tr w:rsidR="001311BB" w:rsidRPr="00F24057" w14:paraId="4EA45118" w14:textId="77777777" w:rsidTr="697FC5A2">
        <w:trPr>
          <w:trHeight w:val="300"/>
        </w:trPr>
        <w:tc>
          <w:tcPr>
            <w:tcW w:w="1615" w:type="dxa"/>
            <w:tcBorders>
              <w:top w:val="single" w:sz="8" w:space="0" w:color="auto"/>
              <w:left w:val="single" w:sz="8" w:space="0" w:color="auto"/>
              <w:bottom w:val="single" w:sz="8" w:space="0" w:color="auto"/>
              <w:right w:val="single" w:sz="8" w:space="0" w:color="auto"/>
            </w:tcBorders>
            <w:tcMar>
              <w:left w:w="108" w:type="dxa"/>
              <w:right w:w="108" w:type="dxa"/>
            </w:tcMar>
          </w:tcPr>
          <w:p w14:paraId="4D763B4D" w14:textId="7C11AF20" w:rsidR="5C8018B8" w:rsidRPr="00F24057" w:rsidRDefault="5C8018B8" w:rsidP="5C8018B8">
            <w:pPr>
              <w:rPr>
                <w:rFonts w:eastAsia="Times New Roman" w:cs="Times New Roman"/>
              </w:rPr>
            </w:pPr>
            <w:bookmarkStart w:id="1172" w:name="_Toc57848262"/>
            <w:r w:rsidRPr="00F24057">
              <w:rPr>
                <w:rFonts w:eastAsia="Times New Roman" w:cs="Times New Roman"/>
              </w:rPr>
              <w:t>Column Name</w:t>
            </w:r>
            <w:bookmarkEnd w:id="1172"/>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tcPr>
          <w:p w14:paraId="5257DF1C" w14:textId="7C871978" w:rsidR="5C8018B8" w:rsidRPr="00F24057" w:rsidRDefault="5C8018B8" w:rsidP="5C8018B8">
            <w:pPr>
              <w:rPr>
                <w:rFonts w:eastAsia="Times New Roman" w:cs="Times New Roman"/>
              </w:rPr>
            </w:pPr>
            <w:bookmarkStart w:id="1173" w:name="_Toc1379369247"/>
            <w:r w:rsidRPr="00F24057">
              <w:rPr>
                <w:rFonts w:eastAsia="Times New Roman" w:cs="Times New Roman"/>
              </w:rPr>
              <w:t>Datatype</w:t>
            </w:r>
            <w:bookmarkEnd w:id="1173"/>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tcPr>
          <w:p w14:paraId="58120381" w14:textId="1C12B7A6" w:rsidR="5C8018B8" w:rsidRPr="00F24057" w:rsidRDefault="5C8018B8" w:rsidP="5C8018B8">
            <w:pPr>
              <w:rPr>
                <w:rFonts w:eastAsia="Times New Roman" w:cs="Times New Roman"/>
              </w:rPr>
            </w:pPr>
            <w:bookmarkStart w:id="1174" w:name="_Toc766724880"/>
            <w:r w:rsidRPr="00F24057">
              <w:rPr>
                <w:rFonts w:eastAsia="Times New Roman" w:cs="Times New Roman"/>
              </w:rPr>
              <w:t>Key?</w:t>
            </w:r>
            <w:bookmarkEnd w:id="1174"/>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7DECE936" w14:textId="76F270CF" w:rsidR="5C8018B8" w:rsidRPr="00F24057" w:rsidRDefault="5C8018B8" w:rsidP="5C8018B8">
            <w:pPr>
              <w:rPr>
                <w:rFonts w:eastAsia="Times New Roman" w:cs="Times New Roman"/>
              </w:rPr>
            </w:pPr>
            <w:bookmarkStart w:id="1175" w:name="_Toc280638809"/>
            <w:r w:rsidRPr="00F24057">
              <w:rPr>
                <w:rFonts w:eastAsia="Times New Roman" w:cs="Times New Roman"/>
              </w:rPr>
              <w:t>Null?</w:t>
            </w:r>
            <w:bookmarkEnd w:id="1175"/>
          </w:p>
        </w:tc>
        <w:tc>
          <w:tcPr>
            <w:tcW w:w="4300" w:type="dxa"/>
            <w:tcBorders>
              <w:top w:val="single" w:sz="8" w:space="0" w:color="auto"/>
              <w:left w:val="single" w:sz="8" w:space="0" w:color="auto"/>
              <w:bottom w:val="single" w:sz="8" w:space="0" w:color="auto"/>
              <w:right w:val="single" w:sz="8" w:space="0" w:color="auto"/>
            </w:tcBorders>
            <w:tcMar>
              <w:left w:w="108" w:type="dxa"/>
              <w:right w:w="108" w:type="dxa"/>
            </w:tcMar>
          </w:tcPr>
          <w:p w14:paraId="612256C7" w14:textId="2BA53DAC" w:rsidR="5C8018B8" w:rsidRPr="00F24057" w:rsidRDefault="5C8018B8" w:rsidP="5C8018B8">
            <w:pPr>
              <w:rPr>
                <w:rFonts w:eastAsia="Times New Roman" w:cs="Times New Roman"/>
              </w:rPr>
            </w:pPr>
            <w:bookmarkStart w:id="1176" w:name="_Toc1527029437"/>
            <w:r w:rsidRPr="00F24057">
              <w:rPr>
                <w:rFonts w:eastAsia="Times New Roman" w:cs="Times New Roman"/>
              </w:rPr>
              <w:t>Description</w:t>
            </w:r>
            <w:bookmarkEnd w:id="1176"/>
          </w:p>
        </w:tc>
      </w:tr>
      <w:tr w:rsidR="001311BB" w:rsidRPr="00F24057" w14:paraId="3F26ADD3" w14:textId="77777777" w:rsidTr="697FC5A2">
        <w:trPr>
          <w:trHeight w:val="300"/>
        </w:trPr>
        <w:tc>
          <w:tcPr>
            <w:tcW w:w="1615" w:type="dxa"/>
            <w:tcBorders>
              <w:top w:val="single" w:sz="8" w:space="0" w:color="auto"/>
              <w:left w:val="single" w:sz="8" w:space="0" w:color="auto"/>
              <w:bottom w:val="single" w:sz="8" w:space="0" w:color="auto"/>
              <w:right w:val="single" w:sz="8" w:space="0" w:color="auto"/>
            </w:tcBorders>
            <w:tcMar>
              <w:left w:w="108" w:type="dxa"/>
              <w:right w:w="108" w:type="dxa"/>
            </w:tcMar>
          </w:tcPr>
          <w:p w14:paraId="0574E2DB" w14:textId="408ACE90" w:rsidR="5C8018B8" w:rsidRPr="00F24057" w:rsidRDefault="5C8018B8" w:rsidP="5C8018B8">
            <w:pPr>
              <w:rPr>
                <w:rFonts w:eastAsia="Times New Roman" w:cs="Times New Roman"/>
              </w:rPr>
            </w:pPr>
            <w:bookmarkStart w:id="1177" w:name="_Toc262034517"/>
            <w:proofErr w:type="spellStart"/>
            <w:r w:rsidRPr="00F24057">
              <w:rPr>
                <w:rFonts w:eastAsia="Times New Roman" w:cs="Times New Roman"/>
              </w:rPr>
              <w:t>OrderItemID</w:t>
            </w:r>
            <w:bookmarkEnd w:id="1177"/>
            <w:proofErr w:type="spellEnd"/>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tcPr>
          <w:p w14:paraId="3F672463" w14:textId="636F8264" w:rsidR="5C8018B8" w:rsidRPr="00F24057" w:rsidRDefault="048A2F54" w:rsidP="5C8018B8">
            <w:pPr>
              <w:rPr>
                <w:rFonts w:eastAsia="Times New Roman" w:cs="Times New Roman"/>
              </w:rPr>
            </w:pPr>
            <w:bookmarkStart w:id="1178" w:name="_Toc296708764"/>
            <w:proofErr w:type="gramStart"/>
            <w:r w:rsidRPr="697FC5A2">
              <w:rPr>
                <w:rFonts w:eastAsia="Times New Roman" w:cs="Times New Roman"/>
              </w:rPr>
              <w:t>Int(</w:t>
            </w:r>
            <w:proofErr w:type="gramEnd"/>
            <w:r w:rsidRPr="697FC5A2">
              <w:rPr>
                <w:rFonts w:eastAsia="Times New Roman" w:cs="Times New Roman"/>
              </w:rPr>
              <w:t>11)</w:t>
            </w:r>
            <w:bookmarkEnd w:id="1178"/>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tcPr>
          <w:p w14:paraId="414C880A" w14:textId="3CC29DB8" w:rsidR="5C8018B8" w:rsidRPr="00F24057" w:rsidRDefault="5C8018B8" w:rsidP="5C8018B8">
            <w:pPr>
              <w:rPr>
                <w:rFonts w:eastAsia="Times New Roman" w:cs="Times New Roman"/>
              </w:rPr>
            </w:pPr>
            <w:bookmarkStart w:id="1179" w:name="_Toc1294108795"/>
            <w:r w:rsidRPr="00F24057">
              <w:rPr>
                <w:rFonts w:eastAsia="Times New Roman" w:cs="Times New Roman"/>
              </w:rPr>
              <w:t>PK</w:t>
            </w:r>
            <w:bookmarkEnd w:id="1179"/>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0CAA3CAC" w14:textId="47402D0A" w:rsidR="5C8018B8" w:rsidRPr="00F24057" w:rsidRDefault="5C8018B8" w:rsidP="5C8018B8">
            <w:pPr>
              <w:rPr>
                <w:rFonts w:eastAsia="Times New Roman" w:cs="Times New Roman"/>
              </w:rPr>
            </w:pPr>
            <w:bookmarkStart w:id="1180" w:name="_Toc1735450234"/>
            <w:r w:rsidRPr="00F24057">
              <w:rPr>
                <w:rFonts w:eastAsia="Times New Roman" w:cs="Times New Roman"/>
              </w:rPr>
              <w:t>No</w:t>
            </w:r>
            <w:bookmarkEnd w:id="1180"/>
          </w:p>
        </w:tc>
        <w:tc>
          <w:tcPr>
            <w:tcW w:w="4300" w:type="dxa"/>
            <w:tcBorders>
              <w:top w:val="single" w:sz="8" w:space="0" w:color="auto"/>
              <w:left w:val="single" w:sz="8" w:space="0" w:color="auto"/>
              <w:bottom w:val="single" w:sz="8" w:space="0" w:color="auto"/>
              <w:right w:val="single" w:sz="8" w:space="0" w:color="auto"/>
            </w:tcBorders>
            <w:tcMar>
              <w:left w:w="108" w:type="dxa"/>
              <w:right w:w="108" w:type="dxa"/>
            </w:tcMar>
          </w:tcPr>
          <w:p w14:paraId="1F2905C8" w14:textId="5D4EF434" w:rsidR="5C8018B8" w:rsidRPr="00F24057" w:rsidRDefault="5C8018B8" w:rsidP="5C8018B8">
            <w:pPr>
              <w:rPr>
                <w:rFonts w:eastAsia="Times New Roman" w:cs="Times New Roman"/>
              </w:rPr>
            </w:pPr>
            <w:bookmarkStart w:id="1181" w:name="_Toc984935258"/>
            <w:r w:rsidRPr="00F24057">
              <w:rPr>
                <w:rFonts w:eastAsia="Times New Roman" w:cs="Times New Roman"/>
              </w:rPr>
              <w:t>Each Order item number</w:t>
            </w:r>
            <w:bookmarkEnd w:id="1181"/>
          </w:p>
          <w:p w14:paraId="2D0FE97B" w14:textId="1FEE0038" w:rsidR="5C8018B8" w:rsidRPr="00F24057" w:rsidRDefault="07ACAD1F" w:rsidP="697FC5A2">
            <w:pPr>
              <w:rPr>
                <w:rFonts w:eastAsia="Times New Roman" w:cs="Times New Roman"/>
              </w:rPr>
            </w:pPr>
            <w:bookmarkStart w:id="1182" w:name="_Toc1608065042"/>
            <w:r w:rsidRPr="697FC5A2">
              <w:rPr>
                <w:rFonts w:eastAsia="Times New Roman" w:cs="Times New Roman"/>
              </w:rPr>
              <w:t xml:space="preserve">use ‘OI’ and </w:t>
            </w:r>
            <w:r w:rsidR="0117130D" w:rsidRPr="697FC5A2">
              <w:rPr>
                <w:rFonts w:eastAsia="Times New Roman" w:cs="Times New Roman"/>
              </w:rPr>
              <w:t>8</w:t>
            </w:r>
            <w:r w:rsidRPr="697FC5A2">
              <w:rPr>
                <w:rFonts w:eastAsia="Times New Roman" w:cs="Times New Roman"/>
              </w:rPr>
              <w:t xml:space="preserve"> number composition</w:t>
            </w:r>
            <w:bookmarkEnd w:id="1182"/>
          </w:p>
        </w:tc>
      </w:tr>
      <w:tr w:rsidR="001311BB" w:rsidRPr="00F24057" w14:paraId="338F197E" w14:textId="77777777" w:rsidTr="697FC5A2">
        <w:trPr>
          <w:trHeight w:val="300"/>
        </w:trPr>
        <w:tc>
          <w:tcPr>
            <w:tcW w:w="1615" w:type="dxa"/>
            <w:tcBorders>
              <w:top w:val="single" w:sz="8" w:space="0" w:color="auto"/>
              <w:left w:val="single" w:sz="8" w:space="0" w:color="auto"/>
              <w:bottom w:val="single" w:sz="8" w:space="0" w:color="auto"/>
              <w:right w:val="single" w:sz="8" w:space="0" w:color="auto"/>
            </w:tcBorders>
            <w:tcMar>
              <w:left w:w="108" w:type="dxa"/>
              <w:right w:w="108" w:type="dxa"/>
            </w:tcMar>
          </w:tcPr>
          <w:p w14:paraId="047E43EE" w14:textId="784270B8" w:rsidR="5C8018B8" w:rsidRPr="00F24057" w:rsidRDefault="5C8018B8" w:rsidP="5C8018B8">
            <w:pPr>
              <w:rPr>
                <w:rFonts w:eastAsia="Times New Roman" w:cs="Times New Roman"/>
              </w:rPr>
            </w:pPr>
            <w:bookmarkStart w:id="1183" w:name="_Toc799218943"/>
            <w:proofErr w:type="spellStart"/>
            <w:r w:rsidRPr="00F24057">
              <w:rPr>
                <w:rFonts w:eastAsia="Times New Roman" w:cs="Times New Roman"/>
              </w:rPr>
              <w:t>OrderID</w:t>
            </w:r>
            <w:bookmarkEnd w:id="1183"/>
            <w:proofErr w:type="spellEnd"/>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tcPr>
          <w:p w14:paraId="54EE3C70" w14:textId="078D0199" w:rsidR="5C8018B8" w:rsidRPr="00F24057" w:rsidRDefault="1B27147A" w:rsidP="697FC5A2">
            <w:pPr>
              <w:rPr>
                <w:rFonts w:eastAsia="Times New Roman" w:cs="Times New Roman"/>
              </w:rPr>
            </w:pPr>
            <w:bookmarkStart w:id="1184" w:name="_Toc1330844432"/>
            <w:proofErr w:type="gramStart"/>
            <w:r w:rsidRPr="697FC5A2">
              <w:rPr>
                <w:rFonts w:eastAsia="Times New Roman" w:cs="Times New Roman"/>
              </w:rPr>
              <w:t>Varchar(</w:t>
            </w:r>
            <w:proofErr w:type="gramEnd"/>
            <w:r w:rsidRPr="697FC5A2">
              <w:rPr>
                <w:rFonts w:eastAsia="Times New Roman" w:cs="Times New Roman"/>
              </w:rPr>
              <w:t>20)</w:t>
            </w:r>
            <w:bookmarkEnd w:id="1184"/>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tcPr>
          <w:p w14:paraId="614C25C1" w14:textId="2D1C34E7" w:rsidR="5C8018B8" w:rsidRPr="00F24057" w:rsidRDefault="5C8018B8" w:rsidP="5C8018B8">
            <w:pPr>
              <w:rPr>
                <w:rFonts w:eastAsia="Times New Roman" w:cs="Times New Roman"/>
              </w:rPr>
            </w:pPr>
            <w:bookmarkStart w:id="1185" w:name="_Toc2002616645"/>
            <w:r w:rsidRPr="00F24057">
              <w:rPr>
                <w:rFonts w:eastAsia="Times New Roman" w:cs="Times New Roman"/>
              </w:rPr>
              <w:t>FK</w:t>
            </w:r>
            <w:bookmarkEnd w:id="1185"/>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7EEC56E1" w14:textId="589EDA2C" w:rsidR="5C8018B8" w:rsidRPr="00F24057" w:rsidRDefault="5C8018B8" w:rsidP="5C8018B8">
            <w:pPr>
              <w:rPr>
                <w:rFonts w:eastAsia="Times New Roman" w:cs="Times New Roman"/>
              </w:rPr>
            </w:pPr>
            <w:bookmarkStart w:id="1186" w:name="_Toc1624574614"/>
            <w:r w:rsidRPr="00F24057">
              <w:rPr>
                <w:rFonts w:eastAsia="Times New Roman" w:cs="Times New Roman"/>
              </w:rPr>
              <w:t>No</w:t>
            </w:r>
            <w:bookmarkEnd w:id="1186"/>
          </w:p>
        </w:tc>
        <w:tc>
          <w:tcPr>
            <w:tcW w:w="4300" w:type="dxa"/>
            <w:tcBorders>
              <w:top w:val="single" w:sz="8" w:space="0" w:color="auto"/>
              <w:left w:val="single" w:sz="8" w:space="0" w:color="auto"/>
              <w:bottom w:val="single" w:sz="8" w:space="0" w:color="auto"/>
              <w:right w:val="single" w:sz="8" w:space="0" w:color="auto"/>
            </w:tcBorders>
            <w:tcMar>
              <w:left w:w="108" w:type="dxa"/>
              <w:right w:w="108" w:type="dxa"/>
            </w:tcMar>
          </w:tcPr>
          <w:p w14:paraId="466830F0" w14:textId="73A65760" w:rsidR="5C8018B8" w:rsidRPr="00F24057" w:rsidRDefault="5C8018B8" w:rsidP="5C8018B8">
            <w:pPr>
              <w:rPr>
                <w:rFonts w:eastAsia="Times New Roman" w:cs="Times New Roman"/>
              </w:rPr>
            </w:pPr>
            <w:bookmarkStart w:id="1187" w:name="_Toc1145948904"/>
            <w:r w:rsidRPr="00F24057">
              <w:rPr>
                <w:rFonts w:eastAsia="Times New Roman" w:cs="Times New Roman"/>
              </w:rPr>
              <w:t>this order item belongs to what order</w:t>
            </w:r>
            <w:bookmarkEnd w:id="1187"/>
          </w:p>
        </w:tc>
      </w:tr>
      <w:tr w:rsidR="001311BB" w:rsidRPr="00F24057" w14:paraId="5EAA43AD" w14:textId="77777777" w:rsidTr="697FC5A2">
        <w:trPr>
          <w:trHeight w:val="300"/>
        </w:trPr>
        <w:tc>
          <w:tcPr>
            <w:tcW w:w="1615" w:type="dxa"/>
            <w:tcBorders>
              <w:top w:val="single" w:sz="8" w:space="0" w:color="auto"/>
              <w:left w:val="single" w:sz="8" w:space="0" w:color="auto"/>
              <w:bottom w:val="single" w:sz="8" w:space="0" w:color="auto"/>
              <w:right w:val="single" w:sz="8" w:space="0" w:color="auto"/>
            </w:tcBorders>
            <w:tcMar>
              <w:left w:w="108" w:type="dxa"/>
              <w:right w:w="108" w:type="dxa"/>
            </w:tcMar>
          </w:tcPr>
          <w:p w14:paraId="18787119" w14:textId="45125FE1" w:rsidR="5C8018B8" w:rsidRPr="00F24057" w:rsidRDefault="5C8018B8" w:rsidP="5C8018B8">
            <w:pPr>
              <w:rPr>
                <w:rFonts w:eastAsia="Times New Roman" w:cs="Times New Roman"/>
              </w:rPr>
            </w:pPr>
            <w:bookmarkStart w:id="1188" w:name="_Toc414717926"/>
            <w:proofErr w:type="spellStart"/>
            <w:r w:rsidRPr="00F24057">
              <w:rPr>
                <w:rFonts w:eastAsia="Times New Roman" w:cs="Times New Roman"/>
              </w:rPr>
              <w:t>ProductID</w:t>
            </w:r>
            <w:bookmarkEnd w:id="1188"/>
            <w:proofErr w:type="spellEnd"/>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tcPr>
          <w:p w14:paraId="502B446B" w14:textId="6003B1D2" w:rsidR="5C8018B8" w:rsidRPr="00F24057" w:rsidRDefault="5C8018B8" w:rsidP="5C8018B8">
            <w:pPr>
              <w:rPr>
                <w:rFonts w:eastAsia="Times New Roman" w:cs="Times New Roman"/>
              </w:rPr>
            </w:pPr>
            <w:bookmarkStart w:id="1189" w:name="_Toc1018653616"/>
            <w:proofErr w:type="gramStart"/>
            <w:r w:rsidRPr="00F24057">
              <w:rPr>
                <w:rFonts w:eastAsia="Times New Roman" w:cs="Times New Roman"/>
              </w:rPr>
              <w:t>Char(</w:t>
            </w:r>
            <w:proofErr w:type="gramEnd"/>
            <w:r w:rsidRPr="00F24057">
              <w:rPr>
                <w:rFonts w:eastAsia="Times New Roman" w:cs="Times New Roman"/>
              </w:rPr>
              <w:t>10)</w:t>
            </w:r>
            <w:bookmarkEnd w:id="1189"/>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tcPr>
          <w:p w14:paraId="559B5AD7" w14:textId="6AFFD93E" w:rsidR="5C8018B8" w:rsidRPr="00F24057" w:rsidRDefault="5C8018B8" w:rsidP="5C8018B8">
            <w:pPr>
              <w:rPr>
                <w:rFonts w:eastAsia="Times New Roman" w:cs="Times New Roman"/>
              </w:rPr>
            </w:pPr>
            <w:bookmarkStart w:id="1190" w:name="_Toc1950639318"/>
            <w:r w:rsidRPr="00F24057">
              <w:rPr>
                <w:rFonts w:eastAsia="Times New Roman" w:cs="Times New Roman"/>
              </w:rPr>
              <w:t>FK</w:t>
            </w:r>
            <w:bookmarkEnd w:id="1190"/>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12886868" w14:textId="4E74FD17" w:rsidR="5C8018B8" w:rsidRPr="00F24057" w:rsidRDefault="5C8018B8" w:rsidP="5C8018B8">
            <w:pPr>
              <w:rPr>
                <w:rFonts w:eastAsia="Times New Roman" w:cs="Times New Roman"/>
              </w:rPr>
            </w:pPr>
            <w:bookmarkStart w:id="1191" w:name="_Toc440689337"/>
            <w:r w:rsidRPr="00F24057">
              <w:rPr>
                <w:rFonts w:eastAsia="Times New Roman" w:cs="Times New Roman"/>
              </w:rPr>
              <w:t>No</w:t>
            </w:r>
            <w:bookmarkEnd w:id="1191"/>
          </w:p>
        </w:tc>
        <w:tc>
          <w:tcPr>
            <w:tcW w:w="4300" w:type="dxa"/>
            <w:tcBorders>
              <w:top w:val="single" w:sz="8" w:space="0" w:color="auto"/>
              <w:left w:val="single" w:sz="8" w:space="0" w:color="auto"/>
              <w:bottom w:val="single" w:sz="8" w:space="0" w:color="auto"/>
              <w:right w:val="single" w:sz="8" w:space="0" w:color="auto"/>
            </w:tcBorders>
            <w:tcMar>
              <w:left w:w="108" w:type="dxa"/>
              <w:right w:w="108" w:type="dxa"/>
            </w:tcMar>
          </w:tcPr>
          <w:p w14:paraId="1F7B2EAA" w14:textId="1D174333" w:rsidR="5C8018B8" w:rsidRPr="00F24057" w:rsidRDefault="5C8018B8" w:rsidP="5C8018B8">
            <w:pPr>
              <w:rPr>
                <w:rFonts w:eastAsia="Times New Roman" w:cs="Times New Roman"/>
              </w:rPr>
            </w:pPr>
            <w:bookmarkStart w:id="1192" w:name="_Toc1746502846"/>
            <w:r w:rsidRPr="00F24057">
              <w:rPr>
                <w:rFonts w:eastAsia="Times New Roman" w:cs="Times New Roman"/>
              </w:rPr>
              <w:t>Product number</w:t>
            </w:r>
            <w:bookmarkEnd w:id="1192"/>
          </w:p>
        </w:tc>
      </w:tr>
      <w:tr w:rsidR="001311BB" w:rsidRPr="00F24057" w14:paraId="7AFA8AA1" w14:textId="77777777" w:rsidTr="697FC5A2">
        <w:trPr>
          <w:trHeight w:val="300"/>
        </w:trPr>
        <w:tc>
          <w:tcPr>
            <w:tcW w:w="1615" w:type="dxa"/>
            <w:tcBorders>
              <w:top w:val="single" w:sz="8" w:space="0" w:color="auto"/>
              <w:left w:val="single" w:sz="8" w:space="0" w:color="auto"/>
              <w:bottom w:val="single" w:sz="8" w:space="0" w:color="auto"/>
              <w:right w:val="single" w:sz="8" w:space="0" w:color="auto"/>
            </w:tcBorders>
            <w:tcMar>
              <w:left w:w="108" w:type="dxa"/>
              <w:right w:w="108" w:type="dxa"/>
            </w:tcMar>
          </w:tcPr>
          <w:p w14:paraId="6C0A8353" w14:textId="18F18C56" w:rsidR="5C8018B8" w:rsidRPr="00F24057" w:rsidRDefault="07ACAD1F" w:rsidP="5C8018B8">
            <w:pPr>
              <w:rPr>
                <w:rFonts w:eastAsia="Times New Roman" w:cs="Times New Roman"/>
              </w:rPr>
            </w:pPr>
            <w:bookmarkStart w:id="1193" w:name="_Toc1458792968"/>
            <w:r w:rsidRPr="697FC5A2">
              <w:rPr>
                <w:rFonts w:eastAsia="Times New Roman" w:cs="Times New Roman"/>
              </w:rPr>
              <w:t>q</w:t>
            </w:r>
            <w:r w:rsidR="473C5287" w:rsidRPr="697FC5A2">
              <w:rPr>
                <w:rFonts w:eastAsia="Times New Roman" w:cs="Times New Roman"/>
              </w:rPr>
              <w:t>ty</w:t>
            </w:r>
            <w:bookmarkEnd w:id="1193"/>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tcPr>
          <w:p w14:paraId="16A0EA9B" w14:textId="073C6A32" w:rsidR="5C8018B8" w:rsidRPr="00F24057" w:rsidRDefault="473C5287" w:rsidP="697FC5A2">
            <w:pPr>
              <w:rPr>
                <w:rFonts w:eastAsia="Times New Roman" w:cs="Times New Roman"/>
              </w:rPr>
            </w:pPr>
            <w:bookmarkStart w:id="1194" w:name="_Toc1704299167"/>
            <w:proofErr w:type="gramStart"/>
            <w:r w:rsidRPr="697FC5A2">
              <w:rPr>
                <w:rFonts w:eastAsia="Times New Roman" w:cs="Times New Roman"/>
              </w:rPr>
              <w:t>Int(</w:t>
            </w:r>
            <w:proofErr w:type="gramEnd"/>
            <w:r w:rsidRPr="697FC5A2">
              <w:rPr>
                <w:rFonts w:eastAsia="Times New Roman" w:cs="Times New Roman"/>
              </w:rPr>
              <w:t>11)</w:t>
            </w:r>
            <w:bookmarkEnd w:id="1194"/>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tcPr>
          <w:p w14:paraId="1EE52B3E" w14:textId="0775B51F" w:rsidR="5C8018B8" w:rsidRPr="00F24057" w:rsidRDefault="5C8018B8" w:rsidP="5C8018B8">
            <w:pPr>
              <w:rPr>
                <w:rFonts w:eastAsia="Times New Roman" w:cs="Times New Roman"/>
              </w:rPr>
            </w:pPr>
            <w:r w:rsidRPr="00F24057">
              <w:rPr>
                <w:rFonts w:eastAsia="Times New Roman" w:cs="Times New Roman"/>
              </w:rPr>
              <w:t xml:space="preserve"> </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54D6A313" w14:textId="7354B2EE" w:rsidR="5C8018B8" w:rsidRPr="00F24057" w:rsidRDefault="5C8018B8" w:rsidP="5C8018B8">
            <w:pPr>
              <w:rPr>
                <w:rFonts w:eastAsia="Times New Roman" w:cs="Times New Roman"/>
              </w:rPr>
            </w:pPr>
            <w:bookmarkStart w:id="1195" w:name="_Toc1815513656"/>
            <w:r w:rsidRPr="00F24057">
              <w:rPr>
                <w:rFonts w:eastAsia="Times New Roman" w:cs="Times New Roman"/>
              </w:rPr>
              <w:t>No</w:t>
            </w:r>
            <w:bookmarkEnd w:id="1195"/>
          </w:p>
        </w:tc>
        <w:tc>
          <w:tcPr>
            <w:tcW w:w="4300" w:type="dxa"/>
            <w:tcBorders>
              <w:top w:val="single" w:sz="8" w:space="0" w:color="auto"/>
              <w:left w:val="single" w:sz="8" w:space="0" w:color="auto"/>
              <w:bottom w:val="single" w:sz="8" w:space="0" w:color="auto"/>
              <w:right w:val="single" w:sz="8" w:space="0" w:color="auto"/>
            </w:tcBorders>
            <w:tcMar>
              <w:left w:w="108" w:type="dxa"/>
              <w:right w:w="108" w:type="dxa"/>
            </w:tcMar>
          </w:tcPr>
          <w:p w14:paraId="45EA8302" w14:textId="54BDC9F4" w:rsidR="5C8018B8" w:rsidRPr="00F24057" w:rsidRDefault="76010065" w:rsidP="5C8018B8">
            <w:pPr>
              <w:rPr>
                <w:rFonts w:eastAsia="Times New Roman" w:cs="Times New Roman"/>
              </w:rPr>
            </w:pPr>
            <w:bookmarkStart w:id="1196" w:name="_Toc1461826620"/>
            <w:r w:rsidRPr="697FC5A2">
              <w:rPr>
                <w:rFonts w:eastAsia="Times New Roman" w:cs="Times New Roman"/>
              </w:rPr>
              <w:t xml:space="preserve">Order </w:t>
            </w:r>
            <w:r w:rsidR="07ACAD1F" w:rsidRPr="697FC5A2">
              <w:rPr>
                <w:rFonts w:eastAsia="Times New Roman" w:cs="Times New Roman"/>
              </w:rPr>
              <w:t>Product quantity</w:t>
            </w:r>
            <w:bookmarkEnd w:id="1196"/>
          </w:p>
        </w:tc>
      </w:tr>
      <w:tr w:rsidR="001311BB" w:rsidRPr="00F24057" w14:paraId="3336E31E" w14:textId="77777777" w:rsidTr="697FC5A2">
        <w:trPr>
          <w:trHeight w:val="300"/>
        </w:trPr>
        <w:tc>
          <w:tcPr>
            <w:tcW w:w="1615" w:type="dxa"/>
            <w:tcBorders>
              <w:top w:val="single" w:sz="8" w:space="0" w:color="auto"/>
              <w:left w:val="single" w:sz="8" w:space="0" w:color="auto"/>
              <w:bottom w:val="single" w:sz="8" w:space="0" w:color="auto"/>
              <w:right w:val="single" w:sz="8" w:space="0" w:color="auto"/>
            </w:tcBorders>
            <w:tcMar>
              <w:left w:w="108" w:type="dxa"/>
              <w:right w:w="108" w:type="dxa"/>
            </w:tcMar>
          </w:tcPr>
          <w:p w14:paraId="500B5FDC" w14:textId="708819E1" w:rsidR="5C8018B8" w:rsidRPr="00F24057" w:rsidRDefault="5C8018B8" w:rsidP="5C8018B8">
            <w:pPr>
              <w:rPr>
                <w:rFonts w:eastAsia="Times New Roman" w:cs="Times New Roman"/>
              </w:rPr>
            </w:pPr>
            <w:bookmarkStart w:id="1197" w:name="_Toc1578998734"/>
            <w:proofErr w:type="spellStart"/>
            <w:r w:rsidRPr="00F24057">
              <w:rPr>
                <w:rFonts w:eastAsia="Times New Roman" w:cs="Times New Roman"/>
              </w:rPr>
              <w:t>unitPrice</w:t>
            </w:r>
            <w:bookmarkEnd w:id="1197"/>
            <w:proofErr w:type="spellEnd"/>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tcPr>
          <w:p w14:paraId="72BFAC79" w14:textId="12672B55" w:rsidR="5C8018B8" w:rsidRPr="00F24057" w:rsidRDefault="2EA57C27" w:rsidP="5C8018B8">
            <w:pPr>
              <w:rPr>
                <w:rFonts w:eastAsia="Times New Roman" w:cs="Times New Roman"/>
              </w:rPr>
            </w:pPr>
            <w:bookmarkStart w:id="1198" w:name="_Toc1844026674"/>
            <w:proofErr w:type="gramStart"/>
            <w:r w:rsidRPr="697FC5A2">
              <w:rPr>
                <w:rFonts w:eastAsia="Times New Roman" w:cs="Times New Roman"/>
              </w:rPr>
              <w:t>Decimal(</w:t>
            </w:r>
            <w:proofErr w:type="gramEnd"/>
            <w:r w:rsidRPr="697FC5A2">
              <w:rPr>
                <w:rFonts w:eastAsia="Times New Roman" w:cs="Times New Roman"/>
              </w:rPr>
              <w:t>10,2)</w:t>
            </w:r>
            <w:bookmarkEnd w:id="1198"/>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tcPr>
          <w:p w14:paraId="70161DF1" w14:textId="4E2DF8BB" w:rsidR="5C8018B8" w:rsidRPr="00F24057" w:rsidRDefault="5C8018B8" w:rsidP="5C8018B8">
            <w:pPr>
              <w:rPr>
                <w:rFonts w:eastAsia="Times New Roman" w:cs="Times New Roman"/>
              </w:rPr>
            </w:pPr>
            <w:r w:rsidRPr="00F24057">
              <w:rPr>
                <w:rFonts w:eastAsia="Times New Roman" w:cs="Times New Roman"/>
              </w:rPr>
              <w:t xml:space="preserve"> </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6BB9F882" w14:textId="5CDC4912" w:rsidR="5C8018B8" w:rsidRPr="00F24057" w:rsidRDefault="5C8018B8" w:rsidP="5C8018B8">
            <w:pPr>
              <w:rPr>
                <w:rFonts w:eastAsia="Times New Roman" w:cs="Times New Roman"/>
              </w:rPr>
            </w:pPr>
            <w:bookmarkStart w:id="1199" w:name="_Toc1404222392"/>
            <w:r w:rsidRPr="00F24057">
              <w:rPr>
                <w:rFonts w:eastAsia="Times New Roman" w:cs="Times New Roman"/>
              </w:rPr>
              <w:t>No</w:t>
            </w:r>
            <w:bookmarkEnd w:id="1199"/>
          </w:p>
        </w:tc>
        <w:tc>
          <w:tcPr>
            <w:tcW w:w="4300" w:type="dxa"/>
            <w:tcBorders>
              <w:top w:val="single" w:sz="8" w:space="0" w:color="auto"/>
              <w:left w:val="single" w:sz="8" w:space="0" w:color="auto"/>
              <w:bottom w:val="single" w:sz="8" w:space="0" w:color="auto"/>
              <w:right w:val="single" w:sz="8" w:space="0" w:color="auto"/>
            </w:tcBorders>
            <w:tcMar>
              <w:left w:w="108" w:type="dxa"/>
              <w:right w:w="108" w:type="dxa"/>
            </w:tcMar>
          </w:tcPr>
          <w:p w14:paraId="41147C38" w14:textId="08F5D1F0" w:rsidR="5C8018B8" w:rsidRPr="00F24057" w:rsidRDefault="5C8018B8" w:rsidP="5C8018B8">
            <w:pPr>
              <w:rPr>
                <w:rFonts w:eastAsia="Times New Roman" w:cs="Times New Roman"/>
              </w:rPr>
            </w:pPr>
            <w:bookmarkStart w:id="1200" w:name="_Toc1908761661"/>
            <w:r w:rsidRPr="00F24057">
              <w:rPr>
                <w:rFonts w:eastAsia="Times New Roman" w:cs="Times New Roman"/>
              </w:rPr>
              <w:t>Product unit Price</w:t>
            </w:r>
            <w:bookmarkEnd w:id="1200"/>
          </w:p>
        </w:tc>
      </w:tr>
      <w:tr w:rsidR="697FC5A2" w14:paraId="6C2C38B0" w14:textId="77777777" w:rsidTr="697FC5A2">
        <w:trPr>
          <w:trHeight w:val="300"/>
        </w:trPr>
        <w:tc>
          <w:tcPr>
            <w:tcW w:w="1614" w:type="dxa"/>
            <w:tcBorders>
              <w:top w:val="single" w:sz="8" w:space="0" w:color="auto"/>
              <w:left w:val="single" w:sz="8" w:space="0" w:color="auto"/>
              <w:bottom w:val="single" w:sz="8" w:space="0" w:color="auto"/>
              <w:right w:val="single" w:sz="8" w:space="0" w:color="auto"/>
            </w:tcBorders>
            <w:tcMar>
              <w:left w:w="108" w:type="dxa"/>
              <w:right w:w="108" w:type="dxa"/>
            </w:tcMar>
          </w:tcPr>
          <w:p w14:paraId="6724BB82" w14:textId="00B98610" w:rsidR="276C22A9" w:rsidRDefault="276C22A9" w:rsidP="697FC5A2">
            <w:pPr>
              <w:rPr>
                <w:rFonts w:eastAsia="Times New Roman" w:cs="Times New Roman"/>
              </w:rPr>
            </w:pPr>
            <w:bookmarkStart w:id="1201" w:name="_Toc676471021"/>
            <w:r w:rsidRPr="697FC5A2">
              <w:rPr>
                <w:rFonts w:eastAsia="Times New Roman" w:cs="Times New Roman"/>
              </w:rPr>
              <w:t>ProductName</w:t>
            </w:r>
            <w:bookmarkEnd w:id="1201"/>
          </w:p>
        </w:tc>
        <w:tc>
          <w:tcPr>
            <w:tcW w:w="1679" w:type="dxa"/>
            <w:tcBorders>
              <w:top w:val="single" w:sz="8" w:space="0" w:color="auto"/>
              <w:left w:val="single" w:sz="8" w:space="0" w:color="auto"/>
              <w:bottom w:val="single" w:sz="8" w:space="0" w:color="auto"/>
              <w:right w:val="single" w:sz="8" w:space="0" w:color="auto"/>
            </w:tcBorders>
            <w:tcMar>
              <w:left w:w="108" w:type="dxa"/>
              <w:right w:w="108" w:type="dxa"/>
            </w:tcMar>
          </w:tcPr>
          <w:p w14:paraId="26CF0B14" w14:textId="397A0C49" w:rsidR="276C22A9" w:rsidRDefault="276C22A9" w:rsidP="697FC5A2">
            <w:pPr>
              <w:rPr>
                <w:rFonts w:eastAsia="Times New Roman" w:cs="Times New Roman"/>
              </w:rPr>
            </w:pPr>
            <w:bookmarkStart w:id="1202" w:name="_Toc255482706"/>
            <w:proofErr w:type="gramStart"/>
            <w:r w:rsidRPr="697FC5A2">
              <w:rPr>
                <w:rFonts w:eastAsia="Times New Roman" w:cs="Times New Roman"/>
              </w:rPr>
              <w:t>Varchar(</w:t>
            </w:r>
            <w:proofErr w:type="gramEnd"/>
            <w:r w:rsidRPr="697FC5A2">
              <w:rPr>
                <w:rFonts w:eastAsia="Times New Roman" w:cs="Times New Roman"/>
              </w:rPr>
              <w:t>100)</w:t>
            </w:r>
            <w:bookmarkEnd w:id="1202"/>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tcPr>
          <w:p w14:paraId="482010B4" w14:textId="6195F75E" w:rsidR="697FC5A2" w:rsidRDefault="697FC5A2" w:rsidP="697FC5A2">
            <w:pPr>
              <w:rPr>
                <w:rFonts w:eastAsia="Times New Roman" w:cs="Times New Roman"/>
              </w:rPr>
            </w:pP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7159B297" w14:textId="65AA0862" w:rsidR="276C22A9" w:rsidRDefault="276C22A9" w:rsidP="697FC5A2">
            <w:pPr>
              <w:rPr>
                <w:rFonts w:eastAsia="Times New Roman" w:cs="Times New Roman"/>
              </w:rPr>
            </w:pPr>
            <w:bookmarkStart w:id="1203" w:name="_Toc1361168711"/>
            <w:r w:rsidRPr="697FC5A2">
              <w:rPr>
                <w:rFonts w:eastAsia="Times New Roman" w:cs="Times New Roman"/>
              </w:rPr>
              <w:t>No</w:t>
            </w:r>
            <w:bookmarkEnd w:id="1203"/>
          </w:p>
        </w:tc>
        <w:tc>
          <w:tcPr>
            <w:tcW w:w="4292" w:type="dxa"/>
            <w:tcBorders>
              <w:top w:val="single" w:sz="8" w:space="0" w:color="auto"/>
              <w:left w:val="single" w:sz="8" w:space="0" w:color="auto"/>
              <w:bottom w:val="single" w:sz="8" w:space="0" w:color="auto"/>
              <w:right w:val="single" w:sz="8" w:space="0" w:color="auto"/>
            </w:tcBorders>
            <w:tcMar>
              <w:left w:w="108" w:type="dxa"/>
              <w:right w:w="108" w:type="dxa"/>
            </w:tcMar>
          </w:tcPr>
          <w:p w14:paraId="747865C5" w14:textId="353F7101" w:rsidR="276C22A9" w:rsidRDefault="276C22A9" w:rsidP="697FC5A2">
            <w:pPr>
              <w:rPr>
                <w:rFonts w:eastAsia="Times New Roman" w:cs="Times New Roman"/>
              </w:rPr>
            </w:pPr>
            <w:bookmarkStart w:id="1204" w:name="_Toc1970477715"/>
            <w:r w:rsidRPr="697FC5A2">
              <w:rPr>
                <w:rFonts w:eastAsia="Times New Roman" w:cs="Times New Roman"/>
              </w:rPr>
              <w:t>Product Name</w:t>
            </w:r>
            <w:bookmarkEnd w:id="1204"/>
          </w:p>
        </w:tc>
      </w:tr>
      <w:tr w:rsidR="697FC5A2" w14:paraId="35B9C3B3" w14:textId="77777777" w:rsidTr="697FC5A2">
        <w:trPr>
          <w:trHeight w:val="300"/>
        </w:trPr>
        <w:tc>
          <w:tcPr>
            <w:tcW w:w="1614" w:type="dxa"/>
            <w:tcBorders>
              <w:top w:val="single" w:sz="8" w:space="0" w:color="auto"/>
              <w:left w:val="single" w:sz="8" w:space="0" w:color="auto"/>
              <w:bottom w:val="single" w:sz="8" w:space="0" w:color="auto"/>
              <w:right w:val="single" w:sz="8" w:space="0" w:color="auto"/>
            </w:tcBorders>
            <w:tcMar>
              <w:left w:w="108" w:type="dxa"/>
              <w:right w:w="108" w:type="dxa"/>
            </w:tcMar>
          </w:tcPr>
          <w:p w14:paraId="19BE9F48" w14:textId="0E2D7FA9" w:rsidR="276C22A9" w:rsidRDefault="276C22A9" w:rsidP="697FC5A2">
            <w:pPr>
              <w:rPr>
                <w:rFonts w:eastAsia="Times New Roman" w:cs="Times New Roman"/>
              </w:rPr>
            </w:pPr>
            <w:bookmarkStart w:id="1205" w:name="_Toc1130805709"/>
            <w:proofErr w:type="spellStart"/>
            <w:r w:rsidRPr="697FC5A2">
              <w:rPr>
                <w:rFonts w:eastAsia="Times New Roman" w:cs="Times New Roman"/>
              </w:rPr>
              <w:t>SubTotal</w:t>
            </w:r>
            <w:bookmarkEnd w:id="1205"/>
            <w:proofErr w:type="spellEnd"/>
          </w:p>
        </w:tc>
        <w:tc>
          <w:tcPr>
            <w:tcW w:w="1679" w:type="dxa"/>
            <w:tcBorders>
              <w:top w:val="single" w:sz="8" w:space="0" w:color="auto"/>
              <w:left w:val="single" w:sz="8" w:space="0" w:color="auto"/>
              <w:bottom w:val="single" w:sz="8" w:space="0" w:color="auto"/>
              <w:right w:val="single" w:sz="8" w:space="0" w:color="auto"/>
            </w:tcBorders>
            <w:tcMar>
              <w:left w:w="108" w:type="dxa"/>
              <w:right w:w="108" w:type="dxa"/>
            </w:tcMar>
          </w:tcPr>
          <w:p w14:paraId="72E838D1" w14:textId="1BFFB33B" w:rsidR="276C22A9" w:rsidRDefault="276C22A9" w:rsidP="697FC5A2">
            <w:pPr>
              <w:rPr>
                <w:rFonts w:eastAsia="Times New Roman" w:cs="Times New Roman"/>
              </w:rPr>
            </w:pPr>
            <w:bookmarkStart w:id="1206" w:name="_Toc632944643"/>
            <w:proofErr w:type="gramStart"/>
            <w:r w:rsidRPr="697FC5A2">
              <w:rPr>
                <w:rFonts w:eastAsia="Times New Roman" w:cs="Times New Roman"/>
              </w:rPr>
              <w:t>Decimal(</w:t>
            </w:r>
            <w:proofErr w:type="gramEnd"/>
            <w:r w:rsidRPr="697FC5A2">
              <w:rPr>
                <w:rFonts w:eastAsia="Times New Roman" w:cs="Times New Roman"/>
              </w:rPr>
              <w:t>10,2)</w:t>
            </w:r>
            <w:bookmarkEnd w:id="1206"/>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tcPr>
          <w:p w14:paraId="4C1F4DB6" w14:textId="4B20738B" w:rsidR="697FC5A2" w:rsidRDefault="697FC5A2" w:rsidP="697FC5A2">
            <w:pPr>
              <w:rPr>
                <w:rFonts w:eastAsia="Times New Roman" w:cs="Times New Roman"/>
              </w:rPr>
            </w:pP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55A8B73D" w14:textId="370EEFCB" w:rsidR="276C22A9" w:rsidRDefault="276C22A9" w:rsidP="697FC5A2">
            <w:pPr>
              <w:rPr>
                <w:rFonts w:eastAsia="Times New Roman" w:cs="Times New Roman"/>
              </w:rPr>
            </w:pPr>
            <w:bookmarkStart w:id="1207" w:name="_Toc1868976546"/>
            <w:r w:rsidRPr="697FC5A2">
              <w:rPr>
                <w:rFonts w:eastAsia="Times New Roman" w:cs="Times New Roman"/>
              </w:rPr>
              <w:t>No</w:t>
            </w:r>
            <w:bookmarkEnd w:id="1207"/>
          </w:p>
        </w:tc>
        <w:tc>
          <w:tcPr>
            <w:tcW w:w="4292" w:type="dxa"/>
            <w:tcBorders>
              <w:top w:val="single" w:sz="8" w:space="0" w:color="auto"/>
              <w:left w:val="single" w:sz="8" w:space="0" w:color="auto"/>
              <w:bottom w:val="single" w:sz="8" w:space="0" w:color="auto"/>
              <w:right w:val="single" w:sz="8" w:space="0" w:color="auto"/>
            </w:tcBorders>
            <w:tcMar>
              <w:left w:w="108" w:type="dxa"/>
              <w:right w:w="108" w:type="dxa"/>
            </w:tcMar>
          </w:tcPr>
          <w:p w14:paraId="51FFEAE6" w14:textId="664BE942" w:rsidR="276C22A9" w:rsidRDefault="276C22A9" w:rsidP="697FC5A2">
            <w:pPr>
              <w:rPr>
                <w:rFonts w:eastAsia="Times New Roman" w:cs="Times New Roman"/>
              </w:rPr>
            </w:pPr>
            <w:bookmarkStart w:id="1208" w:name="_Toc999965878"/>
            <w:r w:rsidRPr="697FC5A2">
              <w:rPr>
                <w:rFonts w:eastAsia="Times New Roman" w:cs="Times New Roman"/>
              </w:rPr>
              <w:t>Subtotal Amount (Qty × Unit Price)</w:t>
            </w:r>
            <w:bookmarkEnd w:id="1208"/>
          </w:p>
        </w:tc>
      </w:tr>
    </w:tbl>
    <w:p w14:paraId="23DD3E09" w14:textId="740A0A42" w:rsidR="30AD4672" w:rsidRPr="00F24057" w:rsidRDefault="30AD4672" w:rsidP="5C8018B8">
      <w:pPr>
        <w:rPr>
          <w:rFonts w:eastAsia="Times New Roman" w:cs="Times New Roman"/>
        </w:rPr>
      </w:pPr>
      <w:r w:rsidRPr="00F24057">
        <w:rPr>
          <w:rFonts w:eastAsia="Times New Roman" w:cs="Times New Roman"/>
        </w:rPr>
        <w:t xml:space="preserve"> </w:t>
      </w:r>
    </w:p>
    <w:p w14:paraId="5E984B37" w14:textId="782DA8C4" w:rsidR="0675177A" w:rsidRPr="00F24057" w:rsidRDefault="0675177A" w:rsidP="0675177A">
      <w:pPr>
        <w:rPr>
          <w:rFonts w:eastAsia="Times New Roman" w:cs="Times New Roman"/>
        </w:rPr>
      </w:pPr>
    </w:p>
    <w:p w14:paraId="606DAE8E" w14:textId="2BE9E2DE" w:rsidR="0675177A" w:rsidRPr="00F24057" w:rsidRDefault="0675177A" w:rsidP="0675177A">
      <w:pPr>
        <w:rPr>
          <w:rFonts w:eastAsia="Times New Roman" w:cs="Times New Roman"/>
        </w:rPr>
      </w:pPr>
    </w:p>
    <w:p w14:paraId="46F4D959" w14:textId="2C0B209C" w:rsidR="30AD4672" w:rsidRPr="00F24057" w:rsidRDefault="1BB25985" w:rsidP="697FC5A2">
      <w:pPr>
        <w:rPr>
          <w:rFonts w:eastAsia="Times New Roman" w:cs="Times New Roman"/>
        </w:rPr>
      </w:pPr>
      <w:r w:rsidRPr="697FC5A2">
        <w:rPr>
          <w:rFonts w:eastAsia="Times New Roman" w:cs="Times New Roman"/>
        </w:rPr>
        <w:t>Table: Product</w:t>
      </w:r>
    </w:p>
    <w:tbl>
      <w:tblPr>
        <w:tblW w:w="0" w:type="auto"/>
        <w:tblLook w:val="04A0" w:firstRow="1" w:lastRow="0" w:firstColumn="1" w:lastColumn="0" w:noHBand="0" w:noVBand="1"/>
      </w:tblPr>
      <w:tblGrid>
        <w:gridCol w:w="1739"/>
        <w:gridCol w:w="1680"/>
        <w:gridCol w:w="747"/>
        <w:gridCol w:w="823"/>
        <w:gridCol w:w="4351"/>
      </w:tblGrid>
      <w:tr w:rsidR="001311BB" w:rsidRPr="00F24057" w14:paraId="51209A0F" w14:textId="77777777" w:rsidTr="697FC5A2">
        <w:trPr>
          <w:trHeight w:val="300"/>
        </w:trPr>
        <w:tc>
          <w:tcPr>
            <w:tcW w:w="1740" w:type="dxa"/>
            <w:tcBorders>
              <w:top w:val="single" w:sz="8" w:space="0" w:color="auto"/>
              <w:left w:val="single" w:sz="8" w:space="0" w:color="auto"/>
              <w:bottom w:val="single" w:sz="8" w:space="0" w:color="auto"/>
              <w:right w:val="single" w:sz="8" w:space="0" w:color="auto"/>
            </w:tcBorders>
            <w:tcMar>
              <w:left w:w="108" w:type="dxa"/>
              <w:right w:w="108" w:type="dxa"/>
            </w:tcMar>
          </w:tcPr>
          <w:p w14:paraId="441A0376" w14:textId="06DE43B0" w:rsidR="5C8018B8" w:rsidRPr="00F24057" w:rsidRDefault="5C8018B8" w:rsidP="5C8018B8">
            <w:pPr>
              <w:rPr>
                <w:rFonts w:eastAsia="Times New Roman" w:cs="Times New Roman"/>
              </w:rPr>
            </w:pPr>
            <w:bookmarkStart w:id="1209" w:name="_Toc559479544"/>
            <w:r w:rsidRPr="00F24057">
              <w:rPr>
                <w:rFonts w:eastAsia="Times New Roman" w:cs="Times New Roman"/>
              </w:rPr>
              <w:t>Column Name</w:t>
            </w:r>
            <w:bookmarkEnd w:id="1209"/>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tcPr>
          <w:p w14:paraId="23C925A7" w14:textId="753CD73E" w:rsidR="5C8018B8" w:rsidRPr="00F24057" w:rsidRDefault="5C8018B8" w:rsidP="5C8018B8">
            <w:pPr>
              <w:rPr>
                <w:rFonts w:eastAsia="Times New Roman" w:cs="Times New Roman"/>
              </w:rPr>
            </w:pPr>
            <w:bookmarkStart w:id="1210" w:name="_Toc1294083840"/>
            <w:r w:rsidRPr="00F24057">
              <w:rPr>
                <w:rFonts w:eastAsia="Times New Roman" w:cs="Times New Roman"/>
              </w:rPr>
              <w:t>Datatype</w:t>
            </w:r>
            <w:bookmarkEnd w:id="1210"/>
          </w:p>
        </w:tc>
        <w:tc>
          <w:tcPr>
            <w:tcW w:w="747" w:type="dxa"/>
            <w:tcBorders>
              <w:top w:val="single" w:sz="8" w:space="0" w:color="auto"/>
              <w:left w:val="single" w:sz="8" w:space="0" w:color="auto"/>
              <w:bottom w:val="single" w:sz="8" w:space="0" w:color="auto"/>
              <w:right w:val="single" w:sz="8" w:space="0" w:color="auto"/>
            </w:tcBorders>
            <w:tcMar>
              <w:left w:w="108" w:type="dxa"/>
              <w:right w:w="108" w:type="dxa"/>
            </w:tcMar>
          </w:tcPr>
          <w:p w14:paraId="4712D225" w14:textId="1DBCBEEB" w:rsidR="5C8018B8" w:rsidRPr="00F24057" w:rsidRDefault="5C8018B8" w:rsidP="5C8018B8">
            <w:pPr>
              <w:rPr>
                <w:rFonts w:eastAsia="Times New Roman" w:cs="Times New Roman"/>
              </w:rPr>
            </w:pPr>
            <w:bookmarkStart w:id="1211" w:name="_Toc124818970"/>
            <w:r w:rsidRPr="00F24057">
              <w:rPr>
                <w:rFonts w:eastAsia="Times New Roman" w:cs="Times New Roman"/>
              </w:rPr>
              <w:t>Key?</w:t>
            </w:r>
            <w:bookmarkEnd w:id="1211"/>
          </w:p>
        </w:tc>
        <w:tc>
          <w:tcPr>
            <w:tcW w:w="823" w:type="dxa"/>
            <w:tcBorders>
              <w:top w:val="single" w:sz="8" w:space="0" w:color="auto"/>
              <w:left w:val="single" w:sz="8" w:space="0" w:color="auto"/>
              <w:bottom w:val="single" w:sz="8" w:space="0" w:color="auto"/>
              <w:right w:val="single" w:sz="8" w:space="0" w:color="auto"/>
            </w:tcBorders>
            <w:tcMar>
              <w:left w:w="108" w:type="dxa"/>
              <w:right w:w="108" w:type="dxa"/>
            </w:tcMar>
          </w:tcPr>
          <w:p w14:paraId="6DEE0FC9" w14:textId="4F6A761F" w:rsidR="5C8018B8" w:rsidRPr="00F24057" w:rsidRDefault="5C8018B8" w:rsidP="5C8018B8">
            <w:pPr>
              <w:rPr>
                <w:rFonts w:eastAsia="Times New Roman" w:cs="Times New Roman"/>
              </w:rPr>
            </w:pPr>
            <w:bookmarkStart w:id="1212" w:name="_Toc243455091"/>
            <w:r w:rsidRPr="00F24057">
              <w:rPr>
                <w:rFonts w:eastAsia="Times New Roman" w:cs="Times New Roman"/>
              </w:rPr>
              <w:t>Null?</w:t>
            </w:r>
            <w:bookmarkEnd w:id="1212"/>
          </w:p>
        </w:tc>
        <w:tc>
          <w:tcPr>
            <w:tcW w:w="4360" w:type="dxa"/>
            <w:tcBorders>
              <w:top w:val="single" w:sz="8" w:space="0" w:color="auto"/>
              <w:left w:val="single" w:sz="8" w:space="0" w:color="auto"/>
              <w:bottom w:val="single" w:sz="8" w:space="0" w:color="auto"/>
              <w:right w:val="single" w:sz="8" w:space="0" w:color="auto"/>
            </w:tcBorders>
            <w:tcMar>
              <w:left w:w="108" w:type="dxa"/>
              <w:right w:w="108" w:type="dxa"/>
            </w:tcMar>
          </w:tcPr>
          <w:p w14:paraId="0A2F9AD7" w14:textId="58C5FE8D" w:rsidR="5C8018B8" w:rsidRPr="00F24057" w:rsidRDefault="5C8018B8" w:rsidP="5C8018B8">
            <w:pPr>
              <w:rPr>
                <w:rFonts w:eastAsia="Times New Roman" w:cs="Times New Roman"/>
              </w:rPr>
            </w:pPr>
            <w:bookmarkStart w:id="1213" w:name="_Toc300492067"/>
            <w:r w:rsidRPr="00F24057">
              <w:rPr>
                <w:rFonts w:eastAsia="Times New Roman" w:cs="Times New Roman"/>
              </w:rPr>
              <w:t>Description</w:t>
            </w:r>
            <w:bookmarkEnd w:id="1213"/>
          </w:p>
        </w:tc>
      </w:tr>
      <w:tr w:rsidR="001311BB" w:rsidRPr="00F24057" w14:paraId="101E7C2C" w14:textId="77777777" w:rsidTr="697FC5A2">
        <w:trPr>
          <w:trHeight w:val="300"/>
        </w:trPr>
        <w:tc>
          <w:tcPr>
            <w:tcW w:w="1740" w:type="dxa"/>
            <w:tcBorders>
              <w:top w:val="single" w:sz="8" w:space="0" w:color="auto"/>
              <w:left w:val="single" w:sz="8" w:space="0" w:color="auto"/>
              <w:bottom w:val="single" w:sz="8" w:space="0" w:color="auto"/>
              <w:right w:val="single" w:sz="8" w:space="0" w:color="auto"/>
            </w:tcBorders>
            <w:tcMar>
              <w:left w:w="108" w:type="dxa"/>
              <w:right w:w="108" w:type="dxa"/>
            </w:tcMar>
          </w:tcPr>
          <w:p w14:paraId="166437A5" w14:textId="36C6A831" w:rsidR="5C8018B8" w:rsidRPr="00F24057" w:rsidRDefault="5C8018B8" w:rsidP="5C8018B8">
            <w:pPr>
              <w:rPr>
                <w:rFonts w:eastAsia="Times New Roman" w:cs="Times New Roman"/>
              </w:rPr>
            </w:pPr>
            <w:bookmarkStart w:id="1214" w:name="_Toc1326301716"/>
            <w:proofErr w:type="spellStart"/>
            <w:r w:rsidRPr="00F24057">
              <w:rPr>
                <w:rFonts w:eastAsia="Times New Roman" w:cs="Times New Roman"/>
              </w:rPr>
              <w:t>ProductID</w:t>
            </w:r>
            <w:bookmarkEnd w:id="1214"/>
            <w:proofErr w:type="spellEnd"/>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tcPr>
          <w:p w14:paraId="75FE2409" w14:textId="709AE82E" w:rsidR="5C8018B8" w:rsidRPr="00F24057" w:rsidRDefault="5C8018B8" w:rsidP="5C8018B8">
            <w:pPr>
              <w:rPr>
                <w:rFonts w:eastAsia="Times New Roman" w:cs="Times New Roman"/>
              </w:rPr>
            </w:pPr>
            <w:bookmarkStart w:id="1215" w:name="_Toc195081490"/>
            <w:proofErr w:type="gramStart"/>
            <w:r w:rsidRPr="00F24057">
              <w:rPr>
                <w:rFonts w:eastAsia="Times New Roman" w:cs="Times New Roman"/>
              </w:rPr>
              <w:t>Char(</w:t>
            </w:r>
            <w:proofErr w:type="gramEnd"/>
            <w:r w:rsidRPr="00F24057">
              <w:rPr>
                <w:rFonts w:eastAsia="Times New Roman" w:cs="Times New Roman"/>
              </w:rPr>
              <w:t>10)</w:t>
            </w:r>
            <w:bookmarkEnd w:id="1215"/>
          </w:p>
        </w:tc>
        <w:tc>
          <w:tcPr>
            <w:tcW w:w="747" w:type="dxa"/>
            <w:tcBorders>
              <w:top w:val="single" w:sz="8" w:space="0" w:color="auto"/>
              <w:left w:val="single" w:sz="8" w:space="0" w:color="auto"/>
              <w:bottom w:val="single" w:sz="8" w:space="0" w:color="auto"/>
              <w:right w:val="single" w:sz="8" w:space="0" w:color="auto"/>
            </w:tcBorders>
            <w:tcMar>
              <w:left w:w="108" w:type="dxa"/>
              <w:right w:w="108" w:type="dxa"/>
            </w:tcMar>
          </w:tcPr>
          <w:p w14:paraId="48AD55FE" w14:textId="46F9E542" w:rsidR="5C8018B8" w:rsidRPr="00F24057" w:rsidRDefault="5C8018B8" w:rsidP="5C8018B8">
            <w:pPr>
              <w:rPr>
                <w:rFonts w:eastAsia="Times New Roman" w:cs="Times New Roman"/>
              </w:rPr>
            </w:pPr>
            <w:bookmarkStart w:id="1216" w:name="_Toc602609831"/>
            <w:r w:rsidRPr="00F24057">
              <w:rPr>
                <w:rFonts w:eastAsia="Times New Roman" w:cs="Times New Roman"/>
              </w:rPr>
              <w:t>PK</w:t>
            </w:r>
            <w:bookmarkEnd w:id="1216"/>
          </w:p>
        </w:tc>
        <w:tc>
          <w:tcPr>
            <w:tcW w:w="823" w:type="dxa"/>
            <w:tcBorders>
              <w:top w:val="single" w:sz="8" w:space="0" w:color="auto"/>
              <w:left w:val="single" w:sz="8" w:space="0" w:color="auto"/>
              <w:bottom w:val="single" w:sz="8" w:space="0" w:color="auto"/>
              <w:right w:val="single" w:sz="8" w:space="0" w:color="auto"/>
            </w:tcBorders>
            <w:tcMar>
              <w:left w:w="108" w:type="dxa"/>
              <w:right w:w="108" w:type="dxa"/>
            </w:tcMar>
          </w:tcPr>
          <w:p w14:paraId="67BBD682" w14:textId="66EDEFB3" w:rsidR="5C8018B8" w:rsidRPr="00F24057" w:rsidRDefault="5C8018B8" w:rsidP="5C8018B8">
            <w:pPr>
              <w:rPr>
                <w:rFonts w:eastAsia="Times New Roman" w:cs="Times New Roman"/>
              </w:rPr>
            </w:pPr>
            <w:bookmarkStart w:id="1217" w:name="_Toc62312343"/>
            <w:r w:rsidRPr="00F24057">
              <w:rPr>
                <w:rFonts w:eastAsia="Times New Roman" w:cs="Times New Roman"/>
              </w:rPr>
              <w:t>No</w:t>
            </w:r>
            <w:bookmarkEnd w:id="1217"/>
            <w:r w:rsidRPr="00F24057">
              <w:rPr>
                <w:rFonts w:eastAsia="Times New Roman" w:cs="Times New Roman"/>
              </w:rPr>
              <w:t xml:space="preserve"> </w:t>
            </w:r>
          </w:p>
        </w:tc>
        <w:tc>
          <w:tcPr>
            <w:tcW w:w="4360" w:type="dxa"/>
            <w:tcBorders>
              <w:top w:val="single" w:sz="8" w:space="0" w:color="auto"/>
              <w:left w:val="single" w:sz="8" w:space="0" w:color="auto"/>
              <w:bottom w:val="single" w:sz="8" w:space="0" w:color="auto"/>
              <w:right w:val="single" w:sz="8" w:space="0" w:color="auto"/>
            </w:tcBorders>
            <w:tcMar>
              <w:left w:w="108" w:type="dxa"/>
              <w:right w:w="108" w:type="dxa"/>
            </w:tcMar>
          </w:tcPr>
          <w:p w14:paraId="78A12D61" w14:textId="3F4F42D4" w:rsidR="5C8018B8" w:rsidRPr="00F24057" w:rsidRDefault="5C8018B8" w:rsidP="5C8018B8">
            <w:pPr>
              <w:rPr>
                <w:rFonts w:eastAsia="Times New Roman" w:cs="Times New Roman"/>
              </w:rPr>
            </w:pPr>
            <w:bookmarkStart w:id="1218" w:name="_Toc2076303173"/>
            <w:r w:rsidRPr="00F24057">
              <w:rPr>
                <w:rFonts w:eastAsia="Times New Roman" w:cs="Times New Roman"/>
              </w:rPr>
              <w:t>Product Number</w:t>
            </w:r>
            <w:bookmarkEnd w:id="1218"/>
          </w:p>
          <w:p w14:paraId="595944BE" w14:textId="0E5FA929" w:rsidR="5C8018B8" w:rsidRPr="00F24057" w:rsidRDefault="5C8018B8" w:rsidP="5C8018B8">
            <w:pPr>
              <w:rPr>
                <w:rFonts w:eastAsia="Times New Roman" w:cs="Times New Roman"/>
              </w:rPr>
            </w:pPr>
            <w:bookmarkStart w:id="1219" w:name="_Toc1760915514"/>
            <w:r w:rsidRPr="00F24057">
              <w:rPr>
                <w:rFonts w:eastAsia="Times New Roman" w:cs="Times New Roman"/>
              </w:rPr>
              <w:t>use ‘PR’ and 8 number composition</w:t>
            </w:r>
            <w:bookmarkEnd w:id="1219"/>
          </w:p>
        </w:tc>
      </w:tr>
      <w:tr w:rsidR="001311BB" w:rsidRPr="00F24057" w14:paraId="68AF0CED" w14:textId="77777777" w:rsidTr="697FC5A2">
        <w:trPr>
          <w:trHeight w:val="300"/>
        </w:trPr>
        <w:tc>
          <w:tcPr>
            <w:tcW w:w="1740" w:type="dxa"/>
            <w:tcBorders>
              <w:top w:val="single" w:sz="8" w:space="0" w:color="auto"/>
              <w:left w:val="single" w:sz="8" w:space="0" w:color="auto"/>
              <w:bottom w:val="single" w:sz="8" w:space="0" w:color="auto"/>
              <w:right w:val="single" w:sz="8" w:space="0" w:color="auto"/>
            </w:tcBorders>
            <w:tcMar>
              <w:left w:w="108" w:type="dxa"/>
              <w:right w:w="108" w:type="dxa"/>
            </w:tcMar>
          </w:tcPr>
          <w:p w14:paraId="4F7EF49A" w14:textId="304A7AAB" w:rsidR="5C8018B8" w:rsidRPr="00F24057" w:rsidRDefault="5C8018B8" w:rsidP="5C8018B8">
            <w:pPr>
              <w:rPr>
                <w:rFonts w:eastAsia="Times New Roman" w:cs="Times New Roman"/>
              </w:rPr>
            </w:pPr>
            <w:bookmarkStart w:id="1220" w:name="_Toc439477079"/>
            <w:r w:rsidRPr="00F24057">
              <w:rPr>
                <w:rFonts w:eastAsia="Times New Roman" w:cs="Times New Roman"/>
              </w:rPr>
              <w:t>ProductName</w:t>
            </w:r>
            <w:bookmarkEnd w:id="1220"/>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tcPr>
          <w:p w14:paraId="67108A1D" w14:textId="3318206C" w:rsidR="5C8018B8" w:rsidRPr="00F24057" w:rsidRDefault="07ACAD1F" w:rsidP="5C8018B8">
            <w:pPr>
              <w:rPr>
                <w:rFonts w:eastAsia="Times New Roman" w:cs="Times New Roman"/>
              </w:rPr>
            </w:pPr>
            <w:bookmarkStart w:id="1221" w:name="_Toc378178813"/>
            <w:proofErr w:type="gramStart"/>
            <w:r w:rsidRPr="697FC5A2">
              <w:rPr>
                <w:rFonts w:eastAsia="Times New Roman" w:cs="Times New Roman"/>
              </w:rPr>
              <w:t>Varchar(</w:t>
            </w:r>
            <w:proofErr w:type="gramEnd"/>
            <w:r w:rsidR="4B7EB5DF" w:rsidRPr="697FC5A2">
              <w:rPr>
                <w:rFonts w:eastAsia="Times New Roman" w:cs="Times New Roman"/>
              </w:rPr>
              <w:t>100</w:t>
            </w:r>
            <w:r w:rsidRPr="697FC5A2">
              <w:rPr>
                <w:rFonts w:eastAsia="Times New Roman" w:cs="Times New Roman"/>
              </w:rPr>
              <w:t>)</w:t>
            </w:r>
            <w:bookmarkEnd w:id="1221"/>
          </w:p>
        </w:tc>
        <w:tc>
          <w:tcPr>
            <w:tcW w:w="747" w:type="dxa"/>
            <w:tcBorders>
              <w:top w:val="single" w:sz="8" w:space="0" w:color="auto"/>
              <w:left w:val="single" w:sz="8" w:space="0" w:color="auto"/>
              <w:bottom w:val="single" w:sz="8" w:space="0" w:color="auto"/>
              <w:right w:val="single" w:sz="8" w:space="0" w:color="auto"/>
            </w:tcBorders>
            <w:tcMar>
              <w:left w:w="108" w:type="dxa"/>
              <w:right w:w="108" w:type="dxa"/>
            </w:tcMar>
          </w:tcPr>
          <w:p w14:paraId="2A0B81BF" w14:textId="32043E09" w:rsidR="5C8018B8" w:rsidRPr="00F24057" w:rsidRDefault="5C8018B8" w:rsidP="5C8018B8">
            <w:pPr>
              <w:rPr>
                <w:rFonts w:eastAsia="Times New Roman" w:cs="Times New Roman"/>
              </w:rPr>
            </w:pPr>
            <w:r w:rsidRPr="00F24057">
              <w:rPr>
                <w:rFonts w:eastAsia="Times New Roman" w:cs="Times New Roman"/>
              </w:rPr>
              <w:t xml:space="preserve"> </w:t>
            </w:r>
          </w:p>
        </w:tc>
        <w:tc>
          <w:tcPr>
            <w:tcW w:w="823" w:type="dxa"/>
            <w:tcBorders>
              <w:top w:val="single" w:sz="8" w:space="0" w:color="auto"/>
              <w:left w:val="single" w:sz="8" w:space="0" w:color="auto"/>
              <w:bottom w:val="single" w:sz="8" w:space="0" w:color="auto"/>
              <w:right w:val="single" w:sz="8" w:space="0" w:color="auto"/>
            </w:tcBorders>
            <w:tcMar>
              <w:left w:w="108" w:type="dxa"/>
              <w:right w:w="108" w:type="dxa"/>
            </w:tcMar>
          </w:tcPr>
          <w:p w14:paraId="6B317E52" w14:textId="06267B5F" w:rsidR="5C8018B8" w:rsidRPr="00F24057" w:rsidRDefault="5C8018B8" w:rsidP="5C8018B8">
            <w:pPr>
              <w:rPr>
                <w:rFonts w:eastAsia="Times New Roman" w:cs="Times New Roman"/>
              </w:rPr>
            </w:pPr>
            <w:bookmarkStart w:id="1222" w:name="_Toc1972332510"/>
            <w:r w:rsidRPr="00F24057">
              <w:rPr>
                <w:rFonts w:eastAsia="Times New Roman" w:cs="Times New Roman"/>
              </w:rPr>
              <w:t>No</w:t>
            </w:r>
            <w:bookmarkEnd w:id="1222"/>
          </w:p>
        </w:tc>
        <w:tc>
          <w:tcPr>
            <w:tcW w:w="4360" w:type="dxa"/>
            <w:tcBorders>
              <w:top w:val="single" w:sz="8" w:space="0" w:color="auto"/>
              <w:left w:val="single" w:sz="8" w:space="0" w:color="auto"/>
              <w:bottom w:val="single" w:sz="8" w:space="0" w:color="auto"/>
              <w:right w:val="single" w:sz="8" w:space="0" w:color="auto"/>
            </w:tcBorders>
            <w:tcMar>
              <w:left w:w="108" w:type="dxa"/>
              <w:right w:w="108" w:type="dxa"/>
            </w:tcMar>
          </w:tcPr>
          <w:p w14:paraId="471DC23F" w14:textId="23E21168" w:rsidR="5C8018B8" w:rsidRPr="00F24057" w:rsidRDefault="5C8018B8" w:rsidP="5C8018B8">
            <w:pPr>
              <w:rPr>
                <w:rFonts w:eastAsia="Times New Roman" w:cs="Times New Roman"/>
              </w:rPr>
            </w:pPr>
            <w:bookmarkStart w:id="1223" w:name="_Toc1943328991"/>
            <w:r w:rsidRPr="00F24057">
              <w:rPr>
                <w:rFonts w:eastAsia="Times New Roman" w:cs="Times New Roman"/>
              </w:rPr>
              <w:t>The product name</w:t>
            </w:r>
            <w:bookmarkEnd w:id="1223"/>
          </w:p>
        </w:tc>
      </w:tr>
      <w:tr w:rsidR="001311BB" w:rsidRPr="00F24057" w14:paraId="38EA07FF" w14:textId="77777777" w:rsidTr="697FC5A2">
        <w:trPr>
          <w:trHeight w:val="300"/>
        </w:trPr>
        <w:tc>
          <w:tcPr>
            <w:tcW w:w="1740" w:type="dxa"/>
            <w:tcBorders>
              <w:top w:val="single" w:sz="8" w:space="0" w:color="auto"/>
              <w:left w:val="single" w:sz="8" w:space="0" w:color="auto"/>
              <w:bottom w:val="single" w:sz="8" w:space="0" w:color="auto"/>
              <w:right w:val="single" w:sz="8" w:space="0" w:color="auto"/>
            </w:tcBorders>
            <w:tcMar>
              <w:left w:w="108" w:type="dxa"/>
              <w:right w:w="108" w:type="dxa"/>
            </w:tcMar>
          </w:tcPr>
          <w:p w14:paraId="785DDBBA" w14:textId="21F2FDE3" w:rsidR="5C8018B8" w:rsidRPr="00F24057" w:rsidRDefault="5C8018B8" w:rsidP="5C8018B8">
            <w:pPr>
              <w:rPr>
                <w:rFonts w:eastAsia="Times New Roman" w:cs="Times New Roman"/>
              </w:rPr>
            </w:pPr>
            <w:bookmarkStart w:id="1224" w:name="_Toc161545374"/>
            <w:proofErr w:type="spellStart"/>
            <w:r w:rsidRPr="00F24057">
              <w:rPr>
                <w:rFonts w:eastAsia="Times New Roman" w:cs="Times New Roman"/>
              </w:rPr>
              <w:t>unitPrice</w:t>
            </w:r>
            <w:bookmarkEnd w:id="1224"/>
            <w:proofErr w:type="spellEnd"/>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tcPr>
          <w:p w14:paraId="07D0989B" w14:textId="37ADCCC8" w:rsidR="5C8018B8" w:rsidRPr="00F24057" w:rsidRDefault="38B84E3D" w:rsidP="5C8018B8">
            <w:pPr>
              <w:rPr>
                <w:rFonts w:eastAsia="Times New Roman" w:cs="Times New Roman"/>
              </w:rPr>
            </w:pPr>
            <w:bookmarkStart w:id="1225" w:name="_Toc1610346149"/>
            <w:proofErr w:type="gramStart"/>
            <w:r w:rsidRPr="697FC5A2">
              <w:rPr>
                <w:rFonts w:eastAsia="Times New Roman" w:cs="Times New Roman"/>
              </w:rPr>
              <w:t>Int</w:t>
            </w:r>
            <w:r w:rsidR="07ACAD1F" w:rsidRPr="697FC5A2">
              <w:rPr>
                <w:rFonts w:eastAsia="Times New Roman" w:cs="Times New Roman"/>
              </w:rPr>
              <w:t>(</w:t>
            </w:r>
            <w:proofErr w:type="gramEnd"/>
            <w:r w:rsidR="07ACAD1F" w:rsidRPr="697FC5A2">
              <w:rPr>
                <w:rFonts w:eastAsia="Times New Roman" w:cs="Times New Roman"/>
              </w:rPr>
              <w:t>10,2)</w:t>
            </w:r>
            <w:bookmarkEnd w:id="1225"/>
          </w:p>
        </w:tc>
        <w:tc>
          <w:tcPr>
            <w:tcW w:w="747" w:type="dxa"/>
            <w:tcBorders>
              <w:top w:val="single" w:sz="8" w:space="0" w:color="auto"/>
              <w:left w:val="single" w:sz="8" w:space="0" w:color="auto"/>
              <w:bottom w:val="single" w:sz="8" w:space="0" w:color="auto"/>
              <w:right w:val="single" w:sz="8" w:space="0" w:color="auto"/>
            </w:tcBorders>
            <w:tcMar>
              <w:left w:w="108" w:type="dxa"/>
              <w:right w:w="108" w:type="dxa"/>
            </w:tcMar>
          </w:tcPr>
          <w:p w14:paraId="6DF2EA36" w14:textId="7BE49118" w:rsidR="5C8018B8" w:rsidRPr="00F24057" w:rsidRDefault="5C8018B8" w:rsidP="5C8018B8">
            <w:pPr>
              <w:rPr>
                <w:rFonts w:eastAsia="Times New Roman" w:cs="Times New Roman"/>
              </w:rPr>
            </w:pPr>
            <w:r w:rsidRPr="00F24057">
              <w:rPr>
                <w:rFonts w:eastAsia="Times New Roman" w:cs="Times New Roman"/>
              </w:rPr>
              <w:t xml:space="preserve"> </w:t>
            </w:r>
          </w:p>
        </w:tc>
        <w:tc>
          <w:tcPr>
            <w:tcW w:w="823" w:type="dxa"/>
            <w:tcBorders>
              <w:top w:val="single" w:sz="8" w:space="0" w:color="auto"/>
              <w:left w:val="single" w:sz="8" w:space="0" w:color="auto"/>
              <w:bottom w:val="single" w:sz="8" w:space="0" w:color="auto"/>
              <w:right w:val="single" w:sz="8" w:space="0" w:color="auto"/>
            </w:tcBorders>
            <w:tcMar>
              <w:left w:w="108" w:type="dxa"/>
              <w:right w:w="108" w:type="dxa"/>
            </w:tcMar>
          </w:tcPr>
          <w:p w14:paraId="203464A9" w14:textId="2526FEB7" w:rsidR="5C8018B8" w:rsidRPr="00F24057" w:rsidRDefault="5C8018B8" w:rsidP="5C8018B8">
            <w:pPr>
              <w:rPr>
                <w:rFonts w:eastAsia="Times New Roman" w:cs="Times New Roman"/>
              </w:rPr>
            </w:pPr>
            <w:bookmarkStart w:id="1226" w:name="_Toc1242624728"/>
            <w:r w:rsidRPr="00F24057">
              <w:rPr>
                <w:rFonts w:eastAsia="Times New Roman" w:cs="Times New Roman"/>
              </w:rPr>
              <w:t>No</w:t>
            </w:r>
            <w:bookmarkEnd w:id="1226"/>
          </w:p>
        </w:tc>
        <w:tc>
          <w:tcPr>
            <w:tcW w:w="4360" w:type="dxa"/>
            <w:tcBorders>
              <w:top w:val="single" w:sz="8" w:space="0" w:color="auto"/>
              <w:left w:val="single" w:sz="8" w:space="0" w:color="auto"/>
              <w:bottom w:val="single" w:sz="8" w:space="0" w:color="auto"/>
              <w:right w:val="single" w:sz="8" w:space="0" w:color="auto"/>
            </w:tcBorders>
            <w:tcMar>
              <w:left w:w="108" w:type="dxa"/>
              <w:right w:w="108" w:type="dxa"/>
            </w:tcMar>
          </w:tcPr>
          <w:p w14:paraId="5B7D9FC0" w14:textId="1545852C" w:rsidR="5C8018B8" w:rsidRPr="00F24057" w:rsidRDefault="5C8018B8" w:rsidP="5C8018B8">
            <w:pPr>
              <w:rPr>
                <w:rFonts w:eastAsia="Times New Roman" w:cs="Times New Roman"/>
              </w:rPr>
            </w:pPr>
            <w:bookmarkStart w:id="1227" w:name="_Toc1410180918"/>
            <w:r w:rsidRPr="00F24057">
              <w:rPr>
                <w:rFonts w:eastAsia="Times New Roman" w:cs="Times New Roman"/>
              </w:rPr>
              <w:t>The product until price</w:t>
            </w:r>
            <w:bookmarkEnd w:id="1227"/>
          </w:p>
        </w:tc>
      </w:tr>
      <w:tr w:rsidR="697FC5A2" w14:paraId="18639F1A" w14:textId="77777777" w:rsidTr="697FC5A2">
        <w:trPr>
          <w:trHeight w:val="300"/>
        </w:trPr>
        <w:tc>
          <w:tcPr>
            <w:tcW w:w="1739" w:type="dxa"/>
            <w:tcBorders>
              <w:top w:val="single" w:sz="8" w:space="0" w:color="auto"/>
              <w:left w:val="single" w:sz="8" w:space="0" w:color="auto"/>
              <w:bottom w:val="single" w:sz="8" w:space="0" w:color="auto"/>
              <w:right w:val="single" w:sz="8" w:space="0" w:color="auto"/>
            </w:tcBorders>
            <w:tcMar>
              <w:left w:w="108" w:type="dxa"/>
              <w:right w:w="108" w:type="dxa"/>
            </w:tcMar>
          </w:tcPr>
          <w:p w14:paraId="7364EED1" w14:textId="78DA2E6B" w:rsidR="787D31DB" w:rsidRDefault="787D31DB" w:rsidP="697FC5A2">
            <w:pPr>
              <w:rPr>
                <w:rFonts w:eastAsia="Times New Roman" w:cs="Times New Roman"/>
              </w:rPr>
            </w:pPr>
            <w:bookmarkStart w:id="1228" w:name="_Toc310160471"/>
            <w:r w:rsidRPr="697FC5A2">
              <w:rPr>
                <w:rFonts w:eastAsia="Times New Roman" w:cs="Times New Roman"/>
              </w:rPr>
              <w:t>Qty</w:t>
            </w:r>
            <w:bookmarkEnd w:id="1228"/>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tcPr>
          <w:p w14:paraId="4E0EEC3D" w14:textId="3F82A2D6" w:rsidR="787D31DB" w:rsidRDefault="787D31DB" w:rsidP="697FC5A2">
            <w:pPr>
              <w:rPr>
                <w:rFonts w:eastAsia="Times New Roman" w:cs="Times New Roman"/>
              </w:rPr>
            </w:pPr>
            <w:bookmarkStart w:id="1229" w:name="_Toc1173055258"/>
            <w:proofErr w:type="gramStart"/>
            <w:r w:rsidRPr="697FC5A2">
              <w:rPr>
                <w:rFonts w:eastAsia="Times New Roman" w:cs="Times New Roman"/>
              </w:rPr>
              <w:t>Int(</w:t>
            </w:r>
            <w:proofErr w:type="gramEnd"/>
            <w:r w:rsidRPr="697FC5A2">
              <w:rPr>
                <w:rFonts w:eastAsia="Times New Roman" w:cs="Times New Roman"/>
              </w:rPr>
              <w:t>10)</w:t>
            </w:r>
            <w:bookmarkEnd w:id="1229"/>
          </w:p>
        </w:tc>
        <w:tc>
          <w:tcPr>
            <w:tcW w:w="747" w:type="dxa"/>
            <w:tcBorders>
              <w:top w:val="single" w:sz="8" w:space="0" w:color="auto"/>
              <w:left w:val="single" w:sz="8" w:space="0" w:color="auto"/>
              <w:bottom w:val="single" w:sz="8" w:space="0" w:color="auto"/>
              <w:right w:val="single" w:sz="8" w:space="0" w:color="auto"/>
            </w:tcBorders>
            <w:tcMar>
              <w:left w:w="108" w:type="dxa"/>
              <w:right w:w="108" w:type="dxa"/>
            </w:tcMar>
          </w:tcPr>
          <w:p w14:paraId="7A5A66BE" w14:textId="52C10228" w:rsidR="697FC5A2" w:rsidRDefault="697FC5A2" w:rsidP="697FC5A2">
            <w:pPr>
              <w:rPr>
                <w:rFonts w:eastAsia="Times New Roman" w:cs="Times New Roman"/>
              </w:rPr>
            </w:pPr>
          </w:p>
        </w:tc>
        <w:tc>
          <w:tcPr>
            <w:tcW w:w="823" w:type="dxa"/>
            <w:tcBorders>
              <w:top w:val="single" w:sz="8" w:space="0" w:color="auto"/>
              <w:left w:val="single" w:sz="8" w:space="0" w:color="auto"/>
              <w:bottom w:val="single" w:sz="8" w:space="0" w:color="auto"/>
              <w:right w:val="single" w:sz="8" w:space="0" w:color="auto"/>
            </w:tcBorders>
            <w:tcMar>
              <w:left w:w="108" w:type="dxa"/>
              <w:right w:w="108" w:type="dxa"/>
            </w:tcMar>
          </w:tcPr>
          <w:p w14:paraId="3F9B42AC" w14:textId="578A7C74" w:rsidR="787D31DB" w:rsidRDefault="787D31DB" w:rsidP="697FC5A2">
            <w:pPr>
              <w:rPr>
                <w:rFonts w:eastAsia="Times New Roman" w:cs="Times New Roman"/>
              </w:rPr>
            </w:pPr>
            <w:bookmarkStart w:id="1230" w:name="_Toc1120209659"/>
            <w:r w:rsidRPr="697FC5A2">
              <w:rPr>
                <w:rFonts w:eastAsia="Times New Roman" w:cs="Times New Roman"/>
              </w:rPr>
              <w:t>No</w:t>
            </w:r>
            <w:bookmarkEnd w:id="1230"/>
          </w:p>
        </w:tc>
        <w:tc>
          <w:tcPr>
            <w:tcW w:w="4351" w:type="dxa"/>
            <w:tcBorders>
              <w:top w:val="single" w:sz="8" w:space="0" w:color="auto"/>
              <w:left w:val="single" w:sz="8" w:space="0" w:color="auto"/>
              <w:bottom w:val="single" w:sz="8" w:space="0" w:color="auto"/>
              <w:right w:val="single" w:sz="8" w:space="0" w:color="auto"/>
            </w:tcBorders>
            <w:tcMar>
              <w:left w:w="108" w:type="dxa"/>
              <w:right w:w="108" w:type="dxa"/>
            </w:tcMar>
          </w:tcPr>
          <w:p w14:paraId="694CF8B6" w14:textId="44C40C12" w:rsidR="787D31DB" w:rsidRDefault="787D31DB" w:rsidP="697FC5A2">
            <w:pPr>
              <w:rPr>
                <w:rFonts w:eastAsia="Times New Roman" w:cs="Times New Roman"/>
              </w:rPr>
            </w:pPr>
            <w:bookmarkStart w:id="1231" w:name="_Toc1692938601"/>
            <w:r w:rsidRPr="697FC5A2">
              <w:rPr>
                <w:rFonts w:eastAsia="Times New Roman" w:cs="Times New Roman"/>
              </w:rPr>
              <w:t>Product quantity</w:t>
            </w:r>
            <w:bookmarkEnd w:id="1231"/>
          </w:p>
        </w:tc>
      </w:tr>
    </w:tbl>
    <w:p w14:paraId="7FFB8D62" w14:textId="6B629609" w:rsidR="30AD4672" w:rsidRPr="00F24057" w:rsidRDefault="30AD4672" w:rsidP="5C8018B8">
      <w:pPr>
        <w:rPr>
          <w:rFonts w:eastAsia="Times New Roman" w:cs="Times New Roman"/>
        </w:rPr>
      </w:pPr>
      <w:r w:rsidRPr="00F24057">
        <w:rPr>
          <w:rFonts w:eastAsia="Times New Roman" w:cs="Times New Roman"/>
        </w:rPr>
        <w:t xml:space="preserve"> </w:t>
      </w:r>
    </w:p>
    <w:p w14:paraId="1BB0C326" w14:textId="0CB8E89F" w:rsidR="30AD4672" w:rsidRPr="00F24057" w:rsidRDefault="30AD4672" w:rsidP="5C8018B8">
      <w:pPr>
        <w:rPr>
          <w:rFonts w:eastAsia="Times New Roman" w:cs="Times New Roman"/>
        </w:rPr>
      </w:pPr>
      <w:r w:rsidRPr="00F24057">
        <w:rPr>
          <w:rFonts w:eastAsia="Times New Roman" w:cs="Times New Roman"/>
        </w:rPr>
        <w:t>Table: Invoice</w:t>
      </w:r>
    </w:p>
    <w:tbl>
      <w:tblPr>
        <w:tblW w:w="0" w:type="auto"/>
        <w:tblLook w:val="04A0" w:firstRow="1" w:lastRow="0" w:firstColumn="1" w:lastColumn="0" w:noHBand="0" w:noVBand="1"/>
      </w:tblPr>
      <w:tblGrid>
        <w:gridCol w:w="1859"/>
        <w:gridCol w:w="1695"/>
        <w:gridCol w:w="899"/>
        <w:gridCol w:w="900"/>
        <w:gridCol w:w="3987"/>
      </w:tblGrid>
      <w:tr w:rsidR="001311BB" w:rsidRPr="00F24057" w14:paraId="1E3B3A2D" w14:textId="77777777" w:rsidTr="697FC5A2">
        <w:trPr>
          <w:trHeight w:val="300"/>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tcPr>
          <w:p w14:paraId="40AE8212" w14:textId="4902CB79" w:rsidR="5C8018B8" w:rsidRPr="00F24057" w:rsidRDefault="5C8018B8" w:rsidP="5C8018B8">
            <w:pPr>
              <w:rPr>
                <w:rFonts w:eastAsia="Times New Roman" w:cs="Times New Roman"/>
              </w:rPr>
            </w:pPr>
            <w:bookmarkStart w:id="1232" w:name="_Toc1974557843"/>
            <w:r w:rsidRPr="00F24057">
              <w:rPr>
                <w:rFonts w:eastAsia="Times New Roman" w:cs="Times New Roman"/>
              </w:rPr>
              <w:t>Column Name</w:t>
            </w:r>
            <w:bookmarkEnd w:id="1232"/>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3737A058" w14:textId="1941D41E" w:rsidR="5C8018B8" w:rsidRPr="00F24057" w:rsidRDefault="5C8018B8" w:rsidP="5C8018B8">
            <w:pPr>
              <w:rPr>
                <w:rFonts w:eastAsia="Times New Roman" w:cs="Times New Roman"/>
              </w:rPr>
            </w:pPr>
            <w:bookmarkStart w:id="1233" w:name="_Toc2045109817"/>
            <w:r w:rsidRPr="00F24057">
              <w:rPr>
                <w:rFonts w:eastAsia="Times New Roman" w:cs="Times New Roman"/>
              </w:rPr>
              <w:t>Datatype</w:t>
            </w:r>
            <w:bookmarkEnd w:id="1233"/>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761BF8FE" w14:textId="42807992" w:rsidR="5C8018B8" w:rsidRPr="00F24057" w:rsidRDefault="5C8018B8" w:rsidP="5C8018B8">
            <w:pPr>
              <w:rPr>
                <w:rFonts w:eastAsia="Times New Roman" w:cs="Times New Roman"/>
              </w:rPr>
            </w:pPr>
            <w:bookmarkStart w:id="1234" w:name="_Toc304719680"/>
            <w:r w:rsidRPr="00F24057">
              <w:rPr>
                <w:rFonts w:eastAsia="Times New Roman" w:cs="Times New Roman"/>
              </w:rPr>
              <w:t>Key?</w:t>
            </w:r>
            <w:bookmarkEnd w:id="1234"/>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1048D302" w14:textId="2E836333" w:rsidR="5C8018B8" w:rsidRPr="00F24057" w:rsidRDefault="5C8018B8" w:rsidP="5C8018B8">
            <w:pPr>
              <w:rPr>
                <w:rFonts w:eastAsia="Times New Roman" w:cs="Times New Roman"/>
              </w:rPr>
            </w:pPr>
            <w:bookmarkStart w:id="1235" w:name="_Toc1472906686"/>
            <w:r w:rsidRPr="00F24057">
              <w:rPr>
                <w:rFonts w:eastAsia="Times New Roman" w:cs="Times New Roman"/>
              </w:rPr>
              <w:t>Null?</w:t>
            </w:r>
            <w:bookmarkEnd w:id="1235"/>
          </w:p>
        </w:tc>
        <w:tc>
          <w:tcPr>
            <w:tcW w:w="3995" w:type="dxa"/>
            <w:tcBorders>
              <w:top w:val="single" w:sz="8" w:space="0" w:color="auto"/>
              <w:left w:val="single" w:sz="8" w:space="0" w:color="auto"/>
              <w:bottom w:val="single" w:sz="8" w:space="0" w:color="auto"/>
              <w:right w:val="single" w:sz="8" w:space="0" w:color="auto"/>
            </w:tcBorders>
            <w:tcMar>
              <w:left w:w="108" w:type="dxa"/>
              <w:right w:w="108" w:type="dxa"/>
            </w:tcMar>
          </w:tcPr>
          <w:p w14:paraId="27F98156" w14:textId="4ABA0BEA" w:rsidR="5C8018B8" w:rsidRPr="00F24057" w:rsidRDefault="5C8018B8" w:rsidP="5C8018B8">
            <w:pPr>
              <w:rPr>
                <w:rFonts w:eastAsia="Times New Roman" w:cs="Times New Roman"/>
              </w:rPr>
            </w:pPr>
            <w:bookmarkStart w:id="1236" w:name="_Toc331448764"/>
            <w:r w:rsidRPr="00F24057">
              <w:rPr>
                <w:rFonts w:eastAsia="Times New Roman" w:cs="Times New Roman"/>
              </w:rPr>
              <w:t>Description</w:t>
            </w:r>
            <w:bookmarkEnd w:id="1236"/>
          </w:p>
        </w:tc>
      </w:tr>
      <w:tr w:rsidR="001311BB" w:rsidRPr="00F24057" w14:paraId="61AFE960" w14:textId="77777777" w:rsidTr="697FC5A2">
        <w:trPr>
          <w:trHeight w:val="300"/>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tcPr>
          <w:p w14:paraId="28CC923B" w14:textId="3576DE00" w:rsidR="5C8018B8" w:rsidRPr="00F24057" w:rsidRDefault="5C8018B8" w:rsidP="5C8018B8">
            <w:pPr>
              <w:rPr>
                <w:rFonts w:eastAsia="Times New Roman" w:cs="Times New Roman"/>
              </w:rPr>
            </w:pPr>
            <w:bookmarkStart w:id="1237" w:name="_Toc1408820674"/>
            <w:proofErr w:type="spellStart"/>
            <w:r w:rsidRPr="00F24057">
              <w:rPr>
                <w:rFonts w:eastAsia="Times New Roman" w:cs="Times New Roman"/>
              </w:rPr>
              <w:t>InvoiceID</w:t>
            </w:r>
            <w:bookmarkEnd w:id="1237"/>
            <w:proofErr w:type="spellEnd"/>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26F8D061" w14:textId="17FB687D" w:rsidR="5C8018B8" w:rsidRPr="00F24057" w:rsidRDefault="6651949C" w:rsidP="5C8018B8">
            <w:pPr>
              <w:rPr>
                <w:rFonts w:eastAsia="Times New Roman" w:cs="Times New Roman"/>
              </w:rPr>
            </w:pPr>
            <w:bookmarkStart w:id="1238" w:name="_Toc648586917"/>
            <w:proofErr w:type="gramStart"/>
            <w:r w:rsidRPr="697FC5A2">
              <w:rPr>
                <w:rFonts w:eastAsia="Times New Roman" w:cs="Times New Roman"/>
              </w:rPr>
              <w:t>Varchar(</w:t>
            </w:r>
            <w:proofErr w:type="gramEnd"/>
            <w:r w:rsidRPr="697FC5A2">
              <w:rPr>
                <w:rFonts w:eastAsia="Times New Roman" w:cs="Times New Roman"/>
              </w:rPr>
              <w:t>20)</w:t>
            </w:r>
            <w:bookmarkEnd w:id="1238"/>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486C34AC" w14:textId="30DD4920" w:rsidR="5C8018B8" w:rsidRPr="00F24057" w:rsidRDefault="5C8018B8" w:rsidP="5C8018B8">
            <w:pPr>
              <w:rPr>
                <w:rFonts w:eastAsia="Times New Roman" w:cs="Times New Roman"/>
              </w:rPr>
            </w:pPr>
            <w:bookmarkStart w:id="1239" w:name="_Toc1050305500"/>
            <w:r w:rsidRPr="00F24057">
              <w:rPr>
                <w:rFonts w:eastAsia="Times New Roman" w:cs="Times New Roman"/>
              </w:rPr>
              <w:t>PK</w:t>
            </w:r>
            <w:bookmarkEnd w:id="1239"/>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52A91B2F" w14:textId="70A1EED6" w:rsidR="5C8018B8" w:rsidRPr="00F24057" w:rsidRDefault="5C8018B8" w:rsidP="5C8018B8">
            <w:pPr>
              <w:rPr>
                <w:rFonts w:eastAsia="Times New Roman" w:cs="Times New Roman"/>
              </w:rPr>
            </w:pPr>
            <w:bookmarkStart w:id="1240" w:name="_Toc1443314478"/>
            <w:r w:rsidRPr="00F24057">
              <w:rPr>
                <w:rFonts w:eastAsia="Times New Roman" w:cs="Times New Roman"/>
              </w:rPr>
              <w:t>No</w:t>
            </w:r>
            <w:bookmarkEnd w:id="1240"/>
          </w:p>
        </w:tc>
        <w:tc>
          <w:tcPr>
            <w:tcW w:w="3995" w:type="dxa"/>
            <w:tcBorders>
              <w:top w:val="single" w:sz="8" w:space="0" w:color="auto"/>
              <w:left w:val="single" w:sz="8" w:space="0" w:color="auto"/>
              <w:bottom w:val="single" w:sz="8" w:space="0" w:color="auto"/>
              <w:right w:val="single" w:sz="8" w:space="0" w:color="auto"/>
            </w:tcBorders>
            <w:tcMar>
              <w:left w:w="108" w:type="dxa"/>
              <w:right w:w="108" w:type="dxa"/>
            </w:tcMar>
          </w:tcPr>
          <w:p w14:paraId="061FA63A" w14:textId="33D24B3E" w:rsidR="5C8018B8" w:rsidRPr="00F24057" w:rsidRDefault="5C8018B8" w:rsidP="5C8018B8">
            <w:pPr>
              <w:rPr>
                <w:rFonts w:eastAsia="Times New Roman" w:cs="Times New Roman"/>
              </w:rPr>
            </w:pPr>
            <w:bookmarkStart w:id="1241" w:name="_Toc1398515028"/>
            <w:r w:rsidRPr="00F24057">
              <w:rPr>
                <w:rFonts w:eastAsia="Times New Roman" w:cs="Times New Roman"/>
              </w:rPr>
              <w:t>Invoice Number</w:t>
            </w:r>
            <w:bookmarkEnd w:id="1241"/>
          </w:p>
          <w:p w14:paraId="269461D2" w14:textId="4E632BF7" w:rsidR="5C8018B8" w:rsidRPr="00F24057" w:rsidRDefault="5C8018B8" w:rsidP="5C8018B8">
            <w:pPr>
              <w:rPr>
                <w:rFonts w:eastAsia="Times New Roman" w:cs="Times New Roman"/>
              </w:rPr>
            </w:pPr>
            <w:bookmarkStart w:id="1242" w:name="_Toc1287230157"/>
            <w:r w:rsidRPr="00F24057">
              <w:rPr>
                <w:rFonts w:eastAsia="Times New Roman" w:cs="Times New Roman"/>
              </w:rPr>
              <w:t>use ‘IV’ and 8 number composition</w:t>
            </w:r>
            <w:bookmarkEnd w:id="1242"/>
          </w:p>
        </w:tc>
      </w:tr>
      <w:tr w:rsidR="001311BB" w:rsidRPr="00F24057" w14:paraId="281C7FB2" w14:textId="77777777" w:rsidTr="697FC5A2">
        <w:trPr>
          <w:trHeight w:val="300"/>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tcPr>
          <w:p w14:paraId="3B20E311" w14:textId="2035F464" w:rsidR="5C8018B8" w:rsidRPr="00F24057" w:rsidRDefault="558A0F8C" w:rsidP="5C8018B8">
            <w:pPr>
              <w:rPr>
                <w:rFonts w:eastAsia="Times New Roman" w:cs="Times New Roman"/>
              </w:rPr>
            </w:pPr>
            <w:bookmarkStart w:id="1243" w:name="_Toc2060420012"/>
            <w:proofErr w:type="spellStart"/>
            <w:r w:rsidRPr="697FC5A2">
              <w:rPr>
                <w:rFonts w:eastAsia="Times New Roman" w:cs="Times New Roman"/>
              </w:rPr>
              <w:t>CreatedDate</w:t>
            </w:r>
            <w:bookmarkEnd w:id="1243"/>
            <w:proofErr w:type="spellEnd"/>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6CC35072" w14:textId="2B7D3868" w:rsidR="5C8018B8" w:rsidRPr="00F24057" w:rsidRDefault="5C8018B8" w:rsidP="5C8018B8">
            <w:pPr>
              <w:rPr>
                <w:rFonts w:eastAsia="Times New Roman" w:cs="Times New Roman"/>
              </w:rPr>
            </w:pPr>
            <w:bookmarkStart w:id="1244" w:name="_Toc721344959"/>
            <w:r w:rsidRPr="00F24057">
              <w:rPr>
                <w:rFonts w:eastAsia="Times New Roman" w:cs="Times New Roman"/>
              </w:rPr>
              <w:t>Date</w:t>
            </w:r>
            <w:bookmarkEnd w:id="1244"/>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55AFF2B6" w14:textId="19435B70" w:rsidR="5C8018B8" w:rsidRPr="00F24057" w:rsidRDefault="5C8018B8" w:rsidP="5C8018B8">
            <w:pPr>
              <w:rPr>
                <w:rFonts w:eastAsia="Times New Roman" w:cs="Times New Roman"/>
              </w:rPr>
            </w:pPr>
            <w:r w:rsidRPr="00F24057">
              <w:rPr>
                <w:rFonts w:eastAsia="Times New Roman" w:cs="Times New Roman"/>
              </w:rPr>
              <w:t xml:space="preserve"> </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4FD87281" w14:textId="0A90FF74" w:rsidR="5C8018B8" w:rsidRPr="00F24057" w:rsidRDefault="5C8018B8" w:rsidP="5C8018B8">
            <w:pPr>
              <w:rPr>
                <w:rFonts w:eastAsia="Times New Roman" w:cs="Times New Roman"/>
              </w:rPr>
            </w:pPr>
            <w:bookmarkStart w:id="1245" w:name="_Toc93281724"/>
            <w:r w:rsidRPr="00F24057">
              <w:rPr>
                <w:rFonts w:eastAsia="Times New Roman" w:cs="Times New Roman"/>
              </w:rPr>
              <w:t>No</w:t>
            </w:r>
            <w:bookmarkEnd w:id="1245"/>
          </w:p>
        </w:tc>
        <w:tc>
          <w:tcPr>
            <w:tcW w:w="3995" w:type="dxa"/>
            <w:tcBorders>
              <w:top w:val="single" w:sz="8" w:space="0" w:color="auto"/>
              <w:left w:val="single" w:sz="8" w:space="0" w:color="auto"/>
              <w:bottom w:val="single" w:sz="8" w:space="0" w:color="auto"/>
              <w:right w:val="single" w:sz="8" w:space="0" w:color="auto"/>
            </w:tcBorders>
            <w:tcMar>
              <w:left w:w="108" w:type="dxa"/>
              <w:right w:w="108" w:type="dxa"/>
            </w:tcMar>
          </w:tcPr>
          <w:p w14:paraId="1B695D16" w14:textId="1903DD31" w:rsidR="5C8018B8" w:rsidRPr="00F24057" w:rsidRDefault="5C8018B8" w:rsidP="5C8018B8">
            <w:pPr>
              <w:rPr>
                <w:rFonts w:eastAsia="Times New Roman" w:cs="Times New Roman"/>
              </w:rPr>
            </w:pPr>
            <w:bookmarkStart w:id="1246" w:name="_Toc982935355"/>
            <w:proofErr w:type="gramStart"/>
            <w:r w:rsidRPr="00F24057">
              <w:rPr>
                <w:rFonts w:eastAsia="Times New Roman" w:cs="Times New Roman"/>
              </w:rPr>
              <w:t>Invoice</w:t>
            </w:r>
            <w:proofErr w:type="gramEnd"/>
            <w:r w:rsidRPr="00F24057">
              <w:rPr>
                <w:rFonts w:eastAsia="Times New Roman" w:cs="Times New Roman"/>
              </w:rPr>
              <w:t xml:space="preserve"> create date</w:t>
            </w:r>
            <w:bookmarkEnd w:id="1246"/>
          </w:p>
        </w:tc>
      </w:tr>
      <w:tr w:rsidR="001311BB" w:rsidRPr="00F24057" w14:paraId="2078BFAC" w14:textId="77777777" w:rsidTr="697FC5A2">
        <w:trPr>
          <w:trHeight w:val="300"/>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tcPr>
          <w:p w14:paraId="0D012D61" w14:textId="554F1C08" w:rsidR="5C8018B8" w:rsidRPr="00F24057" w:rsidRDefault="53E374AD" w:rsidP="5C8018B8">
            <w:pPr>
              <w:rPr>
                <w:rFonts w:eastAsia="Times New Roman" w:cs="Times New Roman"/>
              </w:rPr>
            </w:pPr>
            <w:bookmarkStart w:id="1247" w:name="_Toc961947851"/>
            <w:proofErr w:type="spellStart"/>
            <w:r w:rsidRPr="697FC5A2">
              <w:rPr>
                <w:rFonts w:eastAsia="Times New Roman" w:cs="Times New Roman"/>
              </w:rPr>
              <w:t>PaymentMethod</w:t>
            </w:r>
            <w:bookmarkEnd w:id="1247"/>
            <w:proofErr w:type="spellEnd"/>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588DD0A7" w14:textId="38A21C2D" w:rsidR="5C8018B8" w:rsidRPr="00F24057" w:rsidRDefault="53E374AD" w:rsidP="5C8018B8">
            <w:pPr>
              <w:rPr>
                <w:rFonts w:eastAsia="Times New Roman" w:cs="Times New Roman"/>
              </w:rPr>
            </w:pPr>
            <w:bookmarkStart w:id="1248" w:name="_Toc850597319"/>
            <w:proofErr w:type="gramStart"/>
            <w:r w:rsidRPr="697FC5A2">
              <w:rPr>
                <w:rFonts w:eastAsia="Times New Roman" w:cs="Times New Roman"/>
              </w:rPr>
              <w:t>Varchar(</w:t>
            </w:r>
            <w:proofErr w:type="gramEnd"/>
            <w:r w:rsidRPr="697FC5A2">
              <w:rPr>
                <w:rFonts w:eastAsia="Times New Roman" w:cs="Times New Roman"/>
              </w:rPr>
              <w:t>50)</w:t>
            </w:r>
            <w:bookmarkEnd w:id="1248"/>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36F7906A" w14:textId="3925704D" w:rsidR="5C8018B8" w:rsidRPr="00F24057" w:rsidRDefault="5C8018B8" w:rsidP="5C8018B8">
            <w:pPr>
              <w:rPr>
                <w:rFonts w:eastAsia="Times New Roman" w:cs="Times New Roman"/>
              </w:rPr>
            </w:pPr>
            <w:r w:rsidRPr="00F24057">
              <w:rPr>
                <w:rFonts w:eastAsia="Times New Roman" w:cs="Times New Roman"/>
              </w:rPr>
              <w:t xml:space="preserve"> </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486631B3" w14:textId="32E7EF53" w:rsidR="5C8018B8" w:rsidRPr="00F24057" w:rsidRDefault="5C8018B8" w:rsidP="5C8018B8">
            <w:pPr>
              <w:rPr>
                <w:rFonts w:eastAsia="Times New Roman" w:cs="Times New Roman"/>
              </w:rPr>
            </w:pPr>
            <w:bookmarkStart w:id="1249" w:name="_Toc191653131"/>
            <w:r w:rsidRPr="00F24057">
              <w:rPr>
                <w:rFonts w:eastAsia="Times New Roman" w:cs="Times New Roman"/>
              </w:rPr>
              <w:t>No</w:t>
            </w:r>
            <w:bookmarkEnd w:id="1249"/>
          </w:p>
        </w:tc>
        <w:tc>
          <w:tcPr>
            <w:tcW w:w="3995" w:type="dxa"/>
            <w:tcBorders>
              <w:top w:val="single" w:sz="8" w:space="0" w:color="auto"/>
              <w:left w:val="single" w:sz="8" w:space="0" w:color="auto"/>
              <w:bottom w:val="single" w:sz="8" w:space="0" w:color="auto"/>
              <w:right w:val="single" w:sz="8" w:space="0" w:color="auto"/>
            </w:tcBorders>
            <w:tcMar>
              <w:left w:w="108" w:type="dxa"/>
              <w:right w:w="108" w:type="dxa"/>
            </w:tcMar>
          </w:tcPr>
          <w:p w14:paraId="4AB6E2EA" w14:textId="61B807D8" w:rsidR="5C8018B8" w:rsidRPr="00F24057" w:rsidRDefault="199167B7" w:rsidP="5C8018B8">
            <w:pPr>
              <w:rPr>
                <w:rFonts w:eastAsia="Times New Roman" w:cs="Times New Roman"/>
              </w:rPr>
            </w:pPr>
            <w:bookmarkStart w:id="1250" w:name="_Toc1747306034"/>
            <w:r w:rsidRPr="697FC5A2">
              <w:rPr>
                <w:rFonts w:eastAsia="Times New Roman" w:cs="Times New Roman"/>
              </w:rPr>
              <w:t>Payment method used</w:t>
            </w:r>
            <w:bookmarkEnd w:id="1250"/>
          </w:p>
        </w:tc>
      </w:tr>
      <w:tr w:rsidR="001311BB" w:rsidRPr="00F24057" w14:paraId="17AEAD0E" w14:textId="77777777" w:rsidTr="697FC5A2">
        <w:trPr>
          <w:trHeight w:val="300"/>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tcPr>
          <w:p w14:paraId="71E4DFFD" w14:textId="05D8CD0D" w:rsidR="52147EA4" w:rsidRPr="00F24057" w:rsidRDefault="7166FEC0" w:rsidP="2BDB3E40">
            <w:pPr>
              <w:rPr>
                <w:rFonts w:eastAsia="Times New Roman" w:cs="Times New Roman"/>
              </w:rPr>
            </w:pPr>
            <w:bookmarkStart w:id="1251" w:name="_Toc874347664"/>
            <w:proofErr w:type="spellStart"/>
            <w:r w:rsidRPr="697FC5A2">
              <w:rPr>
                <w:rFonts w:eastAsia="Times New Roman" w:cs="Times New Roman"/>
              </w:rPr>
              <w:t>CreatedBy</w:t>
            </w:r>
            <w:bookmarkEnd w:id="1251"/>
            <w:proofErr w:type="spellEnd"/>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71525134" w14:textId="6021299E" w:rsidR="52147EA4" w:rsidRPr="00F24057" w:rsidRDefault="7166FEC0" w:rsidP="2BDB3E40">
            <w:pPr>
              <w:rPr>
                <w:rFonts w:eastAsia="Times New Roman" w:cs="Times New Roman"/>
              </w:rPr>
            </w:pPr>
            <w:bookmarkStart w:id="1252" w:name="_Toc397590146"/>
            <w:proofErr w:type="gramStart"/>
            <w:r w:rsidRPr="697FC5A2">
              <w:rPr>
                <w:rFonts w:eastAsia="Times New Roman" w:cs="Times New Roman"/>
              </w:rPr>
              <w:t>Varchar(</w:t>
            </w:r>
            <w:proofErr w:type="gramEnd"/>
            <w:r w:rsidRPr="697FC5A2">
              <w:rPr>
                <w:rFonts w:eastAsia="Times New Roman" w:cs="Times New Roman"/>
              </w:rPr>
              <w:t>50)</w:t>
            </w:r>
            <w:bookmarkEnd w:id="1252"/>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585938B8" w14:textId="65857139" w:rsidR="2BDB3E40" w:rsidRPr="00F24057" w:rsidRDefault="2BDB3E40" w:rsidP="2BDB3E40">
            <w:pPr>
              <w:rPr>
                <w:rFonts w:eastAsia="Times New Roman" w:cs="Times New Roman"/>
              </w:rPr>
            </w:pP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4852FD0D" w14:textId="6FB07024" w:rsidR="2BDB3E40" w:rsidRPr="00F24057" w:rsidRDefault="0B244E1F" w:rsidP="2BDB3E40">
            <w:pPr>
              <w:rPr>
                <w:rFonts w:eastAsia="Times New Roman" w:cs="Times New Roman"/>
              </w:rPr>
            </w:pPr>
            <w:bookmarkStart w:id="1253" w:name="_Toc880555021"/>
            <w:r w:rsidRPr="00F24057">
              <w:rPr>
                <w:rFonts w:eastAsia="Times New Roman" w:cs="Times New Roman"/>
              </w:rPr>
              <w:t>No</w:t>
            </w:r>
            <w:bookmarkEnd w:id="1253"/>
          </w:p>
        </w:tc>
        <w:tc>
          <w:tcPr>
            <w:tcW w:w="3995" w:type="dxa"/>
            <w:tcBorders>
              <w:top w:val="single" w:sz="8" w:space="0" w:color="auto"/>
              <w:left w:val="single" w:sz="8" w:space="0" w:color="auto"/>
              <w:bottom w:val="single" w:sz="8" w:space="0" w:color="auto"/>
              <w:right w:val="single" w:sz="8" w:space="0" w:color="auto"/>
            </w:tcBorders>
            <w:tcMar>
              <w:left w:w="108" w:type="dxa"/>
              <w:right w:w="108" w:type="dxa"/>
            </w:tcMar>
          </w:tcPr>
          <w:p w14:paraId="2CCEE52C" w14:textId="6691D6A0" w:rsidR="2BDB3E40" w:rsidRPr="00F24057" w:rsidRDefault="078064F3" w:rsidP="2BDB3E40">
            <w:pPr>
              <w:rPr>
                <w:rFonts w:eastAsia="Times New Roman" w:cs="Times New Roman"/>
              </w:rPr>
            </w:pPr>
            <w:bookmarkStart w:id="1254" w:name="_Toc1262607878"/>
            <w:r w:rsidRPr="697FC5A2">
              <w:rPr>
                <w:rFonts w:eastAsia="Times New Roman" w:cs="Times New Roman"/>
              </w:rPr>
              <w:t>Employee who created the invoice</w:t>
            </w:r>
            <w:bookmarkEnd w:id="1254"/>
          </w:p>
        </w:tc>
      </w:tr>
      <w:tr w:rsidR="001311BB" w:rsidRPr="00F24057" w14:paraId="21767A32" w14:textId="77777777" w:rsidTr="697FC5A2">
        <w:trPr>
          <w:trHeight w:val="300"/>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tcPr>
          <w:p w14:paraId="32E8E5BB" w14:textId="7741EE53" w:rsidR="5C8018B8" w:rsidRPr="00F24057" w:rsidRDefault="5C8018B8" w:rsidP="5C8018B8">
            <w:pPr>
              <w:rPr>
                <w:rFonts w:eastAsia="Times New Roman" w:cs="Times New Roman"/>
              </w:rPr>
            </w:pPr>
            <w:bookmarkStart w:id="1255" w:name="_Toc495190916"/>
            <w:r w:rsidRPr="00F24057">
              <w:rPr>
                <w:rFonts w:eastAsia="Times New Roman" w:cs="Times New Roman"/>
              </w:rPr>
              <w:t>total amount</w:t>
            </w:r>
            <w:bookmarkEnd w:id="1255"/>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763C35AE" w14:textId="559BEDE0" w:rsidR="5C8018B8" w:rsidRPr="00F24057" w:rsidRDefault="14CC5378" w:rsidP="5C8018B8">
            <w:pPr>
              <w:rPr>
                <w:rFonts w:eastAsia="Times New Roman" w:cs="Times New Roman"/>
              </w:rPr>
            </w:pPr>
            <w:bookmarkStart w:id="1256" w:name="_Toc448880636"/>
            <w:proofErr w:type="gramStart"/>
            <w:r w:rsidRPr="697FC5A2">
              <w:rPr>
                <w:rFonts w:eastAsia="Times New Roman" w:cs="Times New Roman"/>
              </w:rPr>
              <w:t>Decimal(</w:t>
            </w:r>
            <w:proofErr w:type="gramEnd"/>
            <w:r w:rsidR="07ACAD1F" w:rsidRPr="697FC5A2">
              <w:rPr>
                <w:rFonts w:eastAsia="Times New Roman" w:cs="Times New Roman"/>
              </w:rPr>
              <w:t>10,2)</w:t>
            </w:r>
            <w:bookmarkEnd w:id="1256"/>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34FE2028" w14:textId="4CD7BA23" w:rsidR="5C8018B8" w:rsidRPr="00F24057" w:rsidRDefault="5C8018B8" w:rsidP="5C8018B8">
            <w:pPr>
              <w:rPr>
                <w:rFonts w:eastAsia="Times New Roman" w:cs="Times New Roman"/>
              </w:rPr>
            </w:pPr>
            <w:r w:rsidRPr="00F24057">
              <w:rPr>
                <w:rFonts w:eastAsia="Times New Roman" w:cs="Times New Roman"/>
              </w:rPr>
              <w:t xml:space="preserve"> </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4E34CE18" w14:textId="3EEA6B93" w:rsidR="5C8018B8" w:rsidRPr="00F24057" w:rsidRDefault="5C8018B8" w:rsidP="5C8018B8">
            <w:pPr>
              <w:rPr>
                <w:rFonts w:eastAsia="Times New Roman" w:cs="Times New Roman"/>
              </w:rPr>
            </w:pPr>
            <w:bookmarkStart w:id="1257" w:name="_Toc1669069760"/>
            <w:r w:rsidRPr="00F24057">
              <w:rPr>
                <w:rFonts w:eastAsia="Times New Roman" w:cs="Times New Roman"/>
              </w:rPr>
              <w:t>No</w:t>
            </w:r>
            <w:bookmarkEnd w:id="1257"/>
          </w:p>
        </w:tc>
        <w:tc>
          <w:tcPr>
            <w:tcW w:w="3995" w:type="dxa"/>
            <w:tcBorders>
              <w:top w:val="single" w:sz="8" w:space="0" w:color="auto"/>
              <w:left w:val="single" w:sz="8" w:space="0" w:color="auto"/>
              <w:bottom w:val="single" w:sz="8" w:space="0" w:color="auto"/>
              <w:right w:val="single" w:sz="8" w:space="0" w:color="auto"/>
            </w:tcBorders>
            <w:tcMar>
              <w:left w:w="108" w:type="dxa"/>
              <w:right w:w="108" w:type="dxa"/>
            </w:tcMar>
          </w:tcPr>
          <w:p w14:paraId="1D0D8FEB" w14:textId="3867EDBA" w:rsidR="5C8018B8" w:rsidRPr="00F24057" w:rsidRDefault="5C8018B8" w:rsidP="5C8018B8">
            <w:pPr>
              <w:rPr>
                <w:rFonts w:eastAsia="Times New Roman" w:cs="Times New Roman"/>
              </w:rPr>
            </w:pPr>
            <w:bookmarkStart w:id="1258" w:name="_Toc437020814"/>
            <w:r w:rsidRPr="00F24057">
              <w:rPr>
                <w:rFonts w:eastAsia="Times New Roman" w:cs="Times New Roman"/>
              </w:rPr>
              <w:t>order total amount</w:t>
            </w:r>
            <w:bookmarkEnd w:id="1258"/>
          </w:p>
        </w:tc>
      </w:tr>
      <w:tr w:rsidR="001311BB" w:rsidRPr="00F24057" w14:paraId="4F36A9ED" w14:textId="77777777" w:rsidTr="697FC5A2">
        <w:trPr>
          <w:trHeight w:val="300"/>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tcPr>
          <w:p w14:paraId="75625B7B" w14:textId="44BCDCA8" w:rsidR="5C8018B8" w:rsidRPr="00F24057" w:rsidRDefault="5C8018B8" w:rsidP="5C8018B8">
            <w:pPr>
              <w:rPr>
                <w:rFonts w:eastAsia="Times New Roman" w:cs="Times New Roman"/>
              </w:rPr>
            </w:pPr>
            <w:bookmarkStart w:id="1259" w:name="_Toc666016619"/>
            <w:proofErr w:type="spellStart"/>
            <w:r w:rsidRPr="00F24057">
              <w:rPr>
                <w:rFonts w:eastAsia="Times New Roman" w:cs="Times New Roman"/>
              </w:rPr>
              <w:t>orderID</w:t>
            </w:r>
            <w:bookmarkEnd w:id="1259"/>
            <w:proofErr w:type="spellEnd"/>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6F8C9234" w14:textId="6A330A54" w:rsidR="5C8018B8" w:rsidRPr="00F24057" w:rsidRDefault="6F1A79B0" w:rsidP="5C8018B8">
            <w:pPr>
              <w:rPr>
                <w:rFonts w:eastAsia="Times New Roman" w:cs="Times New Roman"/>
              </w:rPr>
            </w:pPr>
            <w:bookmarkStart w:id="1260" w:name="_Toc1454123877"/>
            <w:proofErr w:type="gramStart"/>
            <w:r w:rsidRPr="697FC5A2">
              <w:rPr>
                <w:rFonts w:eastAsia="Times New Roman" w:cs="Times New Roman"/>
              </w:rPr>
              <w:t>Varchar(</w:t>
            </w:r>
            <w:proofErr w:type="gramEnd"/>
            <w:r w:rsidRPr="697FC5A2">
              <w:rPr>
                <w:rFonts w:eastAsia="Times New Roman" w:cs="Times New Roman"/>
              </w:rPr>
              <w:t>20)</w:t>
            </w:r>
            <w:bookmarkEnd w:id="1260"/>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7111E7EB" w14:textId="16E91249" w:rsidR="5C8018B8" w:rsidRPr="00F24057" w:rsidRDefault="5C8018B8" w:rsidP="5C8018B8">
            <w:pPr>
              <w:rPr>
                <w:rFonts w:eastAsia="Times New Roman" w:cs="Times New Roman"/>
              </w:rPr>
            </w:pPr>
            <w:bookmarkStart w:id="1261" w:name="_Toc1615883121"/>
            <w:r w:rsidRPr="00F24057">
              <w:rPr>
                <w:rFonts w:eastAsia="Times New Roman" w:cs="Times New Roman"/>
              </w:rPr>
              <w:t>FK</w:t>
            </w:r>
            <w:bookmarkEnd w:id="1261"/>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6ACC9050" w14:textId="420E027E" w:rsidR="5C8018B8" w:rsidRPr="00F24057" w:rsidRDefault="5C8018B8" w:rsidP="5C8018B8">
            <w:pPr>
              <w:rPr>
                <w:rFonts w:eastAsia="Times New Roman" w:cs="Times New Roman"/>
              </w:rPr>
            </w:pPr>
            <w:bookmarkStart w:id="1262" w:name="_Toc471558278"/>
            <w:r w:rsidRPr="00F24057">
              <w:rPr>
                <w:rFonts w:eastAsia="Times New Roman" w:cs="Times New Roman"/>
              </w:rPr>
              <w:t>No</w:t>
            </w:r>
            <w:bookmarkEnd w:id="1262"/>
          </w:p>
        </w:tc>
        <w:tc>
          <w:tcPr>
            <w:tcW w:w="3995" w:type="dxa"/>
            <w:tcBorders>
              <w:top w:val="single" w:sz="8" w:space="0" w:color="auto"/>
              <w:left w:val="single" w:sz="8" w:space="0" w:color="auto"/>
              <w:bottom w:val="single" w:sz="8" w:space="0" w:color="auto"/>
              <w:right w:val="single" w:sz="8" w:space="0" w:color="auto"/>
            </w:tcBorders>
            <w:tcMar>
              <w:left w:w="108" w:type="dxa"/>
              <w:right w:w="108" w:type="dxa"/>
            </w:tcMar>
          </w:tcPr>
          <w:p w14:paraId="70D2BD0D" w14:textId="3459F1EF" w:rsidR="5C8018B8" w:rsidRPr="00F24057" w:rsidRDefault="5C8018B8" w:rsidP="5C8018B8">
            <w:pPr>
              <w:rPr>
                <w:rFonts w:eastAsia="Times New Roman" w:cs="Times New Roman"/>
              </w:rPr>
            </w:pPr>
            <w:bookmarkStart w:id="1263" w:name="_Toc181576786"/>
            <w:r w:rsidRPr="00F24057">
              <w:rPr>
                <w:rFonts w:eastAsia="Times New Roman" w:cs="Times New Roman"/>
              </w:rPr>
              <w:t>This invoice belongs to what order</w:t>
            </w:r>
            <w:bookmarkEnd w:id="1263"/>
          </w:p>
        </w:tc>
      </w:tr>
    </w:tbl>
    <w:p w14:paraId="51330AD6" w14:textId="334016AE" w:rsidR="30AD4672" w:rsidRPr="00F24057" w:rsidRDefault="30AD4672" w:rsidP="5C8018B8">
      <w:pPr>
        <w:rPr>
          <w:rFonts w:eastAsia="Times New Roman" w:cs="Times New Roman"/>
        </w:rPr>
      </w:pPr>
      <w:r w:rsidRPr="00F24057">
        <w:rPr>
          <w:rFonts w:eastAsia="Times New Roman" w:cs="Times New Roman"/>
        </w:rPr>
        <w:t xml:space="preserve"> </w:t>
      </w:r>
    </w:p>
    <w:p w14:paraId="0854B642" w14:textId="6F766992" w:rsidR="30AD4672" w:rsidRPr="00F24057" w:rsidRDefault="30AD4672" w:rsidP="5C8018B8">
      <w:pPr>
        <w:rPr>
          <w:rFonts w:eastAsia="Times New Roman" w:cs="Times New Roman"/>
        </w:rPr>
      </w:pPr>
      <w:r w:rsidRPr="00F24057">
        <w:rPr>
          <w:rFonts w:eastAsia="Times New Roman" w:cs="Times New Roman"/>
        </w:rPr>
        <w:t>Table: Employee</w:t>
      </w:r>
    </w:p>
    <w:tbl>
      <w:tblPr>
        <w:tblW w:w="0" w:type="auto"/>
        <w:tblLook w:val="04A0" w:firstRow="1" w:lastRow="0" w:firstColumn="1" w:lastColumn="0" w:noHBand="0" w:noVBand="1"/>
      </w:tblPr>
      <w:tblGrid>
        <w:gridCol w:w="1934"/>
        <w:gridCol w:w="1575"/>
        <w:gridCol w:w="974"/>
        <w:gridCol w:w="1018"/>
        <w:gridCol w:w="3839"/>
        <w:tblGridChange w:id="1264">
          <w:tblGrid>
            <w:gridCol w:w="10"/>
            <w:gridCol w:w="350"/>
            <w:gridCol w:w="360"/>
            <w:gridCol w:w="360"/>
            <w:gridCol w:w="360"/>
            <w:gridCol w:w="360"/>
            <w:gridCol w:w="144"/>
            <w:gridCol w:w="1575"/>
            <w:gridCol w:w="974"/>
            <w:gridCol w:w="1018"/>
            <w:gridCol w:w="3839"/>
          </w:tblGrid>
        </w:tblGridChange>
      </w:tblGrid>
      <w:tr w:rsidR="001311BB" w:rsidRPr="00F24057" w14:paraId="02826E42" w14:textId="77777777" w:rsidTr="697FC5A2">
        <w:trPr>
          <w:trHeight w:val="300"/>
        </w:trPr>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
          <w:p w14:paraId="0695E555" w14:textId="08363371" w:rsidR="5C8018B8" w:rsidRPr="00F24057" w:rsidRDefault="5C8018B8" w:rsidP="5C8018B8">
            <w:pPr>
              <w:rPr>
                <w:rFonts w:eastAsia="Times New Roman" w:cs="Times New Roman"/>
              </w:rPr>
            </w:pPr>
            <w:bookmarkStart w:id="1265" w:name="_Toc1348814710"/>
            <w:r w:rsidRPr="00F24057">
              <w:rPr>
                <w:rFonts w:eastAsia="Times New Roman" w:cs="Times New Roman"/>
              </w:rPr>
              <w:t>Column Name</w:t>
            </w:r>
            <w:bookmarkEnd w:id="1265"/>
          </w:p>
        </w:tc>
        <w:tc>
          <w:tcPr>
            <w:tcW w:w="1575" w:type="dxa"/>
            <w:tcBorders>
              <w:top w:val="single" w:sz="8" w:space="0" w:color="auto"/>
              <w:left w:val="single" w:sz="8" w:space="0" w:color="auto"/>
              <w:bottom w:val="single" w:sz="8" w:space="0" w:color="auto"/>
              <w:right w:val="single" w:sz="8" w:space="0" w:color="auto"/>
            </w:tcBorders>
            <w:tcMar>
              <w:left w:w="108" w:type="dxa"/>
              <w:right w:w="108" w:type="dxa"/>
            </w:tcMar>
          </w:tcPr>
          <w:p w14:paraId="1C23E250" w14:textId="34E172E9" w:rsidR="5C8018B8" w:rsidRPr="00F24057" w:rsidRDefault="5C8018B8" w:rsidP="5C8018B8">
            <w:pPr>
              <w:rPr>
                <w:rFonts w:eastAsia="Times New Roman" w:cs="Times New Roman"/>
              </w:rPr>
            </w:pPr>
            <w:bookmarkStart w:id="1266" w:name="_Toc1213523139"/>
            <w:r w:rsidRPr="00F24057">
              <w:rPr>
                <w:rFonts w:eastAsia="Times New Roman" w:cs="Times New Roman"/>
              </w:rPr>
              <w:t>Datatype</w:t>
            </w:r>
            <w:bookmarkEnd w:id="1266"/>
          </w:p>
        </w:tc>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34468113" w14:textId="7381C88B" w:rsidR="5C8018B8" w:rsidRPr="00F24057" w:rsidRDefault="5C8018B8" w:rsidP="5C8018B8">
            <w:pPr>
              <w:rPr>
                <w:rFonts w:eastAsia="Times New Roman" w:cs="Times New Roman"/>
              </w:rPr>
            </w:pPr>
            <w:bookmarkStart w:id="1267" w:name="_Toc1863503493"/>
            <w:r w:rsidRPr="00F24057">
              <w:rPr>
                <w:rFonts w:eastAsia="Times New Roman" w:cs="Times New Roman"/>
              </w:rPr>
              <w:t>Key?</w:t>
            </w:r>
            <w:bookmarkEnd w:id="1267"/>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tcPr>
          <w:p w14:paraId="3A0D9FFC" w14:textId="662D32C2" w:rsidR="5C8018B8" w:rsidRPr="00F24057" w:rsidRDefault="5C8018B8" w:rsidP="5C8018B8">
            <w:pPr>
              <w:rPr>
                <w:rFonts w:eastAsia="Times New Roman" w:cs="Times New Roman"/>
              </w:rPr>
            </w:pPr>
            <w:bookmarkStart w:id="1268" w:name="_Toc1359940583"/>
            <w:r w:rsidRPr="00F24057">
              <w:rPr>
                <w:rFonts w:eastAsia="Times New Roman" w:cs="Times New Roman"/>
              </w:rPr>
              <w:t>Null?</w:t>
            </w:r>
            <w:bookmarkEnd w:id="1268"/>
          </w:p>
        </w:tc>
        <w:tc>
          <w:tcPr>
            <w:tcW w:w="3846" w:type="dxa"/>
            <w:tcBorders>
              <w:top w:val="single" w:sz="8" w:space="0" w:color="auto"/>
              <w:left w:val="single" w:sz="8" w:space="0" w:color="auto"/>
              <w:bottom w:val="single" w:sz="8" w:space="0" w:color="auto"/>
              <w:right w:val="single" w:sz="8" w:space="0" w:color="auto"/>
            </w:tcBorders>
            <w:tcMar>
              <w:left w:w="108" w:type="dxa"/>
              <w:right w:w="108" w:type="dxa"/>
            </w:tcMar>
          </w:tcPr>
          <w:p w14:paraId="00BBA6FE" w14:textId="550611B3" w:rsidR="5C8018B8" w:rsidRPr="00F24057" w:rsidRDefault="5C8018B8" w:rsidP="5C8018B8">
            <w:pPr>
              <w:rPr>
                <w:rFonts w:eastAsia="Times New Roman" w:cs="Times New Roman"/>
              </w:rPr>
            </w:pPr>
            <w:bookmarkStart w:id="1269" w:name="_Toc572992370"/>
            <w:r w:rsidRPr="00F24057">
              <w:rPr>
                <w:rFonts w:eastAsia="Times New Roman" w:cs="Times New Roman"/>
              </w:rPr>
              <w:t>Description</w:t>
            </w:r>
            <w:bookmarkEnd w:id="1269"/>
          </w:p>
        </w:tc>
      </w:tr>
      <w:tr w:rsidR="001311BB" w:rsidRPr="00F24057" w14:paraId="49AA4CA5" w14:textId="77777777" w:rsidTr="697FC5A2">
        <w:trPr>
          <w:trHeight w:val="300"/>
        </w:trPr>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
          <w:p w14:paraId="298D6D5B" w14:textId="22769A30" w:rsidR="5C8018B8" w:rsidRPr="00F24057" w:rsidRDefault="5C8018B8" w:rsidP="5C8018B8">
            <w:pPr>
              <w:rPr>
                <w:rFonts w:eastAsia="Times New Roman" w:cs="Times New Roman"/>
              </w:rPr>
            </w:pPr>
            <w:bookmarkStart w:id="1270" w:name="_Toc2068822484"/>
            <w:proofErr w:type="spellStart"/>
            <w:r w:rsidRPr="00F24057">
              <w:rPr>
                <w:rFonts w:eastAsia="Times New Roman" w:cs="Times New Roman"/>
              </w:rPr>
              <w:t>employeeID</w:t>
            </w:r>
            <w:bookmarkEnd w:id="1270"/>
            <w:proofErr w:type="spellEnd"/>
          </w:p>
        </w:tc>
        <w:tc>
          <w:tcPr>
            <w:tcW w:w="1575" w:type="dxa"/>
            <w:tcBorders>
              <w:top w:val="single" w:sz="8" w:space="0" w:color="auto"/>
              <w:left w:val="single" w:sz="8" w:space="0" w:color="auto"/>
              <w:bottom w:val="single" w:sz="8" w:space="0" w:color="auto"/>
              <w:right w:val="single" w:sz="8" w:space="0" w:color="auto"/>
            </w:tcBorders>
            <w:tcMar>
              <w:left w:w="108" w:type="dxa"/>
              <w:right w:w="108" w:type="dxa"/>
            </w:tcMar>
          </w:tcPr>
          <w:p w14:paraId="6EDE4391" w14:textId="440DFA85" w:rsidR="5C8018B8" w:rsidRPr="00F24057" w:rsidRDefault="125E539B" w:rsidP="5C8018B8">
            <w:pPr>
              <w:rPr>
                <w:rFonts w:eastAsia="Times New Roman" w:cs="Times New Roman"/>
              </w:rPr>
            </w:pPr>
            <w:bookmarkStart w:id="1271" w:name="_Toc1200732235"/>
            <w:proofErr w:type="gramStart"/>
            <w:r w:rsidRPr="697FC5A2">
              <w:rPr>
                <w:rFonts w:eastAsia="Times New Roman" w:cs="Times New Roman"/>
              </w:rPr>
              <w:t>char</w:t>
            </w:r>
            <w:r w:rsidR="07ACAD1F" w:rsidRPr="697FC5A2">
              <w:rPr>
                <w:rFonts w:eastAsia="Times New Roman" w:cs="Times New Roman"/>
              </w:rPr>
              <w:t>(</w:t>
            </w:r>
            <w:proofErr w:type="gramEnd"/>
            <w:r w:rsidR="7A1EB4D8" w:rsidRPr="697FC5A2">
              <w:rPr>
                <w:rFonts w:eastAsia="Times New Roman" w:cs="Times New Roman"/>
              </w:rPr>
              <w:t>5</w:t>
            </w:r>
            <w:r w:rsidR="07ACAD1F" w:rsidRPr="697FC5A2">
              <w:rPr>
                <w:rFonts w:eastAsia="Times New Roman" w:cs="Times New Roman"/>
              </w:rPr>
              <w:t>)</w:t>
            </w:r>
            <w:bookmarkEnd w:id="1271"/>
          </w:p>
        </w:tc>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27F0A293" w14:textId="69930DBD" w:rsidR="5C8018B8" w:rsidRPr="00F24057" w:rsidRDefault="5C8018B8" w:rsidP="5C8018B8">
            <w:pPr>
              <w:rPr>
                <w:rFonts w:eastAsia="Times New Roman" w:cs="Times New Roman"/>
              </w:rPr>
            </w:pPr>
            <w:bookmarkStart w:id="1272" w:name="_Toc690011608"/>
            <w:r w:rsidRPr="00F24057">
              <w:rPr>
                <w:rFonts w:eastAsia="Times New Roman" w:cs="Times New Roman"/>
              </w:rPr>
              <w:t>PK</w:t>
            </w:r>
            <w:bookmarkEnd w:id="1272"/>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tcPr>
          <w:p w14:paraId="138EB0AB" w14:textId="2B9CF105" w:rsidR="5C8018B8" w:rsidRPr="00F24057" w:rsidRDefault="5C8018B8" w:rsidP="5C8018B8">
            <w:pPr>
              <w:rPr>
                <w:rFonts w:eastAsia="Times New Roman" w:cs="Times New Roman"/>
              </w:rPr>
            </w:pPr>
            <w:bookmarkStart w:id="1273" w:name="_Toc580940567"/>
            <w:r w:rsidRPr="00F24057">
              <w:rPr>
                <w:rFonts w:eastAsia="Times New Roman" w:cs="Times New Roman"/>
              </w:rPr>
              <w:t>No</w:t>
            </w:r>
            <w:bookmarkEnd w:id="1273"/>
          </w:p>
        </w:tc>
        <w:tc>
          <w:tcPr>
            <w:tcW w:w="3846" w:type="dxa"/>
            <w:tcBorders>
              <w:top w:val="single" w:sz="8" w:space="0" w:color="auto"/>
              <w:left w:val="single" w:sz="8" w:space="0" w:color="auto"/>
              <w:bottom w:val="single" w:sz="8" w:space="0" w:color="auto"/>
              <w:right w:val="single" w:sz="8" w:space="0" w:color="auto"/>
            </w:tcBorders>
            <w:tcMar>
              <w:left w:w="108" w:type="dxa"/>
              <w:right w:w="108" w:type="dxa"/>
            </w:tcMar>
          </w:tcPr>
          <w:p w14:paraId="70F5A276" w14:textId="44048754" w:rsidR="5C8018B8" w:rsidRPr="00F24057" w:rsidRDefault="5C8018B8" w:rsidP="5C8018B8">
            <w:pPr>
              <w:rPr>
                <w:rFonts w:eastAsia="Times New Roman" w:cs="Times New Roman"/>
              </w:rPr>
            </w:pPr>
            <w:bookmarkStart w:id="1274" w:name="_Toc1328830919"/>
            <w:r w:rsidRPr="00F24057">
              <w:rPr>
                <w:rFonts w:eastAsia="Times New Roman" w:cs="Times New Roman"/>
              </w:rPr>
              <w:t>Employee Number</w:t>
            </w:r>
            <w:bookmarkEnd w:id="1274"/>
          </w:p>
        </w:tc>
      </w:tr>
      <w:tr w:rsidR="001311BB" w:rsidRPr="00F24057" w14:paraId="5C69F1EA" w14:textId="77777777" w:rsidTr="697FC5A2">
        <w:trPr>
          <w:trHeight w:val="300"/>
        </w:trPr>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
          <w:p w14:paraId="06CE02DC" w14:textId="68361662" w:rsidR="5C8018B8" w:rsidRPr="00F24057" w:rsidRDefault="5C8018B8" w:rsidP="5C8018B8">
            <w:pPr>
              <w:rPr>
                <w:rFonts w:eastAsia="Times New Roman" w:cs="Times New Roman"/>
              </w:rPr>
            </w:pPr>
            <w:bookmarkStart w:id="1275" w:name="_Toc337257104"/>
            <w:proofErr w:type="spellStart"/>
            <w:r w:rsidRPr="00F24057">
              <w:rPr>
                <w:rFonts w:eastAsia="Times New Roman" w:cs="Times New Roman"/>
              </w:rPr>
              <w:t>employeeName</w:t>
            </w:r>
            <w:bookmarkEnd w:id="1275"/>
            <w:proofErr w:type="spellEnd"/>
          </w:p>
        </w:tc>
        <w:tc>
          <w:tcPr>
            <w:tcW w:w="1575" w:type="dxa"/>
            <w:tcBorders>
              <w:top w:val="single" w:sz="8" w:space="0" w:color="auto"/>
              <w:left w:val="single" w:sz="8" w:space="0" w:color="auto"/>
              <w:bottom w:val="single" w:sz="8" w:space="0" w:color="auto"/>
              <w:right w:val="single" w:sz="8" w:space="0" w:color="auto"/>
            </w:tcBorders>
            <w:tcMar>
              <w:left w:w="108" w:type="dxa"/>
              <w:right w:w="108" w:type="dxa"/>
            </w:tcMar>
          </w:tcPr>
          <w:p w14:paraId="4FF59CBC" w14:textId="7AD5C3F7" w:rsidR="5C8018B8" w:rsidRPr="00F24057" w:rsidRDefault="07ACAD1F" w:rsidP="5C8018B8">
            <w:pPr>
              <w:rPr>
                <w:rFonts w:eastAsia="Times New Roman" w:cs="Times New Roman"/>
              </w:rPr>
            </w:pPr>
            <w:bookmarkStart w:id="1276" w:name="_Toc87827136"/>
            <w:proofErr w:type="gramStart"/>
            <w:r w:rsidRPr="697FC5A2">
              <w:rPr>
                <w:rFonts w:eastAsia="Times New Roman" w:cs="Times New Roman"/>
              </w:rPr>
              <w:t>Varchar(</w:t>
            </w:r>
            <w:proofErr w:type="gramEnd"/>
            <w:r w:rsidR="3553C851" w:rsidRPr="697FC5A2">
              <w:rPr>
                <w:rFonts w:eastAsia="Times New Roman" w:cs="Times New Roman"/>
              </w:rPr>
              <w:t>100</w:t>
            </w:r>
            <w:r w:rsidRPr="697FC5A2">
              <w:rPr>
                <w:rFonts w:eastAsia="Times New Roman" w:cs="Times New Roman"/>
              </w:rPr>
              <w:t>)</w:t>
            </w:r>
            <w:bookmarkEnd w:id="1276"/>
          </w:p>
        </w:tc>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1AC3B5A5" w14:textId="1D26DA9D" w:rsidR="5C8018B8" w:rsidRPr="00F24057" w:rsidRDefault="5C8018B8" w:rsidP="5C8018B8">
            <w:pPr>
              <w:rPr>
                <w:rFonts w:eastAsia="Times New Roman" w:cs="Times New Roman"/>
              </w:rPr>
            </w:pPr>
            <w:r w:rsidRPr="00F24057">
              <w:rPr>
                <w:rFonts w:eastAsia="Times New Roman" w:cs="Times New Roman"/>
              </w:rPr>
              <w:t xml:space="preserve"> </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tcPr>
          <w:p w14:paraId="679A9FF9" w14:textId="19AE4A9A" w:rsidR="5C8018B8" w:rsidRPr="00F24057" w:rsidRDefault="5C8018B8" w:rsidP="5C8018B8">
            <w:pPr>
              <w:rPr>
                <w:rFonts w:eastAsia="Times New Roman" w:cs="Times New Roman"/>
              </w:rPr>
            </w:pPr>
            <w:bookmarkStart w:id="1277" w:name="_Toc2019816325"/>
            <w:r w:rsidRPr="00F24057">
              <w:rPr>
                <w:rFonts w:eastAsia="Times New Roman" w:cs="Times New Roman"/>
              </w:rPr>
              <w:t>No</w:t>
            </w:r>
            <w:bookmarkEnd w:id="1277"/>
          </w:p>
        </w:tc>
        <w:tc>
          <w:tcPr>
            <w:tcW w:w="3846" w:type="dxa"/>
            <w:tcBorders>
              <w:top w:val="single" w:sz="8" w:space="0" w:color="auto"/>
              <w:left w:val="single" w:sz="8" w:space="0" w:color="auto"/>
              <w:bottom w:val="single" w:sz="8" w:space="0" w:color="auto"/>
              <w:right w:val="single" w:sz="8" w:space="0" w:color="auto"/>
            </w:tcBorders>
            <w:tcMar>
              <w:left w:w="108" w:type="dxa"/>
              <w:right w:w="108" w:type="dxa"/>
            </w:tcMar>
          </w:tcPr>
          <w:p w14:paraId="073F3969" w14:textId="1E6BC710" w:rsidR="5C8018B8" w:rsidRPr="00F24057" w:rsidRDefault="5C8018B8" w:rsidP="5C8018B8">
            <w:pPr>
              <w:rPr>
                <w:rFonts w:eastAsia="Times New Roman" w:cs="Times New Roman"/>
              </w:rPr>
            </w:pPr>
            <w:bookmarkStart w:id="1278" w:name="_Toc718597764"/>
            <w:r w:rsidRPr="00F24057">
              <w:rPr>
                <w:rFonts w:eastAsia="Times New Roman" w:cs="Times New Roman"/>
              </w:rPr>
              <w:t>Employee name</w:t>
            </w:r>
            <w:bookmarkEnd w:id="1278"/>
          </w:p>
        </w:tc>
      </w:tr>
      <w:tr w:rsidR="697FC5A2" w14:paraId="5B556415" w14:textId="77777777" w:rsidTr="697FC5A2">
        <w:trPr>
          <w:trHeight w:val="300"/>
        </w:trPr>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
          <w:p w14:paraId="3697B1EC" w14:textId="5318EA6D" w:rsidR="564EB55C" w:rsidRDefault="564EB55C" w:rsidP="697FC5A2">
            <w:pPr>
              <w:rPr>
                <w:rFonts w:eastAsia="Times New Roman" w:cs="Times New Roman"/>
              </w:rPr>
            </w:pPr>
            <w:bookmarkStart w:id="1279" w:name="_Toc70782186"/>
            <w:r w:rsidRPr="697FC5A2">
              <w:rPr>
                <w:rFonts w:eastAsia="Times New Roman" w:cs="Times New Roman"/>
              </w:rPr>
              <w:t>Password</w:t>
            </w:r>
            <w:bookmarkEnd w:id="1279"/>
          </w:p>
        </w:tc>
        <w:tc>
          <w:tcPr>
            <w:tcW w:w="1574" w:type="dxa"/>
            <w:tcBorders>
              <w:top w:val="single" w:sz="8" w:space="0" w:color="auto"/>
              <w:left w:val="single" w:sz="8" w:space="0" w:color="auto"/>
              <w:bottom w:val="single" w:sz="8" w:space="0" w:color="auto"/>
              <w:right w:val="single" w:sz="8" w:space="0" w:color="auto"/>
            </w:tcBorders>
            <w:tcMar>
              <w:left w:w="108" w:type="dxa"/>
              <w:right w:w="108" w:type="dxa"/>
            </w:tcMar>
          </w:tcPr>
          <w:p w14:paraId="58463CE5" w14:textId="4CA8B85B" w:rsidR="564EB55C" w:rsidRDefault="564EB55C" w:rsidP="697FC5A2">
            <w:pPr>
              <w:rPr>
                <w:rFonts w:eastAsia="Times New Roman" w:cs="Times New Roman"/>
              </w:rPr>
            </w:pPr>
            <w:bookmarkStart w:id="1280" w:name="_Toc16279078"/>
            <w:proofErr w:type="gramStart"/>
            <w:r w:rsidRPr="697FC5A2">
              <w:rPr>
                <w:rFonts w:eastAsia="Times New Roman" w:cs="Times New Roman"/>
              </w:rPr>
              <w:t>Varchar(</w:t>
            </w:r>
            <w:proofErr w:type="gramEnd"/>
            <w:r w:rsidRPr="697FC5A2">
              <w:rPr>
                <w:rFonts w:eastAsia="Times New Roman" w:cs="Times New Roman"/>
              </w:rPr>
              <w:t>20)</w:t>
            </w:r>
            <w:bookmarkEnd w:id="1280"/>
          </w:p>
        </w:tc>
        <w:tc>
          <w:tcPr>
            <w:tcW w:w="974" w:type="dxa"/>
            <w:tcBorders>
              <w:top w:val="single" w:sz="8" w:space="0" w:color="auto"/>
              <w:left w:val="single" w:sz="8" w:space="0" w:color="auto"/>
              <w:bottom w:val="single" w:sz="8" w:space="0" w:color="auto"/>
              <w:right w:val="single" w:sz="8" w:space="0" w:color="auto"/>
            </w:tcBorders>
            <w:tcMar>
              <w:left w:w="108" w:type="dxa"/>
              <w:right w:w="108" w:type="dxa"/>
            </w:tcMar>
          </w:tcPr>
          <w:p w14:paraId="453C362B" w14:textId="4DCBF374" w:rsidR="697FC5A2" w:rsidRDefault="697FC5A2" w:rsidP="697FC5A2">
            <w:pPr>
              <w:rPr>
                <w:rFonts w:eastAsia="Times New Roman" w:cs="Times New Roman"/>
              </w:rPr>
            </w:pPr>
          </w:p>
        </w:tc>
        <w:tc>
          <w:tcPr>
            <w:tcW w:w="1018" w:type="dxa"/>
            <w:tcBorders>
              <w:top w:val="single" w:sz="8" w:space="0" w:color="auto"/>
              <w:left w:val="single" w:sz="8" w:space="0" w:color="auto"/>
              <w:bottom w:val="single" w:sz="8" w:space="0" w:color="auto"/>
              <w:right w:val="single" w:sz="8" w:space="0" w:color="auto"/>
            </w:tcBorders>
            <w:tcMar>
              <w:left w:w="108" w:type="dxa"/>
              <w:right w:w="108" w:type="dxa"/>
            </w:tcMar>
          </w:tcPr>
          <w:p w14:paraId="7B2E74BA" w14:textId="564B692E" w:rsidR="564EB55C" w:rsidRDefault="564EB55C" w:rsidP="697FC5A2">
            <w:pPr>
              <w:rPr>
                <w:rFonts w:eastAsia="Times New Roman" w:cs="Times New Roman"/>
              </w:rPr>
            </w:pPr>
            <w:bookmarkStart w:id="1281" w:name="_Toc1879121640"/>
            <w:r w:rsidRPr="697FC5A2">
              <w:rPr>
                <w:rFonts w:eastAsia="Times New Roman" w:cs="Times New Roman"/>
              </w:rPr>
              <w:t>No</w:t>
            </w:r>
            <w:bookmarkEnd w:id="1281"/>
          </w:p>
        </w:tc>
        <w:tc>
          <w:tcPr>
            <w:tcW w:w="3839" w:type="dxa"/>
            <w:tcBorders>
              <w:top w:val="single" w:sz="8" w:space="0" w:color="auto"/>
              <w:left w:val="single" w:sz="8" w:space="0" w:color="auto"/>
              <w:bottom w:val="single" w:sz="8" w:space="0" w:color="auto"/>
              <w:right w:val="single" w:sz="8" w:space="0" w:color="auto"/>
            </w:tcBorders>
            <w:tcMar>
              <w:left w:w="108" w:type="dxa"/>
              <w:right w:w="108" w:type="dxa"/>
            </w:tcMar>
          </w:tcPr>
          <w:p w14:paraId="0A033D5A" w14:textId="3CB2D042" w:rsidR="564EB55C" w:rsidRDefault="564EB55C" w:rsidP="697FC5A2">
            <w:pPr>
              <w:rPr>
                <w:rFonts w:eastAsia="Times New Roman" w:cs="Times New Roman"/>
              </w:rPr>
            </w:pPr>
            <w:bookmarkStart w:id="1282" w:name="_Toc690250067"/>
            <w:r w:rsidRPr="697FC5A2">
              <w:rPr>
                <w:rFonts w:eastAsia="Times New Roman" w:cs="Times New Roman"/>
              </w:rPr>
              <w:t>Log in Password</w:t>
            </w:r>
            <w:bookmarkEnd w:id="1282"/>
          </w:p>
        </w:tc>
      </w:tr>
      <w:tr w:rsidR="001311BB" w:rsidRPr="00F24057" w14:paraId="6C01B7A9" w14:textId="77777777" w:rsidTr="697FC5A2">
        <w:tblPrEx>
          <w:tblW w:w="0" w:type="auto"/>
          <w:tblPrExChange w:id="1283" w:author="CHAN Ho Yin (250014543)" w:date="2026-05-23T09:48:00Z">
            <w:tblPrEx>
              <w:tblW w:w="0" w:type="auto"/>
            </w:tblPrEx>
          </w:tblPrExChange>
        </w:tblPrEx>
        <w:trPr>
          <w:trHeight w:val="2130"/>
          <w:trPrChange w:id="1284" w:author="CHAN Ho Yin (250014543)" w:date="2026-05-23T09:48:00Z">
            <w:trPr>
              <w:gridAfter w:val="0"/>
            </w:trPr>
          </w:trPrChange>
        </w:trPr>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Change w:id="1285" w:author="CHAN Ho Yin (250014543)" w:date="2026-05-23T09:48:00Z">
              <w:tcPr>
                <w:tcW w:w="0" w:type="auto"/>
                <w:gridSpan w:val="2"/>
              </w:tcPr>
            </w:tcPrChange>
          </w:tcPr>
          <w:p w14:paraId="1F7C865D" w14:textId="23210937" w:rsidR="5C8018B8" w:rsidRPr="00F24057" w:rsidRDefault="5C8018B8" w:rsidP="5C8018B8">
            <w:pPr>
              <w:rPr>
                <w:rFonts w:eastAsia="Times New Roman" w:cs="Times New Roman"/>
              </w:rPr>
            </w:pPr>
            <w:bookmarkStart w:id="1286" w:name="_Toc1651924802"/>
            <w:r w:rsidRPr="00F24057">
              <w:rPr>
                <w:rFonts w:eastAsia="Times New Roman" w:cs="Times New Roman"/>
              </w:rPr>
              <w:t>department</w:t>
            </w:r>
            <w:bookmarkEnd w:id="1286"/>
          </w:p>
        </w:tc>
        <w:tc>
          <w:tcPr>
            <w:tcW w:w="1575" w:type="dxa"/>
            <w:tcBorders>
              <w:top w:val="single" w:sz="8" w:space="0" w:color="auto"/>
              <w:left w:val="single" w:sz="8" w:space="0" w:color="auto"/>
              <w:bottom w:val="single" w:sz="8" w:space="0" w:color="auto"/>
              <w:right w:val="single" w:sz="8" w:space="0" w:color="auto"/>
            </w:tcBorders>
            <w:tcMar>
              <w:left w:w="108" w:type="dxa"/>
              <w:right w:w="108" w:type="dxa"/>
            </w:tcMar>
            <w:tcPrChange w:id="1287" w:author="CHAN Ho Yin (250014543)" w:date="2026-05-23T09:48:00Z">
              <w:tcPr>
                <w:tcW w:w="0" w:type="auto"/>
              </w:tcPr>
            </w:tcPrChange>
          </w:tcPr>
          <w:p w14:paraId="3894BE46" w14:textId="69ACA12B" w:rsidR="5C8018B8" w:rsidRPr="00F24057" w:rsidRDefault="5C8018B8" w:rsidP="5C8018B8">
            <w:pPr>
              <w:rPr>
                <w:rFonts w:eastAsia="Times New Roman" w:cs="Times New Roman"/>
              </w:rPr>
            </w:pPr>
            <w:bookmarkStart w:id="1288" w:name="_Toc234344068"/>
            <w:proofErr w:type="gramStart"/>
            <w:r w:rsidRPr="00F24057">
              <w:rPr>
                <w:rFonts w:eastAsia="Times New Roman" w:cs="Times New Roman"/>
              </w:rPr>
              <w:t>Char(</w:t>
            </w:r>
            <w:proofErr w:type="gramEnd"/>
            <w:r w:rsidRPr="00F24057">
              <w:rPr>
                <w:rFonts w:eastAsia="Times New Roman" w:cs="Times New Roman"/>
              </w:rPr>
              <w:t>2)</w:t>
            </w:r>
            <w:bookmarkEnd w:id="1288"/>
          </w:p>
        </w:tc>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Change w:id="1289" w:author="CHAN Ho Yin (250014543)" w:date="2026-05-23T09:48:00Z">
              <w:tcPr>
                <w:tcW w:w="0" w:type="auto"/>
              </w:tcPr>
            </w:tcPrChange>
          </w:tcPr>
          <w:p w14:paraId="00290EA5" w14:textId="16BE8F06" w:rsidR="5C8018B8" w:rsidRPr="00F24057" w:rsidRDefault="5C8018B8" w:rsidP="5C8018B8">
            <w:pPr>
              <w:rPr>
                <w:rFonts w:eastAsia="Times New Roman" w:cs="Times New Roman"/>
              </w:rPr>
            </w:pPr>
            <w:r w:rsidRPr="00F24057">
              <w:rPr>
                <w:rFonts w:eastAsia="Times New Roman" w:cs="Times New Roman"/>
              </w:rPr>
              <w:t xml:space="preserve"> </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tcPrChange w:id="1290" w:author="CHAN Ho Yin (250014543)" w:date="2026-05-23T09:48:00Z">
              <w:tcPr>
                <w:tcW w:w="0" w:type="auto"/>
              </w:tcPr>
            </w:tcPrChange>
          </w:tcPr>
          <w:p w14:paraId="2C4963D7" w14:textId="351499AB" w:rsidR="5C8018B8" w:rsidRPr="00F24057" w:rsidRDefault="5C8018B8" w:rsidP="5C8018B8">
            <w:pPr>
              <w:rPr>
                <w:rFonts w:eastAsia="Times New Roman" w:cs="Times New Roman"/>
              </w:rPr>
            </w:pPr>
            <w:bookmarkStart w:id="1291" w:name="_Toc127166768"/>
            <w:r w:rsidRPr="00F24057">
              <w:rPr>
                <w:rFonts w:eastAsia="Times New Roman" w:cs="Times New Roman"/>
              </w:rPr>
              <w:t>No</w:t>
            </w:r>
            <w:bookmarkEnd w:id="1291"/>
          </w:p>
        </w:tc>
        <w:tc>
          <w:tcPr>
            <w:tcW w:w="3846" w:type="dxa"/>
            <w:tcBorders>
              <w:top w:val="single" w:sz="8" w:space="0" w:color="auto"/>
              <w:left w:val="single" w:sz="8" w:space="0" w:color="auto"/>
              <w:bottom w:val="single" w:sz="8" w:space="0" w:color="auto"/>
              <w:right w:val="single" w:sz="8" w:space="0" w:color="auto"/>
            </w:tcBorders>
            <w:tcMar>
              <w:left w:w="108" w:type="dxa"/>
              <w:right w:w="108" w:type="dxa"/>
            </w:tcMar>
            <w:tcPrChange w:id="1292" w:author="CHAN Ho Yin (250014543)" w:date="2026-05-23T09:48:00Z">
              <w:tcPr>
                <w:tcW w:w="0" w:type="auto"/>
              </w:tcPr>
            </w:tcPrChange>
          </w:tcPr>
          <w:p w14:paraId="4836FB58" w14:textId="507B2827" w:rsidR="5C8018B8" w:rsidRPr="00F24057" w:rsidRDefault="5C8018B8" w:rsidP="6F4E37F6">
            <w:pPr>
              <w:rPr>
                <w:rFonts w:eastAsia="Times New Roman" w:cs="Times New Roman"/>
              </w:rPr>
            </w:pPr>
            <w:bookmarkStart w:id="1293" w:name="_Toc1259515052"/>
            <w:r w:rsidRPr="00F24057">
              <w:rPr>
                <w:rFonts w:eastAsia="Times New Roman" w:cs="Times New Roman"/>
              </w:rPr>
              <w:t>Employee being what department</w:t>
            </w:r>
            <w:bookmarkEnd w:id="1293"/>
            <w:r w:rsidRPr="00F24057">
              <w:rPr>
                <w:rFonts w:eastAsia="Times New Roman" w:cs="Times New Roman"/>
              </w:rPr>
              <w:t xml:space="preserve"> </w:t>
            </w:r>
          </w:p>
          <w:p w14:paraId="4C872A0D" w14:textId="7FFF5036" w:rsidR="5C8018B8" w:rsidRPr="00F24057" w:rsidRDefault="5C8018B8" w:rsidP="6F4E37F6">
            <w:pPr>
              <w:rPr>
                <w:rFonts w:eastAsia="Times New Roman" w:cs="Times New Roman"/>
              </w:rPr>
            </w:pPr>
            <w:bookmarkStart w:id="1294" w:name="_Toc1374784613"/>
            <w:r w:rsidRPr="00F24057">
              <w:rPr>
                <w:rFonts w:eastAsia="Times New Roman" w:cs="Times New Roman"/>
              </w:rPr>
              <w:t>‘SA’-Sales</w:t>
            </w:r>
            <w:bookmarkEnd w:id="1294"/>
          </w:p>
          <w:p w14:paraId="676DEE12" w14:textId="201E1DFE" w:rsidR="5C8018B8" w:rsidRPr="00F24057" w:rsidRDefault="5C8018B8" w:rsidP="6F4E37F6">
            <w:pPr>
              <w:rPr>
                <w:rFonts w:eastAsia="Times New Roman" w:cs="Times New Roman"/>
              </w:rPr>
            </w:pPr>
            <w:bookmarkStart w:id="1295" w:name="_Toc1605808679"/>
            <w:r w:rsidRPr="00F24057">
              <w:rPr>
                <w:rFonts w:eastAsia="Times New Roman" w:cs="Times New Roman"/>
              </w:rPr>
              <w:t>‘PR’-Production</w:t>
            </w:r>
            <w:bookmarkEnd w:id="1295"/>
          </w:p>
          <w:p w14:paraId="07C974D1" w14:textId="501FE45D" w:rsidR="5C8018B8" w:rsidRPr="00F24057" w:rsidRDefault="5C8018B8" w:rsidP="6F4E37F6">
            <w:pPr>
              <w:rPr>
                <w:rFonts w:eastAsia="Times New Roman" w:cs="Times New Roman"/>
              </w:rPr>
            </w:pPr>
            <w:bookmarkStart w:id="1296" w:name="_Toc150382079"/>
            <w:r w:rsidRPr="00F24057">
              <w:rPr>
                <w:rFonts w:eastAsia="Times New Roman" w:cs="Times New Roman"/>
              </w:rPr>
              <w:t>‘IV’-Inventory</w:t>
            </w:r>
            <w:bookmarkEnd w:id="1296"/>
          </w:p>
          <w:p w14:paraId="1FBB948E" w14:textId="70595AFC" w:rsidR="5C8018B8" w:rsidRPr="00F24057" w:rsidRDefault="5C8018B8" w:rsidP="6F4E37F6">
            <w:pPr>
              <w:rPr>
                <w:rFonts w:eastAsia="Times New Roman" w:cs="Times New Roman"/>
              </w:rPr>
            </w:pPr>
            <w:bookmarkStart w:id="1297" w:name="_Toc2075165378"/>
            <w:r w:rsidRPr="00F24057">
              <w:rPr>
                <w:rFonts w:eastAsia="Times New Roman" w:cs="Times New Roman"/>
              </w:rPr>
              <w:t>‘LO’-Logistics</w:t>
            </w:r>
            <w:bookmarkEnd w:id="1297"/>
          </w:p>
          <w:p w14:paraId="217CEA5A" w14:textId="7E4D2AB0" w:rsidR="5C8018B8" w:rsidRPr="00F24057" w:rsidRDefault="5C8018B8" w:rsidP="6F4E37F6">
            <w:pPr>
              <w:rPr>
                <w:rFonts w:eastAsia="Times New Roman" w:cs="Times New Roman"/>
              </w:rPr>
            </w:pPr>
            <w:bookmarkStart w:id="1298" w:name="_Toc833123471"/>
            <w:r w:rsidRPr="00F24057">
              <w:rPr>
                <w:rFonts w:eastAsia="Times New Roman" w:cs="Times New Roman"/>
              </w:rPr>
              <w:t>‘FI’-Finance</w:t>
            </w:r>
            <w:bookmarkEnd w:id="1298"/>
          </w:p>
          <w:p w14:paraId="658190C0" w14:textId="51E86849" w:rsidR="5C8018B8" w:rsidRPr="00F24057" w:rsidRDefault="07ACAD1F" w:rsidP="6F4E37F6">
            <w:pPr>
              <w:rPr>
                <w:rFonts w:eastAsia="Times New Roman" w:cs="Times New Roman"/>
              </w:rPr>
            </w:pPr>
            <w:bookmarkStart w:id="1299" w:name="_Toc734280588"/>
            <w:r w:rsidRPr="697FC5A2">
              <w:rPr>
                <w:rFonts w:eastAsia="Times New Roman" w:cs="Times New Roman"/>
              </w:rPr>
              <w:t>‘MA’-</w:t>
            </w:r>
            <w:r w:rsidR="2A34B498" w:rsidRPr="697FC5A2">
              <w:rPr>
                <w:rFonts w:eastAsia="Times New Roman" w:cs="Times New Roman"/>
              </w:rPr>
              <w:t xml:space="preserve"> Management</w:t>
            </w:r>
            <w:bookmarkEnd w:id="1299"/>
          </w:p>
          <w:p w14:paraId="2BF2CBE0" w14:textId="2801E33D" w:rsidR="5C8018B8" w:rsidRPr="00F24057" w:rsidRDefault="42D1ED07" w:rsidP="5C8018B8">
            <w:pPr>
              <w:rPr>
                <w:rFonts w:eastAsia="Times New Roman" w:cs="Times New Roman"/>
              </w:rPr>
            </w:pPr>
            <w:bookmarkStart w:id="1300" w:name="_Toc1819037749"/>
            <w:r w:rsidRPr="00F24057">
              <w:rPr>
                <w:rFonts w:eastAsia="Times New Roman" w:cs="Times New Roman"/>
              </w:rPr>
              <w:t>‘CS’ – Customer Service</w:t>
            </w:r>
            <w:bookmarkEnd w:id="1300"/>
          </w:p>
        </w:tc>
      </w:tr>
      <w:tr w:rsidR="001311BB" w:rsidRPr="00F24057" w14:paraId="1EAD4012" w14:textId="77777777" w:rsidTr="697FC5A2">
        <w:trPr>
          <w:trHeight w:val="300"/>
        </w:trPr>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
          <w:p w14:paraId="5DA4BEDA" w14:textId="536B8633" w:rsidR="5C8018B8" w:rsidRPr="00F24057" w:rsidRDefault="55C3983C" w:rsidP="5C8018B8">
            <w:pPr>
              <w:rPr>
                <w:rFonts w:eastAsia="Times New Roman" w:cs="Times New Roman"/>
              </w:rPr>
            </w:pPr>
            <w:bookmarkStart w:id="1301" w:name="_Toc246669214"/>
            <w:proofErr w:type="spellStart"/>
            <w:r w:rsidRPr="697FC5A2">
              <w:rPr>
                <w:rFonts w:eastAsia="Times New Roman" w:cs="Times New Roman"/>
              </w:rPr>
              <w:t>PhoneNumber</w:t>
            </w:r>
            <w:bookmarkEnd w:id="1301"/>
            <w:proofErr w:type="spellEnd"/>
          </w:p>
        </w:tc>
        <w:tc>
          <w:tcPr>
            <w:tcW w:w="1575" w:type="dxa"/>
            <w:tcBorders>
              <w:top w:val="single" w:sz="8" w:space="0" w:color="auto"/>
              <w:left w:val="single" w:sz="8" w:space="0" w:color="auto"/>
              <w:bottom w:val="single" w:sz="8" w:space="0" w:color="auto"/>
              <w:right w:val="single" w:sz="8" w:space="0" w:color="auto"/>
            </w:tcBorders>
            <w:tcMar>
              <w:left w:w="108" w:type="dxa"/>
              <w:right w:w="108" w:type="dxa"/>
            </w:tcMar>
          </w:tcPr>
          <w:p w14:paraId="6E82DE78" w14:textId="4B782C59" w:rsidR="5C8018B8" w:rsidRPr="00F24057" w:rsidRDefault="7014F3CE" w:rsidP="5C8018B8">
            <w:pPr>
              <w:rPr>
                <w:rFonts w:eastAsia="Times New Roman" w:cs="Times New Roman"/>
              </w:rPr>
            </w:pPr>
            <w:bookmarkStart w:id="1302" w:name="_Toc1856171565"/>
            <w:proofErr w:type="gramStart"/>
            <w:r w:rsidRPr="697FC5A2">
              <w:rPr>
                <w:rFonts w:eastAsia="Times New Roman" w:cs="Times New Roman"/>
              </w:rPr>
              <w:t>Char(</w:t>
            </w:r>
            <w:proofErr w:type="gramEnd"/>
            <w:r w:rsidRPr="697FC5A2">
              <w:rPr>
                <w:rFonts w:eastAsia="Times New Roman" w:cs="Times New Roman"/>
              </w:rPr>
              <w:t>8)</w:t>
            </w:r>
            <w:bookmarkEnd w:id="1302"/>
          </w:p>
        </w:tc>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08E1C6F7" w14:textId="6E24462F" w:rsidR="5C8018B8" w:rsidRPr="00F24057" w:rsidRDefault="5C8018B8" w:rsidP="5C8018B8">
            <w:pPr>
              <w:rPr>
                <w:rFonts w:eastAsia="Times New Roman" w:cs="Times New Roman"/>
              </w:rPr>
            </w:pPr>
            <w:r w:rsidRPr="00F24057">
              <w:rPr>
                <w:rFonts w:eastAsia="Times New Roman" w:cs="Times New Roman"/>
              </w:rPr>
              <w:t xml:space="preserve"> </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tcPr>
          <w:p w14:paraId="08F76C29" w14:textId="28F5C7D9" w:rsidR="5C8018B8" w:rsidRPr="00F24057" w:rsidRDefault="5C8018B8" w:rsidP="5C8018B8">
            <w:pPr>
              <w:rPr>
                <w:rFonts w:eastAsia="Times New Roman" w:cs="Times New Roman"/>
              </w:rPr>
            </w:pPr>
            <w:bookmarkStart w:id="1303" w:name="_Toc264455617"/>
            <w:r w:rsidRPr="00F24057">
              <w:rPr>
                <w:rFonts w:eastAsia="Times New Roman" w:cs="Times New Roman"/>
              </w:rPr>
              <w:t>No</w:t>
            </w:r>
            <w:bookmarkEnd w:id="1303"/>
          </w:p>
        </w:tc>
        <w:tc>
          <w:tcPr>
            <w:tcW w:w="3846" w:type="dxa"/>
            <w:tcBorders>
              <w:top w:val="single" w:sz="8" w:space="0" w:color="auto"/>
              <w:left w:val="single" w:sz="8" w:space="0" w:color="auto"/>
              <w:bottom w:val="single" w:sz="8" w:space="0" w:color="auto"/>
              <w:right w:val="single" w:sz="8" w:space="0" w:color="auto"/>
            </w:tcBorders>
            <w:tcMar>
              <w:left w:w="108" w:type="dxa"/>
              <w:right w:w="108" w:type="dxa"/>
            </w:tcMar>
          </w:tcPr>
          <w:p w14:paraId="29D13815" w14:textId="6BD60ED4" w:rsidR="5C8018B8" w:rsidRPr="00F24057" w:rsidRDefault="07ACAD1F" w:rsidP="5C8018B8">
            <w:pPr>
              <w:rPr>
                <w:rFonts w:eastAsia="Times New Roman" w:cs="Times New Roman"/>
              </w:rPr>
            </w:pPr>
            <w:bookmarkStart w:id="1304" w:name="_Toc1266596451"/>
            <w:r w:rsidRPr="697FC5A2">
              <w:rPr>
                <w:rFonts w:eastAsia="Times New Roman" w:cs="Times New Roman"/>
              </w:rPr>
              <w:t xml:space="preserve">Employee </w:t>
            </w:r>
            <w:r w:rsidR="0B140E65" w:rsidRPr="697FC5A2">
              <w:rPr>
                <w:rFonts w:eastAsia="Times New Roman" w:cs="Times New Roman"/>
              </w:rPr>
              <w:t>phone number</w:t>
            </w:r>
            <w:bookmarkEnd w:id="1304"/>
          </w:p>
        </w:tc>
      </w:tr>
    </w:tbl>
    <w:p w14:paraId="234916CA" w14:textId="02B4468B" w:rsidR="697FC5A2" w:rsidRDefault="697FC5A2"/>
    <w:p w14:paraId="42882146" w14:textId="5320FE1B" w:rsidR="30AD4672" w:rsidRPr="00F24057" w:rsidRDefault="30AD4672" w:rsidP="122F0249">
      <w:pPr>
        <w:rPr>
          <w:rFonts w:eastAsia="Times New Roman" w:cs="Times New Roman"/>
        </w:rPr>
      </w:pPr>
    </w:p>
    <w:p w14:paraId="298069F8" w14:textId="5B03E2D5" w:rsidR="30AD4672" w:rsidRPr="00F24057" w:rsidRDefault="1BB25985" w:rsidP="5C8018B8">
      <w:pPr>
        <w:rPr>
          <w:rFonts w:eastAsia="Times New Roman" w:cs="Times New Roman"/>
        </w:rPr>
      </w:pPr>
      <w:r w:rsidRPr="697FC5A2">
        <w:rPr>
          <w:rFonts w:eastAsia="Times New Roman" w:cs="Times New Roman"/>
        </w:rPr>
        <w:t>Table: delivery</w:t>
      </w:r>
    </w:p>
    <w:tbl>
      <w:tblPr>
        <w:tblW w:w="0" w:type="auto"/>
        <w:tblLook w:val="04A0" w:firstRow="1" w:lastRow="0" w:firstColumn="1" w:lastColumn="0" w:noHBand="0" w:noVBand="1"/>
      </w:tblPr>
      <w:tblGrid>
        <w:gridCol w:w="2741"/>
        <w:gridCol w:w="1604"/>
        <w:gridCol w:w="795"/>
        <w:gridCol w:w="838"/>
        <w:gridCol w:w="3362"/>
      </w:tblGrid>
      <w:tr w:rsidR="001311BB" w:rsidRPr="00F24057" w14:paraId="45B8FF13" w14:textId="77777777" w:rsidTr="697FC5A2">
        <w:trPr>
          <w:trHeight w:val="300"/>
        </w:trPr>
        <w:tc>
          <w:tcPr>
            <w:tcW w:w="2745" w:type="dxa"/>
            <w:tcBorders>
              <w:top w:val="single" w:sz="8" w:space="0" w:color="auto"/>
              <w:left w:val="single" w:sz="8" w:space="0" w:color="auto"/>
              <w:bottom w:val="single" w:sz="8" w:space="0" w:color="auto"/>
              <w:right w:val="single" w:sz="8" w:space="0" w:color="auto"/>
            </w:tcBorders>
            <w:tcMar>
              <w:left w:w="108" w:type="dxa"/>
              <w:right w:w="108" w:type="dxa"/>
            </w:tcMar>
          </w:tcPr>
          <w:p w14:paraId="1F71A50E" w14:textId="2FA65F5E" w:rsidR="5C8018B8" w:rsidRPr="00F24057" w:rsidRDefault="5C8018B8" w:rsidP="5C8018B8">
            <w:pPr>
              <w:rPr>
                <w:rFonts w:eastAsia="Times New Roman" w:cs="Times New Roman"/>
              </w:rPr>
            </w:pPr>
            <w:bookmarkStart w:id="1305" w:name="_Toc382461495"/>
            <w:r w:rsidRPr="00F24057">
              <w:rPr>
                <w:rFonts w:eastAsia="Times New Roman" w:cs="Times New Roman"/>
              </w:rPr>
              <w:t>Column Name</w:t>
            </w:r>
            <w:bookmarkEnd w:id="1305"/>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3CDAD8C6" w14:textId="3D3FF77B" w:rsidR="5C8018B8" w:rsidRPr="00F24057" w:rsidRDefault="5C8018B8" w:rsidP="5C8018B8">
            <w:pPr>
              <w:rPr>
                <w:rFonts w:eastAsia="Times New Roman" w:cs="Times New Roman"/>
              </w:rPr>
            </w:pPr>
            <w:bookmarkStart w:id="1306" w:name="_Toc133953202"/>
            <w:r w:rsidRPr="00F24057">
              <w:rPr>
                <w:rFonts w:eastAsia="Times New Roman" w:cs="Times New Roman"/>
              </w:rPr>
              <w:t>Datatype</w:t>
            </w:r>
            <w:bookmarkEnd w:id="1306"/>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38C410E" w14:textId="4A5822C4" w:rsidR="5C8018B8" w:rsidRPr="00F24057" w:rsidRDefault="5C8018B8" w:rsidP="5C8018B8">
            <w:pPr>
              <w:rPr>
                <w:rFonts w:eastAsia="Times New Roman" w:cs="Times New Roman"/>
              </w:rPr>
            </w:pPr>
            <w:bookmarkStart w:id="1307" w:name="_Toc246978579"/>
            <w:r w:rsidRPr="00F24057">
              <w:rPr>
                <w:rFonts w:eastAsia="Times New Roman" w:cs="Times New Roman"/>
              </w:rPr>
              <w:t>Key?</w:t>
            </w:r>
            <w:bookmarkEnd w:id="1307"/>
          </w:p>
        </w:tc>
        <w:tc>
          <w:tcPr>
            <w:tcW w:w="838" w:type="dxa"/>
            <w:tcBorders>
              <w:top w:val="single" w:sz="8" w:space="0" w:color="auto"/>
              <w:left w:val="single" w:sz="8" w:space="0" w:color="auto"/>
              <w:bottom w:val="single" w:sz="8" w:space="0" w:color="auto"/>
              <w:right w:val="single" w:sz="8" w:space="0" w:color="auto"/>
            </w:tcBorders>
            <w:tcMar>
              <w:left w:w="108" w:type="dxa"/>
              <w:right w:w="108" w:type="dxa"/>
            </w:tcMar>
          </w:tcPr>
          <w:p w14:paraId="3501F7BB" w14:textId="238B8E2E" w:rsidR="5C8018B8" w:rsidRPr="00F24057" w:rsidRDefault="5C8018B8" w:rsidP="5C8018B8">
            <w:pPr>
              <w:rPr>
                <w:rFonts w:eastAsia="Times New Roman" w:cs="Times New Roman"/>
              </w:rPr>
            </w:pPr>
            <w:bookmarkStart w:id="1308" w:name="_Toc572438858"/>
            <w:r w:rsidRPr="00F24057">
              <w:rPr>
                <w:rFonts w:eastAsia="Times New Roman" w:cs="Times New Roman"/>
              </w:rPr>
              <w:t>Null?</w:t>
            </w:r>
            <w:bookmarkEnd w:id="1308"/>
          </w:p>
        </w:tc>
        <w:tc>
          <w:tcPr>
            <w:tcW w:w="3367" w:type="dxa"/>
            <w:tcBorders>
              <w:top w:val="single" w:sz="8" w:space="0" w:color="auto"/>
              <w:left w:val="single" w:sz="8" w:space="0" w:color="auto"/>
              <w:bottom w:val="single" w:sz="8" w:space="0" w:color="auto"/>
              <w:right w:val="single" w:sz="8" w:space="0" w:color="auto"/>
            </w:tcBorders>
            <w:tcMar>
              <w:left w:w="108" w:type="dxa"/>
              <w:right w:w="108" w:type="dxa"/>
            </w:tcMar>
          </w:tcPr>
          <w:p w14:paraId="22BBB14C" w14:textId="1E0D19F5" w:rsidR="5C8018B8" w:rsidRPr="00F24057" w:rsidRDefault="5C8018B8" w:rsidP="5C8018B8">
            <w:pPr>
              <w:rPr>
                <w:rFonts w:eastAsia="Times New Roman" w:cs="Times New Roman"/>
              </w:rPr>
            </w:pPr>
            <w:bookmarkStart w:id="1309" w:name="_Toc138021750"/>
            <w:r w:rsidRPr="00F24057">
              <w:rPr>
                <w:rFonts w:eastAsia="Times New Roman" w:cs="Times New Roman"/>
              </w:rPr>
              <w:t>Description</w:t>
            </w:r>
            <w:bookmarkEnd w:id="1309"/>
          </w:p>
        </w:tc>
      </w:tr>
      <w:tr w:rsidR="001311BB" w:rsidRPr="00F24057" w14:paraId="0C9D04B7" w14:textId="77777777" w:rsidTr="697FC5A2">
        <w:trPr>
          <w:trHeight w:val="300"/>
        </w:trPr>
        <w:tc>
          <w:tcPr>
            <w:tcW w:w="2745" w:type="dxa"/>
            <w:tcBorders>
              <w:top w:val="single" w:sz="8" w:space="0" w:color="auto"/>
              <w:left w:val="single" w:sz="8" w:space="0" w:color="auto"/>
              <w:bottom w:val="single" w:sz="8" w:space="0" w:color="auto"/>
              <w:right w:val="single" w:sz="8" w:space="0" w:color="auto"/>
            </w:tcBorders>
            <w:tcMar>
              <w:left w:w="108" w:type="dxa"/>
              <w:right w:w="108" w:type="dxa"/>
            </w:tcMar>
          </w:tcPr>
          <w:p w14:paraId="279CB915" w14:textId="405825BE" w:rsidR="5C8018B8" w:rsidRPr="00F24057" w:rsidRDefault="07ACAD1F" w:rsidP="5C8018B8">
            <w:pPr>
              <w:rPr>
                <w:rFonts w:eastAsia="Times New Roman" w:cs="Times New Roman"/>
              </w:rPr>
            </w:pPr>
            <w:bookmarkStart w:id="1310" w:name="_Toc839064227"/>
            <w:proofErr w:type="spellStart"/>
            <w:r w:rsidRPr="697FC5A2">
              <w:rPr>
                <w:rFonts w:eastAsia="Times New Roman" w:cs="Times New Roman"/>
              </w:rPr>
              <w:t>deliveryID</w:t>
            </w:r>
            <w:bookmarkEnd w:id="1310"/>
            <w:proofErr w:type="spellEnd"/>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7E8E57B5" w14:textId="3AEBDCB6" w:rsidR="5C8018B8" w:rsidRPr="00F24057" w:rsidRDefault="140F9625" w:rsidP="5C8018B8">
            <w:pPr>
              <w:rPr>
                <w:rFonts w:eastAsia="Times New Roman" w:cs="Times New Roman"/>
              </w:rPr>
            </w:pPr>
            <w:bookmarkStart w:id="1311" w:name="_Toc89741529"/>
            <w:proofErr w:type="gramStart"/>
            <w:r w:rsidRPr="697FC5A2">
              <w:rPr>
                <w:rFonts w:eastAsia="Times New Roman" w:cs="Times New Roman"/>
              </w:rPr>
              <w:t>Varchar(</w:t>
            </w:r>
            <w:proofErr w:type="gramEnd"/>
            <w:r w:rsidRPr="697FC5A2">
              <w:rPr>
                <w:rFonts w:eastAsia="Times New Roman" w:cs="Times New Roman"/>
              </w:rPr>
              <w:t>20)</w:t>
            </w:r>
            <w:bookmarkEnd w:id="1311"/>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000140E" w14:textId="38634492" w:rsidR="5C8018B8" w:rsidRPr="00F24057" w:rsidRDefault="5C8018B8" w:rsidP="5C8018B8">
            <w:pPr>
              <w:rPr>
                <w:rFonts w:eastAsia="Times New Roman" w:cs="Times New Roman"/>
              </w:rPr>
            </w:pPr>
            <w:bookmarkStart w:id="1312" w:name="_Toc1408153360"/>
            <w:r w:rsidRPr="00F24057">
              <w:rPr>
                <w:rFonts w:eastAsia="Times New Roman" w:cs="Times New Roman"/>
              </w:rPr>
              <w:t>PK</w:t>
            </w:r>
            <w:bookmarkEnd w:id="1312"/>
          </w:p>
        </w:tc>
        <w:tc>
          <w:tcPr>
            <w:tcW w:w="838" w:type="dxa"/>
            <w:tcBorders>
              <w:top w:val="single" w:sz="8" w:space="0" w:color="auto"/>
              <w:left w:val="single" w:sz="8" w:space="0" w:color="auto"/>
              <w:bottom w:val="single" w:sz="8" w:space="0" w:color="auto"/>
              <w:right w:val="single" w:sz="8" w:space="0" w:color="auto"/>
            </w:tcBorders>
            <w:tcMar>
              <w:left w:w="108" w:type="dxa"/>
              <w:right w:w="108" w:type="dxa"/>
            </w:tcMar>
          </w:tcPr>
          <w:p w14:paraId="3C106EE0" w14:textId="33A62E6D" w:rsidR="5C8018B8" w:rsidRPr="00F24057" w:rsidRDefault="5C8018B8" w:rsidP="5C8018B8">
            <w:pPr>
              <w:rPr>
                <w:rFonts w:eastAsia="Times New Roman" w:cs="Times New Roman"/>
              </w:rPr>
            </w:pPr>
            <w:bookmarkStart w:id="1313" w:name="_Toc1464055066"/>
            <w:r w:rsidRPr="00F24057">
              <w:rPr>
                <w:rFonts w:eastAsia="Times New Roman" w:cs="Times New Roman"/>
              </w:rPr>
              <w:t>No</w:t>
            </w:r>
            <w:bookmarkEnd w:id="1313"/>
          </w:p>
        </w:tc>
        <w:tc>
          <w:tcPr>
            <w:tcW w:w="3367" w:type="dxa"/>
            <w:tcBorders>
              <w:top w:val="single" w:sz="8" w:space="0" w:color="auto"/>
              <w:left w:val="single" w:sz="8" w:space="0" w:color="auto"/>
              <w:bottom w:val="single" w:sz="8" w:space="0" w:color="auto"/>
              <w:right w:val="single" w:sz="8" w:space="0" w:color="auto"/>
            </w:tcBorders>
            <w:tcMar>
              <w:left w:w="108" w:type="dxa"/>
              <w:right w:w="108" w:type="dxa"/>
            </w:tcMar>
          </w:tcPr>
          <w:p w14:paraId="7C907825" w14:textId="44EAF4CD" w:rsidR="5C8018B8" w:rsidRPr="00F24057" w:rsidRDefault="5C8018B8" w:rsidP="5C8018B8">
            <w:pPr>
              <w:rPr>
                <w:rFonts w:eastAsia="Times New Roman" w:cs="Times New Roman"/>
              </w:rPr>
            </w:pPr>
            <w:bookmarkStart w:id="1314" w:name="_Toc1820836425"/>
            <w:r w:rsidRPr="00F24057">
              <w:rPr>
                <w:rFonts w:eastAsia="Times New Roman" w:cs="Times New Roman"/>
              </w:rPr>
              <w:t>Delivery Note Number</w:t>
            </w:r>
            <w:bookmarkEnd w:id="1314"/>
          </w:p>
          <w:p w14:paraId="71B49F67" w14:textId="15877E68" w:rsidR="5C8018B8" w:rsidRPr="00F24057" w:rsidRDefault="5C8018B8" w:rsidP="5C8018B8">
            <w:pPr>
              <w:rPr>
                <w:rFonts w:eastAsia="Times New Roman" w:cs="Times New Roman"/>
              </w:rPr>
            </w:pPr>
            <w:bookmarkStart w:id="1315" w:name="_Toc1702356921"/>
            <w:r w:rsidRPr="00F24057">
              <w:rPr>
                <w:rFonts w:eastAsia="Times New Roman" w:cs="Times New Roman"/>
              </w:rPr>
              <w:t>use ‘DN’ and 8 number composition</w:t>
            </w:r>
            <w:bookmarkEnd w:id="1315"/>
          </w:p>
        </w:tc>
      </w:tr>
      <w:tr w:rsidR="001311BB" w:rsidRPr="00F24057" w14:paraId="19212966" w14:textId="77777777" w:rsidTr="697FC5A2">
        <w:trPr>
          <w:trHeight w:val="300"/>
        </w:trPr>
        <w:tc>
          <w:tcPr>
            <w:tcW w:w="2745" w:type="dxa"/>
            <w:tcBorders>
              <w:top w:val="single" w:sz="8" w:space="0" w:color="auto"/>
              <w:left w:val="single" w:sz="8" w:space="0" w:color="auto"/>
              <w:bottom w:val="single" w:sz="8" w:space="0" w:color="auto"/>
              <w:right w:val="single" w:sz="8" w:space="0" w:color="auto"/>
            </w:tcBorders>
            <w:tcMar>
              <w:left w:w="108" w:type="dxa"/>
              <w:right w:w="108" w:type="dxa"/>
            </w:tcMar>
          </w:tcPr>
          <w:p w14:paraId="39CA1299" w14:textId="27A59B08" w:rsidR="5C8018B8" w:rsidRPr="00F24057" w:rsidRDefault="5C8018B8" w:rsidP="5C8018B8">
            <w:pPr>
              <w:rPr>
                <w:rFonts w:eastAsia="Times New Roman" w:cs="Times New Roman"/>
              </w:rPr>
            </w:pPr>
            <w:bookmarkStart w:id="1316" w:name="_Toc19417363"/>
            <w:proofErr w:type="spellStart"/>
            <w:r w:rsidRPr="00F24057">
              <w:rPr>
                <w:rFonts w:eastAsia="Times New Roman" w:cs="Times New Roman"/>
              </w:rPr>
              <w:t>deliveryDate</w:t>
            </w:r>
            <w:bookmarkEnd w:id="1316"/>
            <w:proofErr w:type="spellEnd"/>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40565176" w14:textId="6A3023E0" w:rsidR="5C8018B8" w:rsidRPr="00F24057" w:rsidRDefault="5C8018B8" w:rsidP="5C8018B8">
            <w:pPr>
              <w:rPr>
                <w:rFonts w:eastAsia="Times New Roman" w:cs="Times New Roman"/>
              </w:rPr>
            </w:pPr>
            <w:bookmarkStart w:id="1317" w:name="_Toc508736196"/>
            <w:r w:rsidRPr="00F24057">
              <w:rPr>
                <w:rFonts w:eastAsia="Times New Roman" w:cs="Times New Roman"/>
              </w:rPr>
              <w:t>Date</w:t>
            </w:r>
            <w:bookmarkEnd w:id="1317"/>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6B437505" w14:textId="2C0B4FBB" w:rsidR="5C8018B8" w:rsidRPr="00F24057" w:rsidRDefault="5C8018B8" w:rsidP="5C8018B8">
            <w:pPr>
              <w:rPr>
                <w:rFonts w:eastAsia="Times New Roman" w:cs="Times New Roman"/>
              </w:rPr>
            </w:pPr>
            <w:r w:rsidRPr="00F24057">
              <w:rPr>
                <w:rFonts w:eastAsia="Times New Roman" w:cs="Times New Roman"/>
              </w:rPr>
              <w:t xml:space="preserve"> </w:t>
            </w:r>
          </w:p>
        </w:tc>
        <w:tc>
          <w:tcPr>
            <w:tcW w:w="838" w:type="dxa"/>
            <w:tcBorders>
              <w:top w:val="single" w:sz="8" w:space="0" w:color="auto"/>
              <w:left w:val="single" w:sz="8" w:space="0" w:color="auto"/>
              <w:bottom w:val="single" w:sz="8" w:space="0" w:color="auto"/>
              <w:right w:val="single" w:sz="8" w:space="0" w:color="auto"/>
            </w:tcBorders>
            <w:tcMar>
              <w:left w:w="108" w:type="dxa"/>
              <w:right w:w="108" w:type="dxa"/>
            </w:tcMar>
          </w:tcPr>
          <w:p w14:paraId="48C60B55" w14:textId="13176AC4" w:rsidR="5C8018B8" w:rsidRPr="00F24057" w:rsidRDefault="5C8018B8" w:rsidP="5C8018B8">
            <w:pPr>
              <w:rPr>
                <w:rFonts w:eastAsia="Times New Roman" w:cs="Times New Roman"/>
              </w:rPr>
            </w:pPr>
            <w:bookmarkStart w:id="1318" w:name="_Toc1452123409"/>
            <w:r w:rsidRPr="00F24057">
              <w:rPr>
                <w:rFonts w:eastAsia="Times New Roman" w:cs="Times New Roman"/>
              </w:rPr>
              <w:t>No</w:t>
            </w:r>
            <w:bookmarkEnd w:id="1318"/>
          </w:p>
        </w:tc>
        <w:tc>
          <w:tcPr>
            <w:tcW w:w="3367" w:type="dxa"/>
            <w:tcBorders>
              <w:top w:val="single" w:sz="8" w:space="0" w:color="auto"/>
              <w:left w:val="single" w:sz="8" w:space="0" w:color="auto"/>
              <w:bottom w:val="single" w:sz="8" w:space="0" w:color="auto"/>
              <w:right w:val="single" w:sz="8" w:space="0" w:color="auto"/>
            </w:tcBorders>
            <w:tcMar>
              <w:left w:w="108" w:type="dxa"/>
              <w:right w:w="108" w:type="dxa"/>
            </w:tcMar>
          </w:tcPr>
          <w:p w14:paraId="16D14AFB" w14:textId="63620B55" w:rsidR="5C8018B8" w:rsidRPr="00F24057" w:rsidRDefault="5C8018B8" w:rsidP="5C8018B8">
            <w:pPr>
              <w:rPr>
                <w:rFonts w:eastAsia="Times New Roman" w:cs="Times New Roman"/>
              </w:rPr>
            </w:pPr>
            <w:bookmarkStart w:id="1319" w:name="_Toc908515308"/>
            <w:r w:rsidRPr="00F24057">
              <w:rPr>
                <w:rFonts w:eastAsia="Times New Roman" w:cs="Times New Roman"/>
              </w:rPr>
              <w:t>Delivery Date</w:t>
            </w:r>
            <w:bookmarkEnd w:id="1319"/>
          </w:p>
        </w:tc>
      </w:tr>
      <w:tr w:rsidR="001311BB" w:rsidRPr="00F24057" w14:paraId="7C21817E" w14:textId="77777777" w:rsidTr="697FC5A2">
        <w:trPr>
          <w:trHeight w:val="300"/>
        </w:trPr>
        <w:tc>
          <w:tcPr>
            <w:tcW w:w="2745" w:type="dxa"/>
            <w:tcBorders>
              <w:top w:val="single" w:sz="8" w:space="0" w:color="auto"/>
              <w:left w:val="single" w:sz="8" w:space="0" w:color="auto"/>
              <w:bottom w:val="single" w:sz="8" w:space="0" w:color="auto"/>
              <w:right w:val="single" w:sz="8" w:space="0" w:color="auto"/>
            </w:tcBorders>
            <w:tcMar>
              <w:left w:w="108" w:type="dxa"/>
              <w:right w:w="108" w:type="dxa"/>
            </w:tcMar>
          </w:tcPr>
          <w:p w14:paraId="2150DCBA" w14:textId="686B78A1" w:rsidR="5C8018B8" w:rsidRPr="00F24057" w:rsidRDefault="5C8018B8" w:rsidP="5C8018B8">
            <w:pPr>
              <w:rPr>
                <w:rFonts w:eastAsia="Times New Roman" w:cs="Times New Roman"/>
              </w:rPr>
            </w:pPr>
            <w:bookmarkStart w:id="1320" w:name="_Toc249538275"/>
            <w:r w:rsidRPr="00F24057">
              <w:rPr>
                <w:rFonts w:eastAsia="Times New Roman" w:cs="Times New Roman"/>
              </w:rPr>
              <w:t>status</w:t>
            </w:r>
            <w:bookmarkEnd w:id="1320"/>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0225A7B3" w14:textId="09FAFB92" w:rsidR="5C8018B8" w:rsidRPr="00F24057" w:rsidRDefault="5C8018B8" w:rsidP="5C8018B8">
            <w:pPr>
              <w:rPr>
                <w:rFonts w:eastAsia="Times New Roman" w:cs="Times New Roman"/>
              </w:rPr>
            </w:pPr>
            <w:bookmarkStart w:id="1321" w:name="_Toc80681645"/>
            <w:proofErr w:type="gramStart"/>
            <w:r w:rsidRPr="00F24057">
              <w:rPr>
                <w:rFonts w:eastAsia="Times New Roman" w:cs="Times New Roman"/>
              </w:rPr>
              <w:t>Char(</w:t>
            </w:r>
            <w:proofErr w:type="gramEnd"/>
            <w:r w:rsidRPr="00F24057">
              <w:rPr>
                <w:rFonts w:eastAsia="Times New Roman" w:cs="Times New Roman"/>
              </w:rPr>
              <w:t>10)</w:t>
            </w:r>
            <w:bookmarkEnd w:id="1321"/>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78D271E5" w14:textId="05D1A6AC" w:rsidR="5C8018B8" w:rsidRPr="00F24057" w:rsidRDefault="5C8018B8" w:rsidP="5C8018B8">
            <w:pPr>
              <w:rPr>
                <w:rFonts w:eastAsia="Times New Roman" w:cs="Times New Roman"/>
              </w:rPr>
            </w:pPr>
            <w:r w:rsidRPr="00F24057">
              <w:rPr>
                <w:rFonts w:eastAsia="Times New Roman" w:cs="Times New Roman"/>
              </w:rPr>
              <w:t xml:space="preserve"> </w:t>
            </w:r>
          </w:p>
        </w:tc>
        <w:tc>
          <w:tcPr>
            <w:tcW w:w="838" w:type="dxa"/>
            <w:tcBorders>
              <w:top w:val="single" w:sz="8" w:space="0" w:color="auto"/>
              <w:left w:val="single" w:sz="8" w:space="0" w:color="auto"/>
              <w:bottom w:val="single" w:sz="8" w:space="0" w:color="auto"/>
              <w:right w:val="single" w:sz="8" w:space="0" w:color="auto"/>
            </w:tcBorders>
            <w:tcMar>
              <w:left w:w="108" w:type="dxa"/>
              <w:right w:w="108" w:type="dxa"/>
            </w:tcMar>
          </w:tcPr>
          <w:p w14:paraId="078BDD89" w14:textId="14DDB6D5" w:rsidR="5C8018B8" w:rsidRPr="00F24057" w:rsidRDefault="5C8018B8" w:rsidP="5C8018B8">
            <w:pPr>
              <w:rPr>
                <w:rFonts w:eastAsia="Times New Roman" w:cs="Times New Roman"/>
              </w:rPr>
            </w:pPr>
            <w:bookmarkStart w:id="1322" w:name="_Toc1823889112"/>
            <w:r w:rsidRPr="00F24057">
              <w:rPr>
                <w:rFonts w:eastAsia="Times New Roman" w:cs="Times New Roman"/>
              </w:rPr>
              <w:t>No</w:t>
            </w:r>
            <w:bookmarkEnd w:id="1322"/>
          </w:p>
        </w:tc>
        <w:tc>
          <w:tcPr>
            <w:tcW w:w="3367" w:type="dxa"/>
            <w:tcBorders>
              <w:top w:val="single" w:sz="8" w:space="0" w:color="auto"/>
              <w:left w:val="single" w:sz="8" w:space="0" w:color="auto"/>
              <w:bottom w:val="single" w:sz="8" w:space="0" w:color="auto"/>
              <w:right w:val="single" w:sz="8" w:space="0" w:color="auto"/>
            </w:tcBorders>
            <w:tcMar>
              <w:left w:w="108" w:type="dxa"/>
              <w:right w:w="108" w:type="dxa"/>
            </w:tcMar>
          </w:tcPr>
          <w:p w14:paraId="2BCFB04C" w14:textId="2BB3AF47" w:rsidR="5C8018B8" w:rsidRPr="00F24057" w:rsidRDefault="5C8018B8" w:rsidP="5C8018B8">
            <w:pPr>
              <w:rPr>
                <w:rFonts w:eastAsia="Times New Roman" w:cs="Times New Roman"/>
              </w:rPr>
            </w:pPr>
            <w:bookmarkStart w:id="1323" w:name="_Toc725318484"/>
            <w:r w:rsidRPr="00F24057">
              <w:rPr>
                <w:rFonts w:eastAsia="Times New Roman" w:cs="Times New Roman"/>
              </w:rPr>
              <w:t>Status of delivery</w:t>
            </w:r>
            <w:bookmarkEnd w:id="1323"/>
          </w:p>
          <w:p w14:paraId="28BBC938" w14:textId="71FCC7A8" w:rsidR="5C8018B8" w:rsidRPr="00F24057" w:rsidRDefault="07ACAD1F" w:rsidP="697FC5A2">
            <w:pPr>
              <w:rPr>
                <w:rFonts w:eastAsia="Times New Roman" w:cs="Times New Roman"/>
              </w:rPr>
            </w:pPr>
            <w:bookmarkStart w:id="1324" w:name="_Toc263345057"/>
            <w:r w:rsidRPr="697FC5A2">
              <w:rPr>
                <w:rFonts w:eastAsia="Times New Roman" w:cs="Times New Roman"/>
              </w:rPr>
              <w:t>‘</w:t>
            </w:r>
            <w:r w:rsidR="50301A62" w:rsidRPr="697FC5A2">
              <w:rPr>
                <w:rFonts w:eastAsia="Times New Roman" w:cs="Times New Roman"/>
              </w:rPr>
              <w:t>Pemding</w:t>
            </w:r>
            <w:r w:rsidRPr="697FC5A2">
              <w:rPr>
                <w:rFonts w:eastAsia="Times New Roman" w:cs="Times New Roman"/>
              </w:rPr>
              <w:t>’ –</w:t>
            </w:r>
            <w:r w:rsidR="64EBA384" w:rsidRPr="697FC5A2">
              <w:rPr>
                <w:rFonts w:eastAsia="Times New Roman" w:cs="Times New Roman"/>
              </w:rPr>
              <w:t xml:space="preserve"> Delivery is scheduled but not yet started</w:t>
            </w:r>
            <w:bookmarkEnd w:id="1324"/>
          </w:p>
          <w:p w14:paraId="6D120F2D" w14:textId="360CC133" w:rsidR="5C8018B8" w:rsidRPr="00F24057" w:rsidRDefault="07ACAD1F" w:rsidP="5C8018B8">
            <w:pPr>
              <w:rPr>
                <w:rFonts w:eastAsia="Times New Roman" w:cs="Times New Roman"/>
              </w:rPr>
            </w:pPr>
            <w:bookmarkStart w:id="1325" w:name="_Toc856554418"/>
            <w:r w:rsidRPr="697FC5A2">
              <w:rPr>
                <w:rFonts w:eastAsia="Times New Roman" w:cs="Times New Roman"/>
              </w:rPr>
              <w:t>‘</w:t>
            </w:r>
            <w:r w:rsidR="7EDEE42D" w:rsidRPr="697FC5A2">
              <w:rPr>
                <w:rFonts w:eastAsia="Times New Roman" w:cs="Times New Roman"/>
              </w:rPr>
              <w:t>Delivery</w:t>
            </w:r>
            <w:r w:rsidRPr="697FC5A2">
              <w:rPr>
                <w:rFonts w:eastAsia="Times New Roman" w:cs="Times New Roman"/>
              </w:rPr>
              <w:t xml:space="preserve">’ – </w:t>
            </w:r>
            <w:r w:rsidR="4452A691" w:rsidRPr="697FC5A2">
              <w:rPr>
                <w:rFonts w:eastAsia="Times New Roman" w:cs="Times New Roman"/>
              </w:rPr>
              <w:t>Delivery is in transit to customer</w:t>
            </w:r>
            <w:bookmarkEnd w:id="1325"/>
          </w:p>
          <w:p w14:paraId="30731830" w14:textId="341FD100" w:rsidR="5C8018B8" w:rsidRPr="00F24057" w:rsidRDefault="07ACAD1F" w:rsidP="5C8018B8">
            <w:pPr>
              <w:rPr>
                <w:rFonts w:eastAsia="Times New Roman" w:cs="Times New Roman"/>
              </w:rPr>
            </w:pPr>
            <w:bookmarkStart w:id="1326" w:name="_Toc1070045729"/>
            <w:r w:rsidRPr="697FC5A2">
              <w:rPr>
                <w:rFonts w:eastAsia="Times New Roman" w:cs="Times New Roman"/>
              </w:rPr>
              <w:t>‘</w:t>
            </w:r>
            <w:r w:rsidR="6E34AC9A" w:rsidRPr="697FC5A2">
              <w:rPr>
                <w:rFonts w:eastAsia="Times New Roman" w:cs="Times New Roman"/>
              </w:rPr>
              <w:t>Complete</w:t>
            </w:r>
            <w:r w:rsidRPr="697FC5A2">
              <w:rPr>
                <w:rFonts w:eastAsia="Times New Roman" w:cs="Times New Roman"/>
              </w:rPr>
              <w:t xml:space="preserve">’ - </w:t>
            </w:r>
            <w:r w:rsidR="34002A3A" w:rsidRPr="697FC5A2">
              <w:rPr>
                <w:rFonts w:eastAsia="Times New Roman" w:cs="Times New Roman"/>
              </w:rPr>
              <w:t>Delivery has been successfully completed</w:t>
            </w:r>
            <w:bookmarkEnd w:id="1326"/>
          </w:p>
        </w:tc>
      </w:tr>
      <w:tr w:rsidR="001311BB" w:rsidRPr="00F24057" w14:paraId="22B9AAFB" w14:textId="77777777" w:rsidTr="697FC5A2">
        <w:trPr>
          <w:trHeight w:val="300"/>
        </w:trPr>
        <w:tc>
          <w:tcPr>
            <w:tcW w:w="2745" w:type="dxa"/>
            <w:tcBorders>
              <w:top w:val="single" w:sz="8" w:space="0" w:color="auto"/>
              <w:left w:val="single" w:sz="8" w:space="0" w:color="auto"/>
              <w:bottom w:val="single" w:sz="8" w:space="0" w:color="auto"/>
              <w:right w:val="single" w:sz="8" w:space="0" w:color="auto"/>
            </w:tcBorders>
            <w:tcMar>
              <w:left w:w="108" w:type="dxa"/>
              <w:right w:w="108" w:type="dxa"/>
            </w:tcMar>
          </w:tcPr>
          <w:p w14:paraId="37608A9D" w14:textId="16B568FC" w:rsidR="5C8018B8" w:rsidRPr="00F24057" w:rsidRDefault="5C8018B8" w:rsidP="5C8018B8">
            <w:pPr>
              <w:rPr>
                <w:rFonts w:eastAsia="Times New Roman" w:cs="Times New Roman"/>
              </w:rPr>
            </w:pPr>
            <w:bookmarkStart w:id="1327" w:name="_Toc1640500633"/>
            <w:proofErr w:type="spellStart"/>
            <w:r w:rsidRPr="00F24057">
              <w:rPr>
                <w:rFonts w:eastAsia="Times New Roman" w:cs="Times New Roman"/>
              </w:rPr>
              <w:t>orderID</w:t>
            </w:r>
            <w:bookmarkEnd w:id="1327"/>
            <w:proofErr w:type="spellEnd"/>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0CC95ED0" w14:textId="25AAB992" w:rsidR="5C8018B8" w:rsidRPr="00F24057" w:rsidRDefault="7A41178C" w:rsidP="5C8018B8">
            <w:pPr>
              <w:rPr>
                <w:rFonts w:eastAsia="Times New Roman" w:cs="Times New Roman"/>
              </w:rPr>
            </w:pPr>
            <w:bookmarkStart w:id="1328" w:name="_Toc1379979782"/>
            <w:proofErr w:type="gramStart"/>
            <w:r w:rsidRPr="697FC5A2">
              <w:rPr>
                <w:rFonts w:eastAsia="Times New Roman" w:cs="Times New Roman"/>
              </w:rPr>
              <w:t>Varchar(</w:t>
            </w:r>
            <w:proofErr w:type="gramEnd"/>
            <w:r w:rsidRPr="697FC5A2">
              <w:rPr>
                <w:rFonts w:eastAsia="Times New Roman" w:cs="Times New Roman"/>
              </w:rPr>
              <w:t>20)</w:t>
            </w:r>
            <w:bookmarkEnd w:id="1328"/>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2277A172" w14:textId="631E604C" w:rsidR="5C8018B8" w:rsidRPr="00F24057" w:rsidRDefault="5C8018B8" w:rsidP="5C8018B8">
            <w:pPr>
              <w:rPr>
                <w:rFonts w:eastAsia="Times New Roman" w:cs="Times New Roman"/>
              </w:rPr>
            </w:pPr>
            <w:bookmarkStart w:id="1329" w:name="_Toc1985606818"/>
            <w:r w:rsidRPr="00F24057">
              <w:rPr>
                <w:rFonts w:eastAsia="Times New Roman" w:cs="Times New Roman"/>
              </w:rPr>
              <w:t>FK</w:t>
            </w:r>
            <w:bookmarkEnd w:id="1329"/>
          </w:p>
        </w:tc>
        <w:tc>
          <w:tcPr>
            <w:tcW w:w="838" w:type="dxa"/>
            <w:tcBorders>
              <w:top w:val="single" w:sz="8" w:space="0" w:color="auto"/>
              <w:left w:val="single" w:sz="8" w:space="0" w:color="auto"/>
              <w:bottom w:val="single" w:sz="8" w:space="0" w:color="auto"/>
              <w:right w:val="single" w:sz="8" w:space="0" w:color="auto"/>
            </w:tcBorders>
            <w:tcMar>
              <w:left w:w="108" w:type="dxa"/>
              <w:right w:w="108" w:type="dxa"/>
            </w:tcMar>
          </w:tcPr>
          <w:p w14:paraId="7F81613B" w14:textId="65346574" w:rsidR="5C8018B8" w:rsidRPr="00F24057" w:rsidRDefault="5C8018B8" w:rsidP="5C8018B8">
            <w:pPr>
              <w:rPr>
                <w:rFonts w:eastAsia="Times New Roman" w:cs="Times New Roman"/>
              </w:rPr>
            </w:pPr>
            <w:bookmarkStart w:id="1330" w:name="_Toc387414091"/>
            <w:r w:rsidRPr="00F24057">
              <w:rPr>
                <w:rFonts w:eastAsia="Times New Roman" w:cs="Times New Roman"/>
              </w:rPr>
              <w:t>No</w:t>
            </w:r>
            <w:bookmarkEnd w:id="1330"/>
          </w:p>
        </w:tc>
        <w:tc>
          <w:tcPr>
            <w:tcW w:w="3367" w:type="dxa"/>
            <w:tcBorders>
              <w:top w:val="single" w:sz="8" w:space="0" w:color="auto"/>
              <w:left w:val="single" w:sz="8" w:space="0" w:color="auto"/>
              <w:bottom w:val="single" w:sz="8" w:space="0" w:color="auto"/>
              <w:right w:val="single" w:sz="8" w:space="0" w:color="auto"/>
            </w:tcBorders>
            <w:tcMar>
              <w:left w:w="108" w:type="dxa"/>
              <w:right w:w="108" w:type="dxa"/>
            </w:tcMar>
          </w:tcPr>
          <w:p w14:paraId="2497EA1F" w14:textId="03B85252" w:rsidR="5C8018B8" w:rsidRPr="00F24057" w:rsidRDefault="5C8018B8" w:rsidP="5C8018B8">
            <w:pPr>
              <w:rPr>
                <w:rFonts w:eastAsia="Times New Roman" w:cs="Times New Roman"/>
              </w:rPr>
            </w:pPr>
            <w:bookmarkStart w:id="1331" w:name="_Toc1708467615"/>
            <w:r w:rsidRPr="00F24057">
              <w:rPr>
                <w:rFonts w:eastAsia="Times New Roman" w:cs="Times New Roman"/>
              </w:rPr>
              <w:t>This delivery belongs to what order</w:t>
            </w:r>
            <w:bookmarkEnd w:id="1331"/>
          </w:p>
        </w:tc>
      </w:tr>
      <w:tr w:rsidR="697FC5A2" w14:paraId="63BED80D" w14:textId="77777777" w:rsidTr="697FC5A2">
        <w:trPr>
          <w:trHeight w:val="300"/>
        </w:trPr>
        <w:tc>
          <w:tcPr>
            <w:tcW w:w="2744" w:type="dxa"/>
            <w:tcBorders>
              <w:top w:val="single" w:sz="8" w:space="0" w:color="auto"/>
              <w:left w:val="single" w:sz="8" w:space="0" w:color="auto"/>
              <w:bottom w:val="single" w:sz="8" w:space="0" w:color="auto"/>
              <w:right w:val="single" w:sz="8" w:space="0" w:color="auto"/>
            </w:tcBorders>
            <w:tcMar>
              <w:left w:w="108" w:type="dxa"/>
              <w:right w:w="108" w:type="dxa"/>
            </w:tcMar>
          </w:tcPr>
          <w:p w14:paraId="501D188B" w14:textId="28DEB6E4" w:rsidR="2DE609F1" w:rsidRDefault="2DE609F1" w:rsidP="697FC5A2">
            <w:pPr>
              <w:rPr>
                <w:rFonts w:eastAsia="Times New Roman" w:cs="Times New Roman"/>
              </w:rPr>
            </w:pPr>
            <w:bookmarkStart w:id="1332" w:name="_Toc612080914"/>
            <w:proofErr w:type="spellStart"/>
            <w:r w:rsidRPr="697FC5A2">
              <w:rPr>
                <w:rFonts w:eastAsia="Times New Roman" w:cs="Times New Roman"/>
              </w:rPr>
              <w:t>HandledBy</w:t>
            </w:r>
            <w:bookmarkEnd w:id="1332"/>
            <w:proofErr w:type="spellEnd"/>
          </w:p>
        </w:tc>
        <w:tc>
          <w:tcPr>
            <w:tcW w:w="1604" w:type="dxa"/>
            <w:tcBorders>
              <w:top w:val="single" w:sz="8" w:space="0" w:color="auto"/>
              <w:left w:val="single" w:sz="8" w:space="0" w:color="auto"/>
              <w:bottom w:val="single" w:sz="8" w:space="0" w:color="auto"/>
              <w:right w:val="single" w:sz="8" w:space="0" w:color="auto"/>
            </w:tcBorders>
            <w:tcMar>
              <w:left w:w="108" w:type="dxa"/>
              <w:right w:w="108" w:type="dxa"/>
            </w:tcMar>
          </w:tcPr>
          <w:p w14:paraId="1CB15756" w14:textId="260E7896" w:rsidR="2DE609F1" w:rsidRDefault="2DE609F1" w:rsidP="697FC5A2">
            <w:pPr>
              <w:rPr>
                <w:rFonts w:eastAsia="Times New Roman" w:cs="Times New Roman"/>
              </w:rPr>
            </w:pPr>
            <w:bookmarkStart w:id="1333" w:name="_Toc843878756"/>
            <w:proofErr w:type="gramStart"/>
            <w:r w:rsidRPr="697FC5A2">
              <w:rPr>
                <w:rFonts w:eastAsia="Times New Roman" w:cs="Times New Roman"/>
              </w:rPr>
              <w:t>Varchar(</w:t>
            </w:r>
            <w:proofErr w:type="gramEnd"/>
            <w:r w:rsidRPr="697FC5A2">
              <w:rPr>
                <w:rFonts w:eastAsia="Times New Roman" w:cs="Times New Roman"/>
              </w:rPr>
              <w:t>20)</w:t>
            </w:r>
            <w:bookmarkEnd w:id="1333"/>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0F40DF3C" w14:textId="41925166" w:rsidR="697FC5A2" w:rsidRDefault="697FC5A2" w:rsidP="697FC5A2">
            <w:pPr>
              <w:rPr>
                <w:rFonts w:eastAsia="Times New Roman" w:cs="Times New Roman"/>
              </w:rPr>
            </w:pPr>
          </w:p>
        </w:tc>
        <w:tc>
          <w:tcPr>
            <w:tcW w:w="838" w:type="dxa"/>
            <w:tcBorders>
              <w:top w:val="single" w:sz="8" w:space="0" w:color="auto"/>
              <w:left w:val="single" w:sz="8" w:space="0" w:color="auto"/>
              <w:bottom w:val="single" w:sz="8" w:space="0" w:color="auto"/>
              <w:right w:val="single" w:sz="8" w:space="0" w:color="auto"/>
            </w:tcBorders>
            <w:tcMar>
              <w:left w:w="108" w:type="dxa"/>
              <w:right w:w="108" w:type="dxa"/>
            </w:tcMar>
          </w:tcPr>
          <w:p w14:paraId="7ADFF365" w14:textId="267793D8" w:rsidR="13B0FFE1" w:rsidRDefault="13B0FFE1" w:rsidP="697FC5A2">
            <w:pPr>
              <w:rPr>
                <w:rFonts w:eastAsia="Times New Roman" w:cs="Times New Roman"/>
              </w:rPr>
            </w:pPr>
            <w:bookmarkStart w:id="1334" w:name="_Toc1189941061"/>
            <w:r w:rsidRPr="697FC5A2">
              <w:rPr>
                <w:rFonts w:eastAsia="Times New Roman" w:cs="Times New Roman"/>
              </w:rPr>
              <w:t>No</w:t>
            </w:r>
            <w:bookmarkEnd w:id="1334"/>
          </w:p>
        </w:tc>
        <w:tc>
          <w:tcPr>
            <w:tcW w:w="3359" w:type="dxa"/>
            <w:tcBorders>
              <w:top w:val="single" w:sz="8" w:space="0" w:color="auto"/>
              <w:left w:val="single" w:sz="8" w:space="0" w:color="auto"/>
              <w:bottom w:val="single" w:sz="8" w:space="0" w:color="auto"/>
              <w:right w:val="single" w:sz="8" w:space="0" w:color="auto"/>
            </w:tcBorders>
            <w:tcMar>
              <w:left w:w="108" w:type="dxa"/>
              <w:right w:w="108" w:type="dxa"/>
            </w:tcMar>
          </w:tcPr>
          <w:p w14:paraId="7A8E405C" w14:textId="44F85B35" w:rsidR="13B0FFE1" w:rsidRDefault="13B0FFE1" w:rsidP="697FC5A2">
            <w:pPr>
              <w:rPr>
                <w:rFonts w:eastAsia="Times New Roman" w:cs="Times New Roman"/>
              </w:rPr>
            </w:pPr>
            <w:bookmarkStart w:id="1335" w:name="_Toc749781739"/>
            <w:r w:rsidRPr="697FC5A2">
              <w:rPr>
                <w:rFonts w:eastAsia="Times New Roman" w:cs="Times New Roman"/>
              </w:rPr>
              <w:t>Employee name responsible for the delivery</w:t>
            </w:r>
            <w:bookmarkEnd w:id="1335"/>
          </w:p>
        </w:tc>
      </w:tr>
    </w:tbl>
    <w:p w14:paraId="7C3B284B" w14:textId="2CA20EDA" w:rsidR="697FC5A2" w:rsidRDefault="697FC5A2"/>
    <w:p w14:paraId="764B420B" w14:textId="3D2B48F4" w:rsidR="30AD4672" w:rsidRPr="00F24057" w:rsidRDefault="30AD4672" w:rsidP="5C8018B8">
      <w:pPr>
        <w:rPr>
          <w:rFonts w:eastAsia="Times New Roman" w:cs="Times New Roman"/>
        </w:rPr>
      </w:pPr>
      <w:r w:rsidRPr="00F24057">
        <w:rPr>
          <w:rFonts w:eastAsia="Times New Roman" w:cs="Times New Roman"/>
        </w:rPr>
        <w:t xml:space="preserve"> </w:t>
      </w:r>
    </w:p>
    <w:p w14:paraId="1EA6A4BE" w14:textId="4BE31FAE" w:rsidR="30AD4672" w:rsidRPr="00F24057" w:rsidRDefault="1BB25985" w:rsidP="5C8018B8">
      <w:pPr>
        <w:rPr>
          <w:rFonts w:eastAsia="Times New Roman" w:cs="Times New Roman"/>
        </w:rPr>
      </w:pPr>
      <w:r w:rsidRPr="697FC5A2">
        <w:rPr>
          <w:rFonts w:eastAsia="Times New Roman" w:cs="Times New Roman"/>
        </w:rPr>
        <w:t xml:space="preserve">Table: </w:t>
      </w:r>
      <w:proofErr w:type="spellStart"/>
      <w:r w:rsidR="64497E30" w:rsidRPr="697FC5A2">
        <w:rPr>
          <w:rFonts w:eastAsia="Times New Roman" w:cs="Times New Roman"/>
        </w:rPr>
        <w:t>Raw</w:t>
      </w:r>
      <w:r w:rsidRPr="697FC5A2">
        <w:rPr>
          <w:rFonts w:eastAsia="Times New Roman" w:cs="Times New Roman"/>
        </w:rPr>
        <w:t>MeterialRequest</w:t>
      </w:r>
      <w:proofErr w:type="spellEnd"/>
    </w:p>
    <w:tbl>
      <w:tblPr>
        <w:tblW w:w="0" w:type="auto"/>
        <w:tblLook w:val="04A0" w:firstRow="1" w:lastRow="0" w:firstColumn="1" w:lastColumn="0" w:noHBand="0" w:noVBand="1"/>
      </w:tblPr>
      <w:tblGrid>
        <w:gridCol w:w="2232"/>
        <w:gridCol w:w="1649"/>
        <w:gridCol w:w="840"/>
        <w:gridCol w:w="915"/>
        <w:gridCol w:w="3704"/>
      </w:tblGrid>
      <w:tr w:rsidR="001311BB" w:rsidRPr="00F24057" w14:paraId="3E097F6C" w14:textId="77777777" w:rsidTr="697FC5A2">
        <w:trPr>
          <w:trHeight w:val="300"/>
        </w:trPr>
        <w:tc>
          <w:tcPr>
            <w:tcW w:w="2235" w:type="dxa"/>
            <w:tcBorders>
              <w:top w:val="single" w:sz="8" w:space="0" w:color="auto"/>
              <w:left w:val="single" w:sz="8" w:space="0" w:color="auto"/>
              <w:bottom w:val="single" w:sz="8" w:space="0" w:color="auto"/>
              <w:right w:val="single" w:sz="8" w:space="0" w:color="auto"/>
            </w:tcBorders>
            <w:tcMar>
              <w:left w:w="108" w:type="dxa"/>
              <w:right w:w="108" w:type="dxa"/>
            </w:tcMar>
          </w:tcPr>
          <w:p w14:paraId="7F7B7CFA" w14:textId="3AF65975" w:rsidR="697FC5A2" w:rsidRDefault="697FC5A2" w:rsidP="697FC5A2">
            <w:pPr>
              <w:rPr>
                <w:rFonts w:eastAsia="Times New Roman" w:cs="Times New Roman"/>
              </w:rPr>
            </w:pPr>
            <w:r w:rsidRPr="697FC5A2">
              <w:rPr>
                <w:rFonts w:eastAsia="Times New Roman" w:cs="Times New Roman"/>
              </w:rPr>
              <w:t>Column Name</w:t>
            </w:r>
          </w:p>
        </w:tc>
        <w:tc>
          <w:tcPr>
            <w:tcW w:w="1650" w:type="dxa"/>
            <w:tcBorders>
              <w:top w:val="single" w:sz="8" w:space="0" w:color="auto"/>
              <w:left w:val="single" w:sz="8" w:space="0" w:color="auto"/>
              <w:bottom w:val="single" w:sz="8" w:space="0" w:color="auto"/>
              <w:right w:val="single" w:sz="8" w:space="0" w:color="auto"/>
            </w:tcBorders>
            <w:tcMar>
              <w:left w:w="108" w:type="dxa"/>
              <w:right w:w="108" w:type="dxa"/>
            </w:tcMar>
          </w:tcPr>
          <w:p w14:paraId="5EF1D727" w14:textId="0448C31E" w:rsidR="697FC5A2" w:rsidRDefault="697FC5A2" w:rsidP="697FC5A2">
            <w:pPr>
              <w:rPr>
                <w:rFonts w:eastAsia="Times New Roman" w:cs="Times New Roman"/>
              </w:rPr>
            </w:pPr>
            <w:r w:rsidRPr="697FC5A2">
              <w:rPr>
                <w:rFonts w:eastAsia="Times New Roman" w:cs="Times New Roman"/>
              </w:rPr>
              <w:t>Datatype</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549F42CF" w14:textId="640DD587" w:rsidR="697FC5A2" w:rsidRDefault="697FC5A2" w:rsidP="697FC5A2">
            <w:pPr>
              <w:rPr>
                <w:rFonts w:eastAsia="Times New Roman" w:cs="Times New Roman"/>
              </w:rPr>
            </w:pPr>
            <w:r w:rsidRPr="697FC5A2">
              <w:rPr>
                <w:rFonts w:eastAsia="Times New Roman" w:cs="Times New Roman"/>
              </w:rPr>
              <w:t>Key?</w:t>
            </w:r>
          </w:p>
        </w:tc>
        <w:tc>
          <w:tcPr>
            <w:tcW w:w="915" w:type="dxa"/>
            <w:tcBorders>
              <w:top w:val="single" w:sz="8" w:space="0" w:color="auto"/>
              <w:left w:val="single" w:sz="8" w:space="0" w:color="auto"/>
              <w:bottom w:val="single" w:sz="8" w:space="0" w:color="auto"/>
              <w:right w:val="single" w:sz="8" w:space="0" w:color="auto"/>
            </w:tcBorders>
            <w:tcMar>
              <w:left w:w="108" w:type="dxa"/>
              <w:right w:w="108" w:type="dxa"/>
            </w:tcMar>
          </w:tcPr>
          <w:p w14:paraId="503C3737" w14:textId="5B58F348" w:rsidR="697FC5A2" w:rsidRDefault="697FC5A2" w:rsidP="697FC5A2">
            <w:pPr>
              <w:rPr>
                <w:rFonts w:eastAsia="Times New Roman" w:cs="Times New Roman"/>
              </w:rPr>
            </w:pPr>
            <w:r w:rsidRPr="697FC5A2">
              <w:rPr>
                <w:rFonts w:eastAsia="Times New Roman" w:cs="Times New Roman"/>
              </w:rPr>
              <w:t>Null?</w:t>
            </w:r>
          </w:p>
        </w:tc>
        <w:tc>
          <w:tcPr>
            <w:tcW w:w="3710" w:type="dxa"/>
            <w:tcBorders>
              <w:top w:val="single" w:sz="8" w:space="0" w:color="auto"/>
              <w:left w:val="single" w:sz="8" w:space="0" w:color="auto"/>
              <w:bottom w:val="single" w:sz="8" w:space="0" w:color="auto"/>
              <w:right w:val="single" w:sz="8" w:space="0" w:color="auto"/>
            </w:tcBorders>
            <w:tcMar>
              <w:left w:w="108" w:type="dxa"/>
              <w:right w:w="108" w:type="dxa"/>
            </w:tcMar>
          </w:tcPr>
          <w:p w14:paraId="2B19365B" w14:textId="29648C59" w:rsidR="697FC5A2" w:rsidRDefault="697FC5A2" w:rsidP="697FC5A2">
            <w:pPr>
              <w:rPr>
                <w:rFonts w:eastAsia="Times New Roman" w:cs="Times New Roman"/>
              </w:rPr>
            </w:pPr>
            <w:r w:rsidRPr="697FC5A2">
              <w:rPr>
                <w:rFonts w:eastAsia="Times New Roman" w:cs="Times New Roman"/>
              </w:rPr>
              <w:t>Description</w:t>
            </w:r>
          </w:p>
        </w:tc>
      </w:tr>
      <w:tr w:rsidR="001311BB" w:rsidRPr="00F24057" w14:paraId="2DC18124" w14:textId="77777777" w:rsidTr="697FC5A2">
        <w:trPr>
          <w:trHeight w:val="300"/>
        </w:trPr>
        <w:tc>
          <w:tcPr>
            <w:tcW w:w="2235" w:type="dxa"/>
            <w:tcBorders>
              <w:top w:val="single" w:sz="8" w:space="0" w:color="auto"/>
              <w:left w:val="single" w:sz="8" w:space="0" w:color="auto"/>
              <w:bottom w:val="single" w:sz="8" w:space="0" w:color="auto"/>
              <w:right w:val="single" w:sz="8" w:space="0" w:color="auto"/>
            </w:tcBorders>
            <w:tcMar>
              <w:left w:w="108" w:type="dxa"/>
              <w:right w:w="108" w:type="dxa"/>
            </w:tcMar>
          </w:tcPr>
          <w:p w14:paraId="1FB6B34E" w14:textId="58AAF75A" w:rsidR="697FC5A2" w:rsidRDefault="697FC5A2" w:rsidP="697FC5A2">
            <w:pPr>
              <w:rPr>
                <w:rFonts w:eastAsia="Times New Roman" w:cs="Times New Roman"/>
              </w:rPr>
            </w:pPr>
            <w:proofErr w:type="spellStart"/>
            <w:r w:rsidRPr="697FC5A2">
              <w:rPr>
                <w:rFonts w:eastAsia="Times New Roman" w:cs="Times New Roman"/>
              </w:rPr>
              <w:t>RequestID</w:t>
            </w:r>
            <w:proofErr w:type="spellEnd"/>
          </w:p>
        </w:tc>
        <w:tc>
          <w:tcPr>
            <w:tcW w:w="1650" w:type="dxa"/>
            <w:tcBorders>
              <w:top w:val="single" w:sz="8" w:space="0" w:color="auto"/>
              <w:left w:val="single" w:sz="8" w:space="0" w:color="auto"/>
              <w:bottom w:val="single" w:sz="8" w:space="0" w:color="auto"/>
              <w:right w:val="single" w:sz="8" w:space="0" w:color="auto"/>
            </w:tcBorders>
            <w:tcMar>
              <w:left w:w="108" w:type="dxa"/>
              <w:right w:w="108" w:type="dxa"/>
            </w:tcMar>
          </w:tcPr>
          <w:p w14:paraId="106C97AE" w14:textId="05363EF6" w:rsidR="697FC5A2" w:rsidRDefault="697FC5A2" w:rsidP="697FC5A2">
            <w:pPr>
              <w:rPr>
                <w:rFonts w:eastAsia="Times New Roman" w:cs="Times New Roman"/>
              </w:rPr>
            </w:pPr>
            <w:proofErr w:type="gramStart"/>
            <w:r w:rsidRPr="697FC5A2">
              <w:rPr>
                <w:rFonts w:eastAsia="Times New Roman" w:cs="Times New Roman"/>
              </w:rPr>
              <w:t>varchar(</w:t>
            </w:r>
            <w:proofErr w:type="gramEnd"/>
            <w:r w:rsidRPr="697FC5A2">
              <w:rPr>
                <w:rFonts w:eastAsia="Times New Roman" w:cs="Times New Roman"/>
              </w:rPr>
              <w:t>20)</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428EB27E" w14:textId="78A640B1" w:rsidR="697FC5A2" w:rsidRDefault="697FC5A2" w:rsidP="697FC5A2">
            <w:pPr>
              <w:rPr>
                <w:rFonts w:eastAsia="Times New Roman" w:cs="Times New Roman"/>
              </w:rPr>
            </w:pPr>
            <w:r w:rsidRPr="697FC5A2">
              <w:rPr>
                <w:rFonts w:eastAsia="Times New Roman" w:cs="Times New Roman"/>
              </w:rPr>
              <w:t>PK</w:t>
            </w:r>
          </w:p>
        </w:tc>
        <w:tc>
          <w:tcPr>
            <w:tcW w:w="915" w:type="dxa"/>
            <w:tcBorders>
              <w:top w:val="single" w:sz="8" w:space="0" w:color="auto"/>
              <w:left w:val="single" w:sz="8" w:space="0" w:color="auto"/>
              <w:bottom w:val="single" w:sz="8" w:space="0" w:color="auto"/>
              <w:right w:val="single" w:sz="8" w:space="0" w:color="auto"/>
            </w:tcBorders>
            <w:tcMar>
              <w:left w:w="108" w:type="dxa"/>
              <w:right w:w="108" w:type="dxa"/>
            </w:tcMar>
          </w:tcPr>
          <w:p w14:paraId="1D576D9D" w14:textId="2582CA11" w:rsidR="697FC5A2" w:rsidRDefault="697FC5A2" w:rsidP="697FC5A2">
            <w:pPr>
              <w:rPr>
                <w:rFonts w:eastAsia="Times New Roman" w:cs="Times New Roman"/>
              </w:rPr>
            </w:pPr>
            <w:r w:rsidRPr="697FC5A2">
              <w:rPr>
                <w:rFonts w:eastAsia="Times New Roman" w:cs="Times New Roman"/>
              </w:rPr>
              <w:t>No</w:t>
            </w:r>
          </w:p>
        </w:tc>
        <w:tc>
          <w:tcPr>
            <w:tcW w:w="3710" w:type="dxa"/>
            <w:tcBorders>
              <w:top w:val="single" w:sz="8" w:space="0" w:color="auto"/>
              <w:left w:val="single" w:sz="8" w:space="0" w:color="auto"/>
              <w:bottom w:val="single" w:sz="8" w:space="0" w:color="auto"/>
              <w:right w:val="single" w:sz="8" w:space="0" w:color="auto"/>
            </w:tcBorders>
            <w:tcMar>
              <w:left w:w="108" w:type="dxa"/>
              <w:right w:w="108" w:type="dxa"/>
            </w:tcMar>
          </w:tcPr>
          <w:p w14:paraId="55B9FFD5" w14:textId="72307003" w:rsidR="697FC5A2" w:rsidRDefault="697FC5A2" w:rsidP="697FC5A2">
            <w:pPr>
              <w:rPr>
                <w:rFonts w:eastAsia="Times New Roman" w:cs="Times New Roman"/>
              </w:rPr>
            </w:pPr>
            <w:r w:rsidRPr="697FC5A2">
              <w:rPr>
                <w:rFonts w:eastAsia="Times New Roman" w:cs="Times New Roman"/>
              </w:rPr>
              <w:t>Request number</w:t>
            </w:r>
          </w:p>
        </w:tc>
      </w:tr>
      <w:tr w:rsidR="001311BB" w:rsidRPr="00F24057" w14:paraId="04134A29" w14:textId="77777777" w:rsidTr="697FC5A2">
        <w:trPr>
          <w:trHeight w:val="300"/>
        </w:trPr>
        <w:tc>
          <w:tcPr>
            <w:tcW w:w="2235" w:type="dxa"/>
            <w:tcBorders>
              <w:top w:val="single" w:sz="8" w:space="0" w:color="auto"/>
              <w:left w:val="single" w:sz="8" w:space="0" w:color="auto"/>
              <w:bottom w:val="single" w:sz="8" w:space="0" w:color="auto"/>
              <w:right w:val="single" w:sz="8" w:space="0" w:color="auto"/>
            </w:tcBorders>
            <w:tcMar>
              <w:left w:w="108" w:type="dxa"/>
              <w:right w:w="108" w:type="dxa"/>
            </w:tcMar>
          </w:tcPr>
          <w:p w14:paraId="43CAFF5B" w14:textId="6C4C3C85" w:rsidR="697FC5A2" w:rsidRDefault="697FC5A2" w:rsidP="697FC5A2">
            <w:pPr>
              <w:rPr>
                <w:rFonts w:eastAsia="Times New Roman" w:cs="Times New Roman"/>
              </w:rPr>
            </w:pPr>
            <w:proofErr w:type="spellStart"/>
            <w:r w:rsidRPr="697FC5A2">
              <w:rPr>
                <w:rFonts w:eastAsia="Times New Roman" w:cs="Times New Roman"/>
              </w:rPr>
              <w:t>EmployeeID</w:t>
            </w:r>
            <w:proofErr w:type="spellEnd"/>
          </w:p>
        </w:tc>
        <w:tc>
          <w:tcPr>
            <w:tcW w:w="1650" w:type="dxa"/>
            <w:tcBorders>
              <w:top w:val="single" w:sz="8" w:space="0" w:color="auto"/>
              <w:left w:val="single" w:sz="8" w:space="0" w:color="auto"/>
              <w:bottom w:val="single" w:sz="8" w:space="0" w:color="auto"/>
              <w:right w:val="single" w:sz="8" w:space="0" w:color="auto"/>
            </w:tcBorders>
            <w:tcMar>
              <w:left w:w="108" w:type="dxa"/>
              <w:right w:w="108" w:type="dxa"/>
            </w:tcMar>
          </w:tcPr>
          <w:p w14:paraId="5DAE62DD" w14:textId="628B6035" w:rsidR="697FC5A2" w:rsidRDefault="697FC5A2" w:rsidP="697FC5A2">
            <w:pPr>
              <w:rPr>
                <w:rFonts w:eastAsia="Times New Roman" w:cs="Times New Roman"/>
              </w:rPr>
            </w:pPr>
            <w:proofErr w:type="gramStart"/>
            <w:r w:rsidRPr="697FC5A2">
              <w:rPr>
                <w:rFonts w:eastAsia="Times New Roman" w:cs="Times New Roman"/>
              </w:rPr>
              <w:t>char(</w:t>
            </w:r>
            <w:proofErr w:type="gramEnd"/>
            <w:r w:rsidRPr="697FC5A2">
              <w:rPr>
                <w:rFonts w:eastAsia="Times New Roman" w:cs="Times New Roman"/>
              </w:rPr>
              <w:t>5)</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1839DA7E" w14:textId="211DE790" w:rsidR="697FC5A2" w:rsidRDefault="697FC5A2" w:rsidP="697FC5A2">
            <w:pPr>
              <w:rPr>
                <w:rFonts w:eastAsia="Times New Roman" w:cs="Times New Roman"/>
              </w:rPr>
            </w:pPr>
            <w:r w:rsidRPr="697FC5A2">
              <w:rPr>
                <w:rFonts w:eastAsia="Times New Roman" w:cs="Times New Roman"/>
              </w:rPr>
              <w:t>FK</w:t>
            </w:r>
          </w:p>
        </w:tc>
        <w:tc>
          <w:tcPr>
            <w:tcW w:w="915" w:type="dxa"/>
            <w:tcBorders>
              <w:top w:val="single" w:sz="8" w:space="0" w:color="auto"/>
              <w:left w:val="single" w:sz="8" w:space="0" w:color="auto"/>
              <w:bottom w:val="single" w:sz="8" w:space="0" w:color="auto"/>
              <w:right w:val="single" w:sz="8" w:space="0" w:color="auto"/>
            </w:tcBorders>
            <w:tcMar>
              <w:left w:w="108" w:type="dxa"/>
              <w:right w:w="108" w:type="dxa"/>
            </w:tcMar>
          </w:tcPr>
          <w:p w14:paraId="021AB512" w14:textId="067F530F" w:rsidR="697FC5A2" w:rsidRDefault="697FC5A2" w:rsidP="697FC5A2">
            <w:pPr>
              <w:rPr>
                <w:rFonts w:eastAsia="Times New Roman" w:cs="Times New Roman"/>
              </w:rPr>
            </w:pPr>
            <w:r w:rsidRPr="697FC5A2">
              <w:rPr>
                <w:rFonts w:eastAsia="Times New Roman" w:cs="Times New Roman"/>
              </w:rPr>
              <w:t>No</w:t>
            </w:r>
          </w:p>
        </w:tc>
        <w:tc>
          <w:tcPr>
            <w:tcW w:w="3710" w:type="dxa"/>
            <w:tcBorders>
              <w:top w:val="single" w:sz="8" w:space="0" w:color="auto"/>
              <w:left w:val="single" w:sz="8" w:space="0" w:color="auto"/>
              <w:bottom w:val="single" w:sz="8" w:space="0" w:color="auto"/>
              <w:right w:val="single" w:sz="8" w:space="0" w:color="auto"/>
            </w:tcBorders>
            <w:tcMar>
              <w:left w:w="108" w:type="dxa"/>
              <w:right w:w="108" w:type="dxa"/>
            </w:tcMar>
          </w:tcPr>
          <w:p w14:paraId="606780F3" w14:textId="3EA27962" w:rsidR="697FC5A2" w:rsidRDefault="697FC5A2" w:rsidP="697FC5A2">
            <w:pPr>
              <w:rPr>
                <w:rFonts w:eastAsia="Times New Roman" w:cs="Times New Roman"/>
              </w:rPr>
            </w:pPr>
            <w:r w:rsidRPr="697FC5A2">
              <w:rPr>
                <w:rFonts w:eastAsia="Times New Roman" w:cs="Times New Roman"/>
              </w:rPr>
              <w:t>Employee ID who requested</w:t>
            </w:r>
          </w:p>
        </w:tc>
      </w:tr>
      <w:tr w:rsidR="001311BB" w:rsidRPr="00F24057" w14:paraId="40E7673B" w14:textId="77777777" w:rsidTr="697FC5A2">
        <w:trPr>
          <w:trHeight w:val="300"/>
        </w:trPr>
        <w:tc>
          <w:tcPr>
            <w:tcW w:w="2235" w:type="dxa"/>
            <w:tcBorders>
              <w:top w:val="single" w:sz="8" w:space="0" w:color="auto"/>
              <w:left w:val="single" w:sz="8" w:space="0" w:color="auto"/>
              <w:bottom w:val="single" w:sz="8" w:space="0" w:color="auto"/>
              <w:right w:val="single" w:sz="8" w:space="0" w:color="auto"/>
            </w:tcBorders>
            <w:tcMar>
              <w:left w:w="108" w:type="dxa"/>
              <w:right w:w="108" w:type="dxa"/>
            </w:tcMar>
          </w:tcPr>
          <w:p w14:paraId="26D85005" w14:textId="32B731F0" w:rsidR="697FC5A2" w:rsidRDefault="697FC5A2" w:rsidP="697FC5A2">
            <w:pPr>
              <w:rPr>
                <w:rFonts w:eastAsia="Times New Roman" w:cs="Times New Roman"/>
              </w:rPr>
            </w:pPr>
            <w:proofErr w:type="spellStart"/>
            <w:r w:rsidRPr="697FC5A2">
              <w:rPr>
                <w:rFonts w:eastAsia="Times New Roman" w:cs="Times New Roman"/>
              </w:rPr>
              <w:t>TakesTime</w:t>
            </w:r>
            <w:proofErr w:type="spellEnd"/>
          </w:p>
        </w:tc>
        <w:tc>
          <w:tcPr>
            <w:tcW w:w="1650" w:type="dxa"/>
            <w:tcBorders>
              <w:top w:val="single" w:sz="8" w:space="0" w:color="auto"/>
              <w:left w:val="single" w:sz="8" w:space="0" w:color="auto"/>
              <w:bottom w:val="single" w:sz="8" w:space="0" w:color="auto"/>
              <w:right w:val="single" w:sz="8" w:space="0" w:color="auto"/>
            </w:tcBorders>
            <w:tcMar>
              <w:left w:w="108" w:type="dxa"/>
              <w:right w:w="108" w:type="dxa"/>
            </w:tcMar>
          </w:tcPr>
          <w:p w14:paraId="434AFC0B" w14:textId="195362C2" w:rsidR="697FC5A2" w:rsidRDefault="697FC5A2" w:rsidP="697FC5A2">
            <w:pPr>
              <w:rPr>
                <w:rFonts w:eastAsia="Times New Roman" w:cs="Times New Roman"/>
              </w:rPr>
            </w:pPr>
            <w:r w:rsidRPr="697FC5A2">
              <w:rPr>
                <w:rFonts w:eastAsia="Times New Roman" w:cs="Times New Roman"/>
              </w:rPr>
              <w:t>datetime</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3E15B24C" w14:textId="57B1D9A6" w:rsidR="697FC5A2" w:rsidRDefault="697FC5A2" w:rsidP="697FC5A2">
            <w:r w:rsidRPr="697FC5A2">
              <w:rPr>
                <w:rFonts w:eastAsia="Times New Roman" w:cs="Times New Roman"/>
              </w:rPr>
              <w:t xml:space="preserve"> </w:t>
            </w:r>
          </w:p>
        </w:tc>
        <w:tc>
          <w:tcPr>
            <w:tcW w:w="915" w:type="dxa"/>
            <w:tcBorders>
              <w:top w:val="single" w:sz="8" w:space="0" w:color="auto"/>
              <w:left w:val="single" w:sz="8" w:space="0" w:color="auto"/>
              <w:bottom w:val="single" w:sz="8" w:space="0" w:color="auto"/>
              <w:right w:val="single" w:sz="8" w:space="0" w:color="auto"/>
            </w:tcBorders>
            <w:tcMar>
              <w:left w:w="108" w:type="dxa"/>
              <w:right w:w="108" w:type="dxa"/>
            </w:tcMar>
          </w:tcPr>
          <w:p w14:paraId="3F5CD3FA" w14:textId="4497E8A0" w:rsidR="697FC5A2" w:rsidRDefault="697FC5A2" w:rsidP="697FC5A2">
            <w:pPr>
              <w:rPr>
                <w:rFonts w:eastAsia="Times New Roman" w:cs="Times New Roman"/>
              </w:rPr>
            </w:pPr>
            <w:r w:rsidRPr="697FC5A2">
              <w:rPr>
                <w:rFonts w:eastAsia="Times New Roman" w:cs="Times New Roman"/>
              </w:rPr>
              <w:t>Yes</w:t>
            </w:r>
          </w:p>
        </w:tc>
        <w:tc>
          <w:tcPr>
            <w:tcW w:w="3710" w:type="dxa"/>
            <w:tcBorders>
              <w:top w:val="single" w:sz="8" w:space="0" w:color="auto"/>
              <w:left w:val="single" w:sz="8" w:space="0" w:color="auto"/>
              <w:bottom w:val="single" w:sz="8" w:space="0" w:color="auto"/>
              <w:right w:val="single" w:sz="8" w:space="0" w:color="auto"/>
            </w:tcBorders>
            <w:tcMar>
              <w:left w:w="108" w:type="dxa"/>
              <w:right w:w="108" w:type="dxa"/>
            </w:tcMar>
          </w:tcPr>
          <w:p w14:paraId="5B018DDD" w14:textId="5CE0E11D" w:rsidR="697FC5A2" w:rsidRDefault="697FC5A2" w:rsidP="697FC5A2">
            <w:pPr>
              <w:rPr>
                <w:rFonts w:eastAsia="Times New Roman" w:cs="Times New Roman"/>
              </w:rPr>
            </w:pPr>
            <w:bookmarkStart w:id="1336" w:name="_Toc1578516021"/>
            <w:r w:rsidRPr="697FC5A2">
              <w:rPr>
                <w:rFonts w:eastAsia="Times New Roman" w:cs="Times New Roman"/>
              </w:rPr>
              <w:t>Reques</w:t>
            </w:r>
            <w:r w:rsidR="49F5602F" w:rsidRPr="697FC5A2">
              <w:rPr>
                <w:rFonts w:eastAsia="Times New Roman" w:cs="Times New Roman"/>
              </w:rPr>
              <w:t xml:space="preserve">t </w:t>
            </w:r>
            <w:r w:rsidRPr="697FC5A2">
              <w:rPr>
                <w:rFonts w:eastAsia="Times New Roman" w:cs="Times New Roman"/>
              </w:rPr>
              <w:t>delivery time</w:t>
            </w:r>
            <w:bookmarkEnd w:id="1336"/>
          </w:p>
        </w:tc>
      </w:tr>
      <w:tr w:rsidR="001311BB" w:rsidRPr="00F24057" w14:paraId="51E863EA" w14:textId="77777777" w:rsidTr="697FC5A2">
        <w:trPr>
          <w:trHeight w:val="300"/>
        </w:trPr>
        <w:tc>
          <w:tcPr>
            <w:tcW w:w="2235" w:type="dxa"/>
            <w:tcBorders>
              <w:top w:val="single" w:sz="8" w:space="0" w:color="auto"/>
              <w:left w:val="single" w:sz="8" w:space="0" w:color="auto"/>
              <w:bottom w:val="single" w:sz="8" w:space="0" w:color="auto"/>
              <w:right w:val="single" w:sz="8" w:space="0" w:color="auto"/>
            </w:tcBorders>
            <w:tcMar>
              <w:left w:w="108" w:type="dxa"/>
              <w:right w:w="108" w:type="dxa"/>
            </w:tcMar>
          </w:tcPr>
          <w:p w14:paraId="090C599B" w14:textId="73EAD0E3" w:rsidR="697FC5A2" w:rsidRDefault="697FC5A2" w:rsidP="697FC5A2">
            <w:pPr>
              <w:rPr>
                <w:rFonts w:eastAsia="Times New Roman" w:cs="Times New Roman"/>
              </w:rPr>
            </w:pPr>
            <w:r w:rsidRPr="697FC5A2">
              <w:rPr>
                <w:rFonts w:eastAsia="Times New Roman" w:cs="Times New Roman"/>
              </w:rPr>
              <w:t>Status</w:t>
            </w:r>
          </w:p>
        </w:tc>
        <w:tc>
          <w:tcPr>
            <w:tcW w:w="1650" w:type="dxa"/>
            <w:tcBorders>
              <w:top w:val="single" w:sz="8" w:space="0" w:color="auto"/>
              <w:left w:val="single" w:sz="8" w:space="0" w:color="auto"/>
              <w:bottom w:val="single" w:sz="8" w:space="0" w:color="auto"/>
              <w:right w:val="single" w:sz="8" w:space="0" w:color="auto"/>
            </w:tcBorders>
            <w:tcMar>
              <w:left w:w="108" w:type="dxa"/>
              <w:right w:w="108" w:type="dxa"/>
            </w:tcMar>
          </w:tcPr>
          <w:p w14:paraId="35645318" w14:textId="2B34661D" w:rsidR="697FC5A2" w:rsidRDefault="697FC5A2" w:rsidP="697FC5A2">
            <w:pPr>
              <w:rPr>
                <w:rFonts w:eastAsia="Times New Roman" w:cs="Times New Roman"/>
              </w:rPr>
            </w:pPr>
            <w:proofErr w:type="gramStart"/>
            <w:r w:rsidRPr="697FC5A2">
              <w:rPr>
                <w:rFonts w:eastAsia="Times New Roman" w:cs="Times New Roman"/>
              </w:rPr>
              <w:t>varchar(</w:t>
            </w:r>
            <w:proofErr w:type="gramEnd"/>
            <w:r w:rsidRPr="697FC5A2">
              <w:rPr>
                <w:rFonts w:eastAsia="Times New Roman" w:cs="Times New Roman"/>
              </w:rPr>
              <w:t>20)</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16E4A139" w14:textId="3D684864" w:rsidR="697FC5A2" w:rsidRDefault="697FC5A2" w:rsidP="697FC5A2">
            <w:r w:rsidRPr="697FC5A2">
              <w:rPr>
                <w:rFonts w:eastAsia="Times New Roman" w:cs="Times New Roman"/>
              </w:rPr>
              <w:t xml:space="preserve"> </w:t>
            </w:r>
          </w:p>
        </w:tc>
        <w:tc>
          <w:tcPr>
            <w:tcW w:w="915" w:type="dxa"/>
            <w:tcBorders>
              <w:top w:val="single" w:sz="8" w:space="0" w:color="auto"/>
              <w:left w:val="single" w:sz="8" w:space="0" w:color="auto"/>
              <w:bottom w:val="single" w:sz="8" w:space="0" w:color="auto"/>
              <w:right w:val="single" w:sz="8" w:space="0" w:color="auto"/>
            </w:tcBorders>
            <w:tcMar>
              <w:left w:w="108" w:type="dxa"/>
              <w:right w:w="108" w:type="dxa"/>
            </w:tcMar>
          </w:tcPr>
          <w:p w14:paraId="2BF01950" w14:textId="3D896064" w:rsidR="697FC5A2" w:rsidRDefault="697FC5A2" w:rsidP="697FC5A2">
            <w:pPr>
              <w:rPr>
                <w:rFonts w:eastAsia="Times New Roman" w:cs="Times New Roman"/>
              </w:rPr>
            </w:pPr>
            <w:r w:rsidRPr="697FC5A2">
              <w:rPr>
                <w:rFonts w:eastAsia="Times New Roman" w:cs="Times New Roman"/>
              </w:rPr>
              <w:t>Yes</w:t>
            </w:r>
          </w:p>
        </w:tc>
        <w:tc>
          <w:tcPr>
            <w:tcW w:w="3710" w:type="dxa"/>
            <w:tcBorders>
              <w:top w:val="single" w:sz="8" w:space="0" w:color="auto"/>
              <w:left w:val="single" w:sz="8" w:space="0" w:color="auto"/>
              <w:bottom w:val="single" w:sz="8" w:space="0" w:color="auto"/>
              <w:right w:val="single" w:sz="8" w:space="0" w:color="auto"/>
            </w:tcBorders>
            <w:tcMar>
              <w:left w:w="108" w:type="dxa"/>
              <w:right w:w="108" w:type="dxa"/>
            </w:tcMar>
          </w:tcPr>
          <w:p w14:paraId="2620AD81" w14:textId="4E040D7D" w:rsidR="697FC5A2" w:rsidRDefault="697FC5A2" w:rsidP="697FC5A2">
            <w:pPr>
              <w:rPr>
                <w:rFonts w:eastAsia="Times New Roman" w:cs="Times New Roman"/>
              </w:rPr>
            </w:pPr>
            <w:r w:rsidRPr="697FC5A2">
              <w:rPr>
                <w:rFonts w:eastAsia="Times New Roman" w:cs="Times New Roman"/>
              </w:rPr>
              <w:t>Status of the request (Pending, Pending-LO)</w:t>
            </w:r>
          </w:p>
        </w:tc>
      </w:tr>
      <w:tr w:rsidR="001311BB" w:rsidRPr="00F24057" w14:paraId="358C6F2D" w14:textId="77777777" w:rsidTr="697FC5A2">
        <w:trPr>
          <w:trHeight w:val="300"/>
        </w:trPr>
        <w:tc>
          <w:tcPr>
            <w:tcW w:w="2235" w:type="dxa"/>
            <w:tcBorders>
              <w:top w:val="single" w:sz="8" w:space="0" w:color="auto"/>
              <w:left w:val="single" w:sz="8" w:space="0" w:color="auto"/>
              <w:bottom w:val="single" w:sz="8" w:space="0" w:color="auto"/>
              <w:right w:val="single" w:sz="8" w:space="0" w:color="auto"/>
            </w:tcBorders>
            <w:tcMar>
              <w:left w:w="108" w:type="dxa"/>
              <w:right w:w="108" w:type="dxa"/>
            </w:tcMar>
          </w:tcPr>
          <w:p w14:paraId="3DE437A2" w14:textId="78465EE4" w:rsidR="697FC5A2" w:rsidRDefault="697FC5A2" w:rsidP="697FC5A2">
            <w:pPr>
              <w:rPr>
                <w:rFonts w:eastAsia="Times New Roman" w:cs="Times New Roman"/>
              </w:rPr>
            </w:pPr>
            <w:proofErr w:type="spellStart"/>
            <w:r w:rsidRPr="697FC5A2">
              <w:rPr>
                <w:rFonts w:eastAsia="Times New Roman" w:cs="Times New Roman"/>
              </w:rPr>
              <w:t>CreatedBy</w:t>
            </w:r>
            <w:proofErr w:type="spellEnd"/>
          </w:p>
        </w:tc>
        <w:tc>
          <w:tcPr>
            <w:tcW w:w="1650" w:type="dxa"/>
            <w:tcBorders>
              <w:top w:val="single" w:sz="8" w:space="0" w:color="auto"/>
              <w:left w:val="single" w:sz="8" w:space="0" w:color="auto"/>
              <w:bottom w:val="single" w:sz="8" w:space="0" w:color="auto"/>
              <w:right w:val="single" w:sz="8" w:space="0" w:color="auto"/>
            </w:tcBorders>
            <w:tcMar>
              <w:left w:w="108" w:type="dxa"/>
              <w:right w:w="108" w:type="dxa"/>
            </w:tcMar>
          </w:tcPr>
          <w:p w14:paraId="3CD12473" w14:textId="22C7D2C8" w:rsidR="697FC5A2" w:rsidRDefault="697FC5A2" w:rsidP="697FC5A2">
            <w:pPr>
              <w:rPr>
                <w:rFonts w:eastAsia="Times New Roman" w:cs="Times New Roman"/>
              </w:rPr>
            </w:pPr>
            <w:proofErr w:type="gramStart"/>
            <w:r w:rsidRPr="697FC5A2">
              <w:rPr>
                <w:rFonts w:eastAsia="Times New Roman" w:cs="Times New Roman"/>
              </w:rPr>
              <w:t>varchar(</w:t>
            </w:r>
            <w:proofErr w:type="gramEnd"/>
            <w:r w:rsidRPr="697FC5A2">
              <w:rPr>
                <w:rFonts w:eastAsia="Times New Roman" w:cs="Times New Roman"/>
              </w:rPr>
              <w:t>50)</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4D1A190B" w14:textId="0709F2DA" w:rsidR="697FC5A2" w:rsidRDefault="697FC5A2" w:rsidP="697FC5A2">
            <w:r w:rsidRPr="697FC5A2">
              <w:rPr>
                <w:rFonts w:eastAsia="Times New Roman" w:cs="Times New Roman"/>
              </w:rPr>
              <w:t xml:space="preserve"> </w:t>
            </w:r>
          </w:p>
        </w:tc>
        <w:tc>
          <w:tcPr>
            <w:tcW w:w="915" w:type="dxa"/>
            <w:tcBorders>
              <w:top w:val="single" w:sz="8" w:space="0" w:color="auto"/>
              <w:left w:val="single" w:sz="8" w:space="0" w:color="auto"/>
              <w:bottom w:val="single" w:sz="8" w:space="0" w:color="auto"/>
              <w:right w:val="single" w:sz="8" w:space="0" w:color="auto"/>
            </w:tcBorders>
            <w:tcMar>
              <w:left w:w="108" w:type="dxa"/>
              <w:right w:w="108" w:type="dxa"/>
            </w:tcMar>
          </w:tcPr>
          <w:p w14:paraId="1A05118F" w14:textId="418F357B" w:rsidR="697FC5A2" w:rsidRDefault="697FC5A2" w:rsidP="697FC5A2">
            <w:pPr>
              <w:rPr>
                <w:rFonts w:eastAsia="Times New Roman" w:cs="Times New Roman"/>
              </w:rPr>
            </w:pPr>
            <w:r w:rsidRPr="697FC5A2">
              <w:rPr>
                <w:rFonts w:eastAsia="Times New Roman" w:cs="Times New Roman"/>
              </w:rPr>
              <w:t>Yes</w:t>
            </w:r>
          </w:p>
        </w:tc>
        <w:tc>
          <w:tcPr>
            <w:tcW w:w="3710" w:type="dxa"/>
            <w:tcBorders>
              <w:top w:val="single" w:sz="8" w:space="0" w:color="auto"/>
              <w:left w:val="single" w:sz="8" w:space="0" w:color="auto"/>
              <w:bottom w:val="single" w:sz="8" w:space="0" w:color="auto"/>
              <w:right w:val="single" w:sz="8" w:space="0" w:color="auto"/>
            </w:tcBorders>
            <w:tcMar>
              <w:left w:w="108" w:type="dxa"/>
              <w:right w:w="108" w:type="dxa"/>
            </w:tcMar>
          </w:tcPr>
          <w:p w14:paraId="72E50CFC" w14:textId="1BE8A720" w:rsidR="697FC5A2" w:rsidRDefault="697FC5A2" w:rsidP="697FC5A2">
            <w:pPr>
              <w:rPr>
                <w:rFonts w:eastAsia="Times New Roman" w:cs="Times New Roman"/>
              </w:rPr>
            </w:pPr>
            <w:r w:rsidRPr="697FC5A2">
              <w:rPr>
                <w:rFonts w:eastAsia="Times New Roman" w:cs="Times New Roman"/>
              </w:rPr>
              <w:t>Employee name who created the request</w:t>
            </w:r>
          </w:p>
        </w:tc>
      </w:tr>
      <w:tr w:rsidR="001311BB" w:rsidRPr="00F24057" w14:paraId="52C5ECE2" w14:textId="77777777" w:rsidTr="697FC5A2">
        <w:trPr>
          <w:trHeight w:val="300"/>
        </w:trPr>
        <w:tc>
          <w:tcPr>
            <w:tcW w:w="2235" w:type="dxa"/>
            <w:tcBorders>
              <w:top w:val="single" w:sz="8" w:space="0" w:color="auto"/>
              <w:left w:val="single" w:sz="8" w:space="0" w:color="auto"/>
              <w:bottom w:val="single" w:sz="8" w:space="0" w:color="auto"/>
              <w:right w:val="single" w:sz="8" w:space="0" w:color="auto"/>
            </w:tcBorders>
            <w:tcMar>
              <w:left w:w="108" w:type="dxa"/>
              <w:right w:w="108" w:type="dxa"/>
            </w:tcMar>
          </w:tcPr>
          <w:p w14:paraId="2B98318A" w14:textId="2AF408FB" w:rsidR="697FC5A2" w:rsidRDefault="697FC5A2" w:rsidP="697FC5A2">
            <w:pPr>
              <w:rPr>
                <w:rFonts w:eastAsia="Times New Roman" w:cs="Times New Roman"/>
              </w:rPr>
            </w:pPr>
            <w:proofErr w:type="spellStart"/>
            <w:r w:rsidRPr="697FC5A2">
              <w:rPr>
                <w:rFonts w:eastAsia="Times New Roman" w:cs="Times New Roman"/>
              </w:rPr>
              <w:t>CreatedDate</w:t>
            </w:r>
            <w:proofErr w:type="spellEnd"/>
          </w:p>
        </w:tc>
        <w:tc>
          <w:tcPr>
            <w:tcW w:w="1650" w:type="dxa"/>
            <w:tcBorders>
              <w:top w:val="single" w:sz="8" w:space="0" w:color="auto"/>
              <w:left w:val="single" w:sz="8" w:space="0" w:color="auto"/>
              <w:bottom w:val="single" w:sz="8" w:space="0" w:color="auto"/>
              <w:right w:val="single" w:sz="8" w:space="0" w:color="auto"/>
            </w:tcBorders>
            <w:tcMar>
              <w:left w:w="108" w:type="dxa"/>
              <w:right w:w="108" w:type="dxa"/>
            </w:tcMar>
          </w:tcPr>
          <w:p w14:paraId="055A7341" w14:textId="50E00439" w:rsidR="697FC5A2" w:rsidRDefault="697FC5A2" w:rsidP="697FC5A2">
            <w:pPr>
              <w:rPr>
                <w:rFonts w:eastAsia="Times New Roman" w:cs="Times New Roman"/>
              </w:rPr>
            </w:pPr>
            <w:r w:rsidRPr="697FC5A2">
              <w:rPr>
                <w:rFonts w:eastAsia="Times New Roman" w:cs="Times New Roman"/>
              </w:rPr>
              <w:t>datetime</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012D0FCC" w14:textId="6AE5D626" w:rsidR="697FC5A2" w:rsidRDefault="697FC5A2" w:rsidP="697FC5A2">
            <w:r w:rsidRPr="697FC5A2">
              <w:rPr>
                <w:rFonts w:eastAsia="Times New Roman" w:cs="Times New Roman"/>
              </w:rPr>
              <w:t xml:space="preserve"> </w:t>
            </w:r>
          </w:p>
        </w:tc>
        <w:tc>
          <w:tcPr>
            <w:tcW w:w="915" w:type="dxa"/>
            <w:tcBorders>
              <w:top w:val="single" w:sz="8" w:space="0" w:color="auto"/>
              <w:left w:val="single" w:sz="8" w:space="0" w:color="auto"/>
              <w:bottom w:val="single" w:sz="8" w:space="0" w:color="auto"/>
              <w:right w:val="single" w:sz="8" w:space="0" w:color="auto"/>
            </w:tcBorders>
            <w:tcMar>
              <w:left w:w="108" w:type="dxa"/>
              <w:right w:w="108" w:type="dxa"/>
            </w:tcMar>
          </w:tcPr>
          <w:p w14:paraId="3AF6A132" w14:textId="646877CA" w:rsidR="697FC5A2" w:rsidRDefault="697FC5A2" w:rsidP="697FC5A2">
            <w:pPr>
              <w:rPr>
                <w:rFonts w:eastAsia="Times New Roman" w:cs="Times New Roman"/>
              </w:rPr>
            </w:pPr>
            <w:r w:rsidRPr="697FC5A2">
              <w:rPr>
                <w:rFonts w:eastAsia="Times New Roman" w:cs="Times New Roman"/>
              </w:rPr>
              <w:t>No</w:t>
            </w:r>
          </w:p>
        </w:tc>
        <w:tc>
          <w:tcPr>
            <w:tcW w:w="3710" w:type="dxa"/>
            <w:tcBorders>
              <w:top w:val="single" w:sz="8" w:space="0" w:color="auto"/>
              <w:left w:val="single" w:sz="8" w:space="0" w:color="auto"/>
              <w:bottom w:val="single" w:sz="8" w:space="0" w:color="auto"/>
              <w:right w:val="single" w:sz="8" w:space="0" w:color="auto"/>
            </w:tcBorders>
            <w:tcMar>
              <w:left w:w="108" w:type="dxa"/>
              <w:right w:w="108" w:type="dxa"/>
            </w:tcMar>
          </w:tcPr>
          <w:p w14:paraId="21F4A5CC" w14:textId="7E1DC449" w:rsidR="697FC5A2" w:rsidRDefault="697FC5A2" w:rsidP="697FC5A2">
            <w:r w:rsidRPr="697FC5A2">
              <w:rPr>
                <w:rFonts w:eastAsia="Times New Roman" w:cs="Times New Roman"/>
              </w:rPr>
              <w:t xml:space="preserve">Request creation date and time </w:t>
            </w:r>
          </w:p>
        </w:tc>
      </w:tr>
    </w:tbl>
    <w:p w14:paraId="6788861E" w14:textId="47BB97CA" w:rsidR="122F0249" w:rsidRPr="00F24057" w:rsidRDefault="122F0249" w:rsidP="697FC5A2"/>
    <w:p w14:paraId="6C18A01E" w14:textId="72DFE30D" w:rsidR="30AD4672" w:rsidRPr="00F24057" w:rsidRDefault="1BB25985" w:rsidP="5C8018B8">
      <w:pPr>
        <w:rPr>
          <w:rFonts w:eastAsia="Times New Roman" w:cs="Times New Roman"/>
        </w:rPr>
      </w:pPr>
      <w:proofErr w:type="spellStart"/>
      <w:proofErr w:type="gramStart"/>
      <w:r w:rsidRPr="697FC5A2">
        <w:rPr>
          <w:rFonts w:eastAsia="Times New Roman" w:cs="Times New Roman"/>
        </w:rPr>
        <w:t>Tabl</w:t>
      </w:r>
      <w:proofErr w:type="spellEnd"/>
      <w:r w:rsidRPr="697FC5A2">
        <w:rPr>
          <w:rFonts w:eastAsia="Times New Roman" w:cs="Times New Roman"/>
        </w:rPr>
        <w:t xml:space="preserve"> :</w:t>
      </w:r>
      <w:proofErr w:type="gramEnd"/>
      <w:r w:rsidR="74C794FF" w:rsidRPr="697FC5A2">
        <w:rPr>
          <w:rFonts w:eastAsia="Times New Roman" w:cs="Times New Roman"/>
        </w:rPr>
        <w:t xml:space="preserve"> </w:t>
      </w:r>
      <w:proofErr w:type="spellStart"/>
      <w:r w:rsidRPr="697FC5A2">
        <w:rPr>
          <w:rFonts w:eastAsia="Times New Roman" w:cs="Times New Roman"/>
        </w:rPr>
        <w:t>RawMaterial</w:t>
      </w:r>
      <w:proofErr w:type="spellEnd"/>
    </w:p>
    <w:tbl>
      <w:tblPr>
        <w:tblW w:w="0" w:type="auto"/>
        <w:tblLook w:val="04A0" w:firstRow="1" w:lastRow="0" w:firstColumn="1" w:lastColumn="0" w:noHBand="0" w:noVBand="1"/>
      </w:tblPr>
      <w:tblGrid>
        <w:gridCol w:w="1892"/>
        <w:gridCol w:w="1699"/>
        <w:gridCol w:w="1000"/>
        <w:gridCol w:w="1061"/>
        <w:gridCol w:w="3688"/>
      </w:tblGrid>
      <w:tr w:rsidR="697FC5A2" w14:paraId="1FAEE71B" w14:textId="77777777" w:rsidTr="697FC5A2">
        <w:trPr>
          <w:trHeight w:val="300"/>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2232A821" w14:textId="70E5F558" w:rsidR="697FC5A2" w:rsidRDefault="697FC5A2" w:rsidP="697FC5A2">
            <w:pPr>
              <w:rPr>
                <w:rFonts w:eastAsia="Times New Roman" w:cs="Times New Roman"/>
              </w:rPr>
            </w:pPr>
            <w:r w:rsidRPr="697FC5A2">
              <w:rPr>
                <w:rFonts w:eastAsia="Times New Roman" w:cs="Times New Roman"/>
              </w:rPr>
              <w:t>Column Name</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206515EB" w14:textId="6C31DEC6" w:rsidR="697FC5A2" w:rsidRDefault="697FC5A2" w:rsidP="697FC5A2">
            <w:pPr>
              <w:rPr>
                <w:rFonts w:eastAsia="Times New Roman" w:cs="Times New Roman"/>
              </w:rPr>
            </w:pPr>
            <w:r w:rsidRPr="697FC5A2">
              <w:rPr>
                <w:rFonts w:eastAsia="Times New Roman" w:cs="Times New Roman"/>
              </w:rPr>
              <w:t>Datatype</w:t>
            </w:r>
          </w:p>
        </w:tc>
        <w:tc>
          <w:tcPr>
            <w:tcW w:w="1018" w:type="dxa"/>
            <w:tcBorders>
              <w:top w:val="single" w:sz="8" w:space="0" w:color="auto"/>
              <w:left w:val="single" w:sz="8" w:space="0" w:color="auto"/>
              <w:bottom w:val="single" w:sz="8" w:space="0" w:color="auto"/>
              <w:right w:val="single" w:sz="8" w:space="0" w:color="auto"/>
            </w:tcBorders>
            <w:tcMar>
              <w:left w:w="108" w:type="dxa"/>
              <w:right w:w="108" w:type="dxa"/>
            </w:tcMar>
          </w:tcPr>
          <w:p w14:paraId="53B601CA" w14:textId="5231D323" w:rsidR="697FC5A2" w:rsidRDefault="697FC5A2" w:rsidP="697FC5A2">
            <w:pPr>
              <w:rPr>
                <w:rFonts w:eastAsia="Times New Roman" w:cs="Times New Roman"/>
              </w:rPr>
            </w:pPr>
            <w:r w:rsidRPr="697FC5A2">
              <w:rPr>
                <w:rFonts w:eastAsia="Times New Roman" w:cs="Times New Roman"/>
              </w:rPr>
              <w:t>Key</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6C4846D" w14:textId="25CCB283" w:rsidR="697FC5A2" w:rsidRDefault="697FC5A2" w:rsidP="697FC5A2">
            <w:pPr>
              <w:rPr>
                <w:rFonts w:eastAsia="Times New Roman" w:cs="Times New Roman"/>
              </w:rPr>
            </w:pPr>
            <w:r w:rsidRPr="697FC5A2">
              <w:rPr>
                <w:rFonts w:eastAsia="Times New Roman" w:cs="Times New Roman"/>
              </w:rPr>
              <w:t>Null</w:t>
            </w:r>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tcPr>
          <w:p w14:paraId="05B3954B" w14:textId="4A269662" w:rsidR="697FC5A2" w:rsidRDefault="697FC5A2" w:rsidP="697FC5A2">
            <w:pPr>
              <w:rPr>
                <w:rFonts w:eastAsia="Times New Roman" w:cs="Times New Roman"/>
              </w:rPr>
            </w:pPr>
            <w:r w:rsidRPr="697FC5A2">
              <w:rPr>
                <w:rFonts w:eastAsia="Times New Roman" w:cs="Times New Roman"/>
              </w:rPr>
              <w:t>Description</w:t>
            </w:r>
          </w:p>
        </w:tc>
      </w:tr>
      <w:tr w:rsidR="697FC5A2" w14:paraId="6F4C73B5" w14:textId="77777777" w:rsidTr="697FC5A2">
        <w:trPr>
          <w:trHeight w:val="300"/>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00B41FA3" w14:textId="1199668F" w:rsidR="697FC5A2" w:rsidRDefault="697FC5A2" w:rsidP="697FC5A2">
            <w:pPr>
              <w:rPr>
                <w:rFonts w:eastAsia="Times New Roman" w:cs="Times New Roman"/>
              </w:rPr>
            </w:pPr>
            <w:proofErr w:type="spellStart"/>
            <w:r w:rsidRPr="697FC5A2">
              <w:rPr>
                <w:rFonts w:eastAsia="Times New Roman" w:cs="Times New Roman"/>
              </w:rPr>
              <w:t>MaterialID</w:t>
            </w:r>
            <w:proofErr w:type="spellEnd"/>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2185F33B" w14:textId="3DF5940B" w:rsidR="697FC5A2" w:rsidRDefault="697FC5A2" w:rsidP="697FC5A2">
            <w:pPr>
              <w:rPr>
                <w:rFonts w:eastAsia="Times New Roman" w:cs="Times New Roman"/>
              </w:rPr>
            </w:pPr>
            <w:proofErr w:type="gramStart"/>
            <w:r w:rsidRPr="697FC5A2">
              <w:rPr>
                <w:rFonts w:eastAsia="Times New Roman" w:cs="Times New Roman"/>
              </w:rPr>
              <w:t>char(</w:t>
            </w:r>
            <w:proofErr w:type="gramEnd"/>
            <w:r w:rsidRPr="697FC5A2">
              <w:rPr>
                <w:rFonts w:eastAsia="Times New Roman" w:cs="Times New Roman"/>
              </w:rPr>
              <w:t>10)</w:t>
            </w:r>
          </w:p>
        </w:tc>
        <w:tc>
          <w:tcPr>
            <w:tcW w:w="1018" w:type="dxa"/>
            <w:tcBorders>
              <w:top w:val="single" w:sz="8" w:space="0" w:color="auto"/>
              <w:left w:val="single" w:sz="8" w:space="0" w:color="auto"/>
              <w:bottom w:val="single" w:sz="8" w:space="0" w:color="auto"/>
              <w:right w:val="single" w:sz="8" w:space="0" w:color="auto"/>
            </w:tcBorders>
            <w:tcMar>
              <w:left w:w="108" w:type="dxa"/>
              <w:right w:w="108" w:type="dxa"/>
            </w:tcMar>
          </w:tcPr>
          <w:p w14:paraId="43CF7DC5" w14:textId="75817486" w:rsidR="697FC5A2" w:rsidRDefault="697FC5A2" w:rsidP="697FC5A2">
            <w:pPr>
              <w:rPr>
                <w:rFonts w:eastAsia="Times New Roman" w:cs="Times New Roman"/>
              </w:rPr>
            </w:pPr>
            <w:r w:rsidRPr="697FC5A2">
              <w:rPr>
                <w:rFonts w:eastAsia="Times New Roman" w:cs="Times New Roman"/>
              </w:rPr>
              <w:t>PK</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7D461A6E" w14:textId="38738DA0" w:rsidR="697FC5A2" w:rsidRDefault="697FC5A2" w:rsidP="697FC5A2">
            <w:pPr>
              <w:rPr>
                <w:rFonts w:eastAsia="Times New Roman" w:cs="Times New Roman"/>
              </w:rPr>
            </w:pPr>
            <w:r w:rsidRPr="697FC5A2">
              <w:rPr>
                <w:rFonts w:eastAsia="Times New Roman" w:cs="Times New Roman"/>
              </w:rPr>
              <w:t>No</w:t>
            </w:r>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tcPr>
          <w:p w14:paraId="719D9D95" w14:textId="50535D5C" w:rsidR="697FC5A2" w:rsidRDefault="697FC5A2" w:rsidP="697FC5A2">
            <w:pPr>
              <w:rPr>
                <w:rFonts w:eastAsia="Times New Roman" w:cs="Times New Roman"/>
              </w:rPr>
            </w:pPr>
            <w:r w:rsidRPr="697FC5A2">
              <w:rPr>
                <w:rFonts w:eastAsia="Times New Roman" w:cs="Times New Roman"/>
              </w:rPr>
              <w:t>Material number</w:t>
            </w:r>
          </w:p>
        </w:tc>
      </w:tr>
      <w:tr w:rsidR="697FC5A2" w14:paraId="4112A9BB" w14:textId="77777777" w:rsidTr="697FC5A2">
        <w:trPr>
          <w:trHeight w:val="300"/>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0FE33C18" w14:textId="0974ABD5" w:rsidR="697FC5A2" w:rsidRDefault="697FC5A2" w:rsidP="697FC5A2">
            <w:pPr>
              <w:rPr>
                <w:rFonts w:eastAsia="Times New Roman" w:cs="Times New Roman"/>
              </w:rPr>
            </w:pPr>
            <w:proofErr w:type="spellStart"/>
            <w:r w:rsidRPr="697FC5A2">
              <w:rPr>
                <w:rFonts w:eastAsia="Times New Roman" w:cs="Times New Roman"/>
              </w:rPr>
              <w:t>MaterialName</w:t>
            </w:r>
            <w:proofErr w:type="spellEnd"/>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28774F0B" w14:textId="0718D312" w:rsidR="697FC5A2" w:rsidRDefault="697FC5A2" w:rsidP="697FC5A2">
            <w:pPr>
              <w:rPr>
                <w:rFonts w:eastAsia="Times New Roman" w:cs="Times New Roman"/>
              </w:rPr>
            </w:pPr>
            <w:proofErr w:type="gramStart"/>
            <w:r w:rsidRPr="697FC5A2">
              <w:rPr>
                <w:rFonts w:eastAsia="Times New Roman" w:cs="Times New Roman"/>
              </w:rPr>
              <w:t>varchar(</w:t>
            </w:r>
            <w:proofErr w:type="gramEnd"/>
            <w:r w:rsidRPr="697FC5A2">
              <w:rPr>
                <w:rFonts w:eastAsia="Times New Roman" w:cs="Times New Roman"/>
              </w:rPr>
              <w:t>100)</w:t>
            </w:r>
          </w:p>
        </w:tc>
        <w:tc>
          <w:tcPr>
            <w:tcW w:w="1018" w:type="dxa"/>
            <w:tcBorders>
              <w:top w:val="single" w:sz="8" w:space="0" w:color="auto"/>
              <w:left w:val="single" w:sz="8" w:space="0" w:color="auto"/>
              <w:bottom w:val="single" w:sz="8" w:space="0" w:color="auto"/>
              <w:right w:val="single" w:sz="8" w:space="0" w:color="auto"/>
            </w:tcBorders>
            <w:tcMar>
              <w:left w:w="108" w:type="dxa"/>
              <w:right w:w="108" w:type="dxa"/>
            </w:tcMar>
          </w:tcPr>
          <w:p w14:paraId="62010014" w14:textId="4E3ED60B" w:rsidR="697FC5A2" w:rsidRDefault="697FC5A2" w:rsidP="697FC5A2">
            <w:pPr>
              <w:rPr>
                <w:rFonts w:eastAsia="Times New Roman" w:cs="Times New Roman"/>
              </w:rPr>
            </w:pPr>
            <w:r w:rsidRPr="697FC5A2">
              <w:rPr>
                <w:rFonts w:eastAsia="Times New Roman" w:cs="Times New Roman"/>
              </w:rPr>
              <w:t xml:space="preserve"> </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775BA47" w14:textId="5A37F6C8" w:rsidR="697FC5A2" w:rsidRDefault="697FC5A2" w:rsidP="697FC5A2">
            <w:pPr>
              <w:rPr>
                <w:rFonts w:eastAsia="Times New Roman" w:cs="Times New Roman"/>
              </w:rPr>
            </w:pPr>
            <w:r w:rsidRPr="697FC5A2">
              <w:rPr>
                <w:rFonts w:eastAsia="Times New Roman" w:cs="Times New Roman"/>
              </w:rPr>
              <w:t>No</w:t>
            </w:r>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tcPr>
          <w:p w14:paraId="546F0E47" w14:textId="19B42C54" w:rsidR="697FC5A2" w:rsidRDefault="697FC5A2" w:rsidP="697FC5A2">
            <w:pPr>
              <w:rPr>
                <w:rFonts w:eastAsia="Times New Roman" w:cs="Times New Roman"/>
              </w:rPr>
            </w:pPr>
            <w:r w:rsidRPr="697FC5A2">
              <w:rPr>
                <w:rFonts w:eastAsia="Times New Roman" w:cs="Times New Roman"/>
              </w:rPr>
              <w:t>Name of the material</w:t>
            </w:r>
          </w:p>
        </w:tc>
      </w:tr>
      <w:tr w:rsidR="697FC5A2" w14:paraId="2E52EDC1" w14:textId="77777777" w:rsidTr="697FC5A2">
        <w:trPr>
          <w:trHeight w:val="300"/>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01743A48" w14:textId="59B4A0FD" w:rsidR="697FC5A2" w:rsidRDefault="697FC5A2" w:rsidP="697FC5A2">
            <w:pPr>
              <w:rPr>
                <w:rFonts w:eastAsia="Times New Roman" w:cs="Times New Roman"/>
              </w:rPr>
            </w:pPr>
            <w:r w:rsidRPr="697FC5A2">
              <w:rPr>
                <w:rFonts w:eastAsia="Times New Roman" w:cs="Times New Roman"/>
              </w:rPr>
              <w:t>Category</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42B93436" w14:textId="14090288" w:rsidR="697FC5A2" w:rsidRDefault="697FC5A2" w:rsidP="697FC5A2">
            <w:pPr>
              <w:rPr>
                <w:rFonts w:eastAsia="Times New Roman" w:cs="Times New Roman"/>
              </w:rPr>
            </w:pPr>
            <w:proofErr w:type="gramStart"/>
            <w:r w:rsidRPr="697FC5A2">
              <w:rPr>
                <w:rFonts w:eastAsia="Times New Roman" w:cs="Times New Roman"/>
              </w:rPr>
              <w:t>varchar(</w:t>
            </w:r>
            <w:proofErr w:type="gramEnd"/>
            <w:r w:rsidRPr="697FC5A2">
              <w:rPr>
                <w:rFonts w:eastAsia="Times New Roman" w:cs="Times New Roman"/>
              </w:rPr>
              <w:t>50)</w:t>
            </w:r>
          </w:p>
        </w:tc>
        <w:tc>
          <w:tcPr>
            <w:tcW w:w="1018" w:type="dxa"/>
            <w:tcBorders>
              <w:top w:val="single" w:sz="8" w:space="0" w:color="auto"/>
              <w:left w:val="single" w:sz="8" w:space="0" w:color="auto"/>
              <w:bottom w:val="single" w:sz="8" w:space="0" w:color="auto"/>
              <w:right w:val="single" w:sz="8" w:space="0" w:color="auto"/>
            </w:tcBorders>
            <w:tcMar>
              <w:left w:w="108" w:type="dxa"/>
              <w:right w:w="108" w:type="dxa"/>
            </w:tcMar>
          </w:tcPr>
          <w:p w14:paraId="1776CAE0" w14:textId="656CE2D2" w:rsidR="697FC5A2" w:rsidRDefault="697FC5A2" w:rsidP="697FC5A2">
            <w:pPr>
              <w:rPr>
                <w:rFonts w:eastAsia="Times New Roman" w:cs="Times New Roman"/>
              </w:rPr>
            </w:pPr>
            <w:r w:rsidRPr="697FC5A2">
              <w:rPr>
                <w:rFonts w:eastAsia="Times New Roman" w:cs="Times New Roman"/>
              </w:rPr>
              <w:t xml:space="preserve"> </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404BF8B" w14:textId="5CACE240" w:rsidR="697FC5A2" w:rsidRDefault="697FC5A2" w:rsidP="697FC5A2">
            <w:pPr>
              <w:rPr>
                <w:rFonts w:eastAsia="Times New Roman" w:cs="Times New Roman"/>
              </w:rPr>
            </w:pPr>
            <w:r w:rsidRPr="697FC5A2">
              <w:rPr>
                <w:rFonts w:eastAsia="Times New Roman" w:cs="Times New Roman"/>
              </w:rPr>
              <w:t>No</w:t>
            </w:r>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tcPr>
          <w:p w14:paraId="1732267F" w14:textId="61BDA2ED" w:rsidR="697FC5A2" w:rsidRDefault="697FC5A2" w:rsidP="697FC5A2">
            <w:pPr>
              <w:rPr>
                <w:rFonts w:eastAsia="Times New Roman" w:cs="Times New Roman"/>
              </w:rPr>
            </w:pPr>
            <w:r w:rsidRPr="697FC5A2">
              <w:rPr>
                <w:rFonts w:eastAsia="Times New Roman" w:cs="Times New Roman"/>
              </w:rPr>
              <w:t>Category of the material (Wood, Metal, Polymer, Material)</w:t>
            </w:r>
          </w:p>
        </w:tc>
      </w:tr>
      <w:tr w:rsidR="697FC5A2" w14:paraId="0ABB619D" w14:textId="77777777" w:rsidTr="697FC5A2">
        <w:trPr>
          <w:trHeight w:val="300"/>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3DA1A468" w14:textId="225B2EDF" w:rsidR="697FC5A2" w:rsidRDefault="697FC5A2" w:rsidP="697FC5A2">
            <w:pPr>
              <w:rPr>
                <w:rFonts w:eastAsia="Times New Roman" w:cs="Times New Roman"/>
              </w:rPr>
            </w:pPr>
            <w:proofErr w:type="spellStart"/>
            <w:r w:rsidRPr="697FC5A2">
              <w:rPr>
                <w:rFonts w:eastAsia="Times New Roman" w:cs="Times New Roman"/>
              </w:rPr>
              <w:t>StockQty</w:t>
            </w:r>
            <w:proofErr w:type="spellEnd"/>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4ED62A23" w14:textId="29BBBD8B" w:rsidR="697FC5A2" w:rsidRDefault="697FC5A2" w:rsidP="697FC5A2">
            <w:pPr>
              <w:rPr>
                <w:rFonts w:eastAsia="Times New Roman" w:cs="Times New Roman"/>
              </w:rPr>
            </w:pPr>
            <w:proofErr w:type="gramStart"/>
            <w:r w:rsidRPr="697FC5A2">
              <w:rPr>
                <w:rFonts w:eastAsia="Times New Roman" w:cs="Times New Roman"/>
              </w:rPr>
              <w:t>int(</w:t>
            </w:r>
            <w:proofErr w:type="gramEnd"/>
            <w:r w:rsidRPr="697FC5A2">
              <w:rPr>
                <w:rFonts w:eastAsia="Times New Roman" w:cs="Times New Roman"/>
              </w:rPr>
              <w:t>10)</w:t>
            </w:r>
          </w:p>
        </w:tc>
        <w:tc>
          <w:tcPr>
            <w:tcW w:w="1018" w:type="dxa"/>
            <w:tcBorders>
              <w:top w:val="single" w:sz="8" w:space="0" w:color="auto"/>
              <w:left w:val="single" w:sz="8" w:space="0" w:color="auto"/>
              <w:bottom w:val="single" w:sz="8" w:space="0" w:color="auto"/>
              <w:right w:val="single" w:sz="8" w:space="0" w:color="auto"/>
            </w:tcBorders>
            <w:tcMar>
              <w:left w:w="108" w:type="dxa"/>
              <w:right w:w="108" w:type="dxa"/>
            </w:tcMar>
          </w:tcPr>
          <w:p w14:paraId="48A2EF96" w14:textId="4654BFD7" w:rsidR="697FC5A2" w:rsidRDefault="697FC5A2" w:rsidP="697FC5A2">
            <w:pPr>
              <w:rPr>
                <w:rFonts w:eastAsia="Times New Roman" w:cs="Times New Roman"/>
              </w:rPr>
            </w:pPr>
            <w:r w:rsidRPr="697FC5A2">
              <w:rPr>
                <w:rFonts w:eastAsia="Times New Roman" w:cs="Times New Roman"/>
              </w:rPr>
              <w:t xml:space="preserve"> </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16F9193" w14:textId="20EB37C5" w:rsidR="697FC5A2" w:rsidRDefault="697FC5A2" w:rsidP="697FC5A2">
            <w:pPr>
              <w:rPr>
                <w:rFonts w:eastAsia="Times New Roman" w:cs="Times New Roman"/>
              </w:rPr>
            </w:pPr>
            <w:r w:rsidRPr="697FC5A2">
              <w:rPr>
                <w:rFonts w:eastAsia="Times New Roman" w:cs="Times New Roman"/>
              </w:rPr>
              <w:t>No</w:t>
            </w:r>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tcPr>
          <w:p w14:paraId="7E984BA1" w14:textId="213612A7" w:rsidR="697FC5A2" w:rsidRDefault="697FC5A2" w:rsidP="697FC5A2">
            <w:pPr>
              <w:rPr>
                <w:rFonts w:eastAsia="Times New Roman" w:cs="Times New Roman"/>
              </w:rPr>
            </w:pPr>
            <w:r w:rsidRPr="697FC5A2">
              <w:rPr>
                <w:rFonts w:eastAsia="Times New Roman" w:cs="Times New Roman"/>
              </w:rPr>
              <w:t>Current stock quantity</w:t>
            </w:r>
          </w:p>
        </w:tc>
      </w:tr>
    </w:tbl>
    <w:p w14:paraId="77B64363" w14:textId="2E3D992B" w:rsidR="30AD4672" w:rsidRPr="00F24057" w:rsidRDefault="30AD4672" w:rsidP="697FC5A2">
      <w:pPr>
        <w:rPr>
          <w:rFonts w:eastAsia="Times New Roman" w:cs="Times New Roman"/>
        </w:rPr>
      </w:pPr>
    </w:p>
    <w:p w14:paraId="53AF71A2" w14:textId="18456C92" w:rsidR="30AD4672" w:rsidRPr="00F24057" w:rsidRDefault="1BB25985" w:rsidP="5C8018B8">
      <w:pPr>
        <w:rPr>
          <w:rFonts w:eastAsia="Times New Roman" w:cs="Times New Roman"/>
        </w:rPr>
      </w:pPr>
      <w:r w:rsidRPr="697FC5A2">
        <w:rPr>
          <w:rFonts w:eastAsia="Times New Roman" w:cs="Times New Roman"/>
        </w:rPr>
        <w:t xml:space="preserve">Table: </w:t>
      </w:r>
      <w:proofErr w:type="spellStart"/>
      <w:r w:rsidR="48F6AA16" w:rsidRPr="697FC5A2">
        <w:rPr>
          <w:rFonts w:eastAsia="Times New Roman" w:cs="Times New Roman"/>
        </w:rPr>
        <w:t>rawmaterialrequestitem</w:t>
      </w:r>
      <w:proofErr w:type="spellEnd"/>
    </w:p>
    <w:tbl>
      <w:tblPr>
        <w:tblW w:w="0" w:type="auto"/>
        <w:tblLook w:val="04A0" w:firstRow="1" w:lastRow="0" w:firstColumn="1" w:lastColumn="0" w:noHBand="0" w:noVBand="1"/>
      </w:tblPr>
      <w:tblGrid>
        <w:gridCol w:w="1964"/>
        <w:gridCol w:w="1664"/>
        <w:gridCol w:w="840"/>
        <w:gridCol w:w="865"/>
        <w:gridCol w:w="4007"/>
      </w:tblGrid>
      <w:tr w:rsidR="001311BB" w:rsidRPr="00F24057" w14:paraId="7C33EBDA" w14:textId="77777777" w:rsidTr="697FC5A2">
        <w:trPr>
          <w:trHeight w:val="300"/>
        </w:trPr>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74A6028A" w14:textId="14D26E1A" w:rsidR="697FC5A2" w:rsidRDefault="697FC5A2" w:rsidP="697FC5A2">
            <w:pPr>
              <w:rPr>
                <w:rFonts w:eastAsia="Times New Roman" w:cs="Times New Roman"/>
              </w:rPr>
            </w:pPr>
            <w:r w:rsidRPr="697FC5A2">
              <w:rPr>
                <w:rFonts w:eastAsia="Times New Roman" w:cs="Times New Roman"/>
              </w:rPr>
              <w:t>Column Name</w:t>
            </w:r>
          </w:p>
        </w:tc>
        <w:tc>
          <w:tcPr>
            <w:tcW w:w="1665" w:type="dxa"/>
            <w:tcBorders>
              <w:top w:val="single" w:sz="8" w:space="0" w:color="auto"/>
              <w:left w:val="single" w:sz="8" w:space="0" w:color="auto"/>
              <w:bottom w:val="single" w:sz="8" w:space="0" w:color="auto"/>
              <w:right w:val="single" w:sz="8" w:space="0" w:color="auto"/>
            </w:tcBorders>
            <w:tcMar>
              <w:left w:w="108" w:type="dxa"/>
              <w:right w:w="108" w:type="dxa"/>
            </w:tcMar>
          </w:tcPr>
          <w:p w14:paraId="38480E32" w14:textId="6368B60D" w:rsidR="697FC5A2" w:rsidRDefault="697FC5A2" w:rsidP="697FC5A2">
            <w:pPr>
              <w:rPr>
                <w:rFonts w:eastAsia="Times New Roman" w:cs="Times New Roman"/>
              </w:rPr>
            </w:pPr>
            <w:r w:rsidRPr="697FC5A2">
              <w:rPr>
                <w:rFonts w:eastAsia="Times New Roman" w:cs="Times New Roman"/>
              </w:rPr>
              <w:t>Datatype</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6FBEB320" w14:textId="1212D921" w:rsidR="697FC5A2" w:rsidRDefault="697FC5A2" w:rsidP="697FC5A2">
            <w:pPr>
              <w:rPr>
                <w:rFonts w:eastAsia="Times New Roman" w:cs="Times New Roman"/>
              </w:rPr>
            </w:pPr>
            <w:r w:rsidRPr="697FC5A2">
              <w:rPr>
                <w:rFonts w:eastAsia="Times New Roman" w:cs="Times New Roman"/>
              </w:rPr>
              <w:t>Key?</w:t>
            </w:r>
          </w:p>
        </w:tc>
        <w:tc>
          <w:tcPr>
            <w:tcW w:w="865" w:type="dxa"/>
            <w:tcBorders>
              <w:top w:val="single" w:sz="8" w:space="0" w:color="auto"/>
              <w:left w:val="single" w:sz="8" w:space="0" w:color="auto"/>
              <w:bottom w:val="single" w:sz="8" w:space="0" w:color="auto"/>
              <w:right w:val="single" w:sz="8" w:space="0" w:color="auto"/>
            </w:tcBorders>
            <w:tcMar>
              <w:left w:w="108" w:type="dxa"/>
              <w:right w:w="108" w:type="dxa"/>
            </w:tcMar>
          </w:tcPr>
          <w:p w14:paraId="46770E57" w14:textId="669D7BF5" w:rsidR="697FC5A2" w:rsidRDefault="697FC5A2" w:rsidP="697FC5A2">
            <w:pPr>
              <w:rPr>
                <w:rFonts w:eastAsia="Times New Roman" w:cs="Times New Roman"/>
              </w:rPr>
            </w:pPr>
            <w:r w:rsidRPr="697FC5A2">
              <w:rPr>
                <w:rFonts w:eastAsia="Times New Roman" w:cs="Times New Roman"/>
              </w:rPr>
              <w:t>Null?</w:t>
            </w:r>
          </w:p>
        </w:tc>
        <w:tc>
          <w:tcPr>
            <w:tcW w:w="4015" w:type="dxa"/>
            <w:tcBorders>
              <w:top w:val="single" w:sz="8" w:space="0" w:color="auto"/>
              <w:left w:val="single" w:sz="8" w:space="0" w:color="auto"/>
              <w:bottom w:val="single" w:sz="8" w:space="0" w:color="auto"/>
              <w:right w:val="single" w:sz="8" w:space="0" w:color="auto"/>
            </w:tcBorders>
            <w:tcMar>
              <w:left w:w="108" w:type="dxa"/>
              <w:right w:w="108" w:type="dxa"/>
            </w:tcMar>
          </w:tcPr>
          <w:p w14:paraId="6C00F248" w14:textId="0EBFCE78" w:rsidR="697FC5A2" w:rsidRDefault="697FC5A2" w:rsidP="697FC5A2">
            <w:pPr>
              <w:rPr>
                <w:rFonts w:eastAsia="Times New Roman" w:cs="Times New Roman"/>
              </w:rPr>
            </w:pPr>
            <w:r w:rsidRPr="697FC5A2">
              <w:rPr>
                <w:rFonts w:eastAsia="Times New Roman" w:cs="Times New Roman"/>
              </w:rPr>
              <w:t>Description</w:t>
            </w:r>
          </w:p>
        </w:tc>
      </w:tr>
      <w:tr w:rsidR="001311BB" w:rsidRPr="00F24057" w14:paraId="7A3529F5" w14:textId="77777777" w:rsidTr="697FC5A2">
        <w:trPr>
          <w:trHeight w:val="300"/>
        </w:trPr>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42CE6B05" w14:textId="118A60F7" w:rsidR="697FC5A2" w:rsidRDefault="697FC5A2" w:rsidP="697FC5A2">
            <w:pPr>
              <w:rPr>
                <w:rFonts w:eastAsia="Times New Roman" w:cs="Times New Roman"/>
              </w:rPr>
            </w:pPr>
            <w:proofErr w:type="spellStart"/>
            <w:r w:rsidRPr="697FC5A2">
              <w:rPr>
                <w:rFonts w:eastAsia="Times New Roman" w:cs="Times New Roman"/>
              </w:rPr>
              <w:t>RequestItemID</w:t>
            </w:r>
            <w:proofErr w:type="spellEnd"/>
          </w:p>
        </w:tc>
        <w:tc>
          <w:tcPr>
            <w:tcW w:w="1665" w:type="dxa"/>
            <w:tcBorders>
              <w:top w:val="single" w:sz="8" w:space="0" w:color="auto"/>
              <w:left w:val="single" w:sz="8" w:space="0" w:color="auto"/>
              <w:bottom w:val="single" w:sz="8" w:space="0" w:color="auto"/>
              <w:right w:val="single" w:sz="8" w:space="0" w:color="auto"/>
            </w:tcBorders>
            <w:tcMar>
              <w:left w:w="108" w:type="dxa"/>
              <w:right w:w="108" w:type="dxa"/>
            </w:tcMar>
          </w:tcPr>
          <w:p w14:paraId="4B652230" w14:textId="4D878D8D" w:rsidR="697FC5A2" w:rsidRDefault="697FC5A2" w:rsidP="697FC5A2">
            <w:pPr>
              <w:rPr>
                <w:rFonts w:eastAsia="Times New Roman" w:cs="Times New Roman"/>
              </w:rPr>
            </w:pPr>
            <w:proofErr w:type="gramStart"/>
            <w:r w:rsidRPr="697FC5A2">
              <w:rPr>
                <w:rFonts w:eastAsia="Times New Roman" w:cs="Times New Roman"/>
              </w:rPr>
              <w:t>int(</w:t>
            </w:r>
            <w:proofErr w:type="gramEnd"/>
            <w:r w:rsidRPr="697FC5A2">
              <w:rPr>
                <w:rFonts w:eastAsia="Times New Roman" w:cs="Times New Roman"/>
              </w:rPr>
              <w:t>11)</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4207F9ED" w14:textId="19C25EFC" w:rsidR="697FC5A2" w:rsidRDefault="697FC5A2" w:rsidP="697FC5A2">
            <w:pPr>
              <w:rPr>
                <w:rFonts w:eastAsia="Times New Roman" w:cs="Times New Roman"/>
              </w:rPr>
            </w:pPr>
            <w:r w:rsidRPr="697FC5A2">
              <w:rPr>
                <w:rFonts w:eastAsia="Times New Roman" w:cs="Times New Roman"/>
              </w:rPr>
              <w:t>PK</w:t>
            </w:r>
          </w:p>
        </w:tc>
        <w:tc>
          <w:tcPr>
            <w:tcW w:w="865" w:type="dxa"/>
            <w:tcBorders>
              <w:top w:val="single" w:sz="8" w:space="0" w:color="auto"/>
              <w:left w:val="single" w:sz="8" w:space="0" w:color="auto"/>
              <w:bottom w:val="single" w:sz="8" w:space="0" w:color="auto"/>
              <w:right w:val="single" w:sz="8" w:space="0" w:color="auto"/>
            </w:tcBorders>
            <w:tcMar>
              <w:left w:w="108" w:type="dxa"/>
              <w:right w:w="108" w:type="dxa"/>
            </w:tcMar>
          </w:tcPr>
          <w:p w14:paraId="6E5AD24D" w14:textId="7C6D44B8" w:rsidR="697FC5A2" w:rsidRDefault="697FC5A2" w:rsidP="697FC5A2">
            <w:pPr>
              <w:rPr>
                <w:rFonts w:eastAsia="Times New Roman" w:cs="Times New Roman"/>
              </w:rPr>
            </w:pPr>
            <w:r w:rsidRPr="697FC5A2">
              <w:rPr>
                <w:rFonts w:eastAsia="Times New Roman" w:cs="Times New Roman"/>
              </w:rPr>
              <w:t>No</w:t>
            </w:r>
          </w:p>
        </w:tc>
        <w:tc>
          <w:tcPr>
            <w:tcW w:w="4015" w:type="dxa"/>
            <w:tcBorders>
              <w:top w:val="single" w:sz="8" w:space="0" w:color="auto"/>
              <w:left w:val="single" w:sz="8" w:space="0" w:color="auto"/>
              <w:bottom w:val="single" w:sz="8" w:space="0" w:color="auto"/>
              <w:right w:val="single" w:sz="8" w:space="0" w:color="auto"/>
            </w:tcBorders>
            <w:tcMar>
              <w:left w:w="108" w:type="dxa"/>
              <w:right w:w="108" w:type="dxa"/>
            </w:tcMar>
          </w:tcPr>
          <w:p w14:paraId="737A6CCF" w14:textId="7650E7D5" w:rsidR="697FC5A2" w:rsidRDefault="697FC5A2" w:rsidP="697FC5A2">
            <w:pPr>
              <w:rPr>
                <w:rFonts w:eastAsia="Times New Roman" w:cs="Times New Roman"/>
              </w:rPr>
            </w:pPr>
            <w:r w:rsidRPr="697FC5A2">
              <w:rPr>
                <w:rFonts w:eastAsia="Times New Roman" w:cs="Times New Roman"/>
              </w:rPr>
              <w:t>Request item number (auto-increment)</w:t>
            </w:r>
          </w:p>
        </w:tc>
      </w:tr>
      <w:tr w:rsidR="001311BB" w:rsidRPr="00F24057" w14:paraId="3473BC20" w14:textId="77777777" w:rsidTr="697FC5A2">
        <w:trPr>
          <w:trHeight w:val="300"/>
        </w:trPr>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12714206" w14:textId="35EB0204" w:rsidR="697FC5A2" w:rsidRDefault="697FC5A2" w:rsidP="697FC5A2">
            <w:pPr>
              <w:rPr>
                <w:rFonts w:eastAsia="Times New Roman" w:cs="Times New Roman"/>
              </w:rPr>
            </w:pPr>
            <w:proofErr w:type="spellStart"/>
            <w:r w:rsidRPr="697FC5A2">
              <w:rPr>
                <w:rFonts w:eastAsia="Times New Roman" w:cs="Times New Roman"/>
              </w:rPr>
              <w:t>RequestID</w:t>
            </w:r>
            <w:proofErr w:type="spellEnd"/>
          </w:p>
        </w:tc>
        <w:tc>
          <w:tcPr>
            <w:tcW w:w="1665" w:type="dxa"/>
            <w:tcBorders>
              <w:top w:val="single" w:sz="8" w:space="0" w:color="auto"/>
              <w:left w:val="single" w:sz="8" w:space="0" w:color="auto"/>
              <w:bottom w:val="single" w:sz="8" w:space="0" w:color="auto"/>
              <w:right w:val="single" w:sz="8" w:space="0" w:color="auto"/>
            </w:tcBorders>
            <w:tcMar>
              <w:left w:w="108" w:type="dxa"/>
              <w:right w:w="108" w:type="dxa"/>
            </w:tcMar>
          </w:tcPr>
          <w:p w14:paraId="3648C977" w14:textId="7131D123" w:rsidR="697FC5A2" w:rsidRDefault="697FC5A2" w:rsidP="697FC5A2">
            <w:pPr>
              <w:rPr>
                <w:rFonts w:eastAsia="Times New Roman" w:cs="Times New Roman"/>
              </w:rPr>
            </w:pPr>
            <w:proofErr w:type="gramStart"/>
            <w:r w:rsidRPr="697FC5A2">
              <w:rPr>
                <w:rFonts w:eastAsia="Times New Roman" w:cs="Times New Roman"/>
              </w:rPr>
              <w:t>varchar(</w:t>
            </w:r>
            <w:proofErr w:type="gramEnd"/>
            <w:r w:rsidRPr="697FC5A2">
              <w:rPr>
                <w:rFonts w:eastAsia="Times New Roman" w:cs="Times New Roman"/>
              </w:rPr>
              <w:t>20)</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714FBCCF" w14:textId="4A7F6A5E" w:rsidR="697FC5A2" w:rsidRDefault="697FC5A2" w:rsidP="697FC5A2">
            <w:pPr>
              <w:rPr>
                <w:rFonts w:eastAsia="Times New Roman" w:cs="Times New Roman"/>
              </w:rPr>
            </w:pPr>
            <w:r w:rsidRPr="697FC5A2">
              <w:rPr>
                <w:rFonts w:eastAsia="Times New Roman" w:cs="Times New Roman"/>
              </w:rPr>
              <w:t>FK</w:t>
            </w:r>
          </w:p>
        </w:tc>
        <w:tc>
          <w:tcPr>
            <w:tcW w:w="865" w:type="dxa"/>
            <w:tcBorders>
              <w:top w:val="single" w:sz="8" w:space="0" w:color="auto"/>
              <w:left w:val="single" w:sz="8" w:space="0" w:color="auto"/>
              <w:bottom w:val="single" w:sz="8" w:space="0" w:color="auto"/>
              <w:right w:val="single" w:sz="8" w:space="0" w:color="auto"/>
            </w:tcBorders>
            <w:tcMar>
              <w:left w:w="108" w:type="dxa"/>
              <w:right w:w="108" w:type="dxa"/>
            </w:tcMar>
          </w:tcPr>
          <w:p w14:paraId="13504A19" w14:textId="49C1B5C9" w:rsidR="697FC5A2" w:rsidRDefault="697FC5A2" w:rsidP="697FC5A2">
            <w:pPr>
              <w:rPr>
                <w:rFonts w:eastAsia="Times New Roman" w:cs="Times New Roman"/>
              </w:rPr>
            </w:pPr>
            <w:r w:rsidRPr="697FC5A2">
              <w:rPr>
                <w:rFonts w:eastAsia="Times New Roman" w:cs="Times New Roman"/>
              </w:rPr>
              <w:t>No</w:t>
            </w:r>
          </w:p>
        </w:tc>
        <w:tc>
          <w:tcPr>
            <w:tcW w:w="4015" w:type="dxa"/>
            <w:tcBorders>
              <w:top w:val="single" w:sz="8" w:space="0" w:color="auto"/>
              <w:left w:val="single" w:sz="8" w:space="0" w:color="auto"/>
              <w:bottom w:val="single" w:sz="8" w:space="0" w:color="auto"/>
              <w:right w:val="single" w:sz="8" w:space="0" w:color="auto"/>
            </w:tcBorders>
            <w:tcMar>
              <w:left w:w="108" w:type="dxa"/>
              <w:right w:w="108" w:type="dxa"/>
            </w:tcMar>
          </w:tcPr>
          <w:p w14:paraId="3D8F6F01" w14:textId="700C381D" w:rsidR="6421CE3C" w:rsidRDefault="6421CE3C" w:rsidP="697FC5A2">
            <w:pPr>
              <w:rPr>
                <w:rFonts w:eastAsia="Times New Roman" w:cs="Times New Roman"/>
              </w:rPr>
            </w:pPr>
            <w:bookmarkStart w:id="1337" w:name="_Toc2005894354"/>
            <w:r w:rsidRPr="697FC5A2">
              <w:rPr>
                <w:rFonts w:eastAsia="Times New Roman" w:cs="Times New Roman"/>
              </w:rPr>
              <w:t>R</w:t>
            </w:r>
            <w:r w:rsidR="697FC5A2" w:rsidRPr="697FC5A2">
              <w:rPr>
                <w:rFonts w:eastAsia="Times New Roman" w:cs="Times New Roman"/>
              </w:rPr>
              <w:t>equest number</w:t>
            </w:r>
            <w:bookmarkEnd w:id="1337"/>
          </w:p>
        </w:tc>
      </w:tr>
      <w:tr w:rsidR="001311BB" w:rsidRPr="00F24057" w14:paraId="7F43BD91" w14:textId="77777777" w:rsidTr="697FC5A2">
        <w:trPr>
          <w:trHeight w:val="300"/>
        </w:trPr>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28E6AC72" w14:textId="24DD430B" w:rsidR="697FC5A2" w:rsidRDefault="697FC5A2" w:rsidP="697FC5A2">
            <w:pPr>
              <w:rPr>
                <w:rFonts w:eastAsia="Times New Roman" w:cs="Times New Roman"/>
              </w:rPr>
            </w:pPr>
            <w:proofErr w:type="spellStart"/>
            <w:r w:rsidRPr="697FC5A2">
              <w:rPr>
                <w:rFonts w:eastAsia="Times New Roman" w:cs="Times New Roman"/>
              </w:rPr>
              <w:t>MaterialID</w:t>
            </w:r>
            <w:proofErr w:type="spellEnd"/>
          </w:p>
        </w:tc>
        <w:tc>
          <w:tcPr>
            <w:tcW w:w="1665" w:type="dxa"/>
            <w:tcBorders>
              <w:top w:val="single" w:sz="8" w:space="0" w:color="auto"/>
              <w:left w:val="single" w:sz="8" w:space="0" w:color="auto"/>
              <w:bottom w:val="single" w:sz="8" w:space="0" w:color="auto"/>
              <w:right w:val="single" w:sz="8" w:space="0" w:color="auto"/>
            </w:tcBorders>
            <w:tcMar>
              <w:left w:w="108" w:type="dxa"/>
              <w:right w:w="108" w:type="dxa"/>
            </w:tcMar>
          </w:tcPr>
          <w:p w14:paraId="4E07E85D" w14:textId="074A91D4" w:rsidR="697FC5A2" w:rsidRDefault="697FC5A2" w:rsidP="697FC5A2">
            <w:pPr>
              <w:rPr>
                <w:rFonts w:eastAsia="Times New Roman" w:cs="Times New Roman"/>
              </w:rPr>
            </w:pPr>
            <w:proofErr w:type="gramStart"/>
            <w:r w:rsidRPr="697FC5A2">
              <w:rPr>
                <w:rFonts w:eastAsia="Times New Roman" w:cs="Times New Roman"/>
              </w:rPr>
              <w:t>char(</w:t>
            </w:r>
            <w:proofErr w:type="gramEnd"/>
            <w:r w:rsidRPr="697FC5A2">
              <w:rPr>
                <w:rFonts w:eastAsia="Times New Roman" w:cs="Times New Roman"/>
              </w:rPr>
              <w:t>10)</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254B5CD5" w14:textId="32020F1E" w:rsidR="697FC5A2" w:rsidRDefault="697FC5A2" w:rsidP="697FC5A2">
            <w:pPr>
              <w:rPr>
                <w:rFonts w:eastAsia="Times New Roman" w:cs="Times New Roman"/>
              </w:rPr>
            </w:pPr>
            <w:r w:rsidRPr="697FC5A2">
              <w:rPr>
                <w:rFonts w:eastAsia="Times New Roman" w:cs="Times New Roman"/>
              </w:rPr>
              <w:t>FK</w:t>
            </w:r>
          </w:p>
        </w:tc>
        <w:tc>
          <w:tcPr>
            <w:tcW w:w="865" w:type="dxa"/>
            <w:tcBorders>
              <w:top w:val="single" w:sz="8" w:space="0" w:color="auto"/>
              <w:left w:val="single" w:sz="8" w:space="0" w:color="auto"/>
              <w:bottom w:val="single" w:sz="8" w:space="0" w:color="auto"/>
              <w:right w:val="single" w:sz="8" w:space="0" w:color="auto"/>
            </w:tcBorders>
            <w:tcMar>
              <w:left w:w="108" w:type="dxa"/>
              <w:right w:w="108" w:type="dxa"/>
            </w:tcMar>
          </w:tcPr>
          <w:p w14:paraId="66D5ABCC" w14:textId="5ACC9873" w:rsidR="697FC5A2" w:rsidRDefault="697FC5A2" w:rsidP="697FC5A2">
            <w:pPr>
              <w:rPr>
                <w:rFonts w:eastAsia="Times New Roman" w:cs="Times New Roman"/>
              </w:rPr>
            </w:pPr>
            <w:r w:rsidRPr="697FC5A2">
              <w:rPr>
                <w:rFonts w:eastAsia="Times New Roman" w:cs="Times New Roman"/>
              </w:rPr>
              <w:t>No</w:t>
            </w:r>
          </w:p>
        </w:tc>
        <w:tc>
          <w:tcPr>
            <w:tcW w:w="4015" w:type="dxa"/>
            <w:tcBorders>
              <w:top w:val="single" w:sz="8" w:space="0" w:color="auto"/>
              <w:left w:val="single" w:sz="8" w:space="0" w:color="auto"/>
              <w:bottom w:val="single" w:sz="8" w:space="0" w:color="auto"/>
              <w:right w:val="single" w:sz="8" w:space="0" w:color="auto"/>
            </w:tcBorders>
            <w:tcMar>
              <w:left w:w="108" w:type="dxa"/>
              <w:right w:w="108" w:type="dxa"/>
            </w:tcMar>
          </w:tcPr>
          <w:p w14:paraId="75EA8B00" w14:textId="6757088A" w:rsidR="697FC5A2" w:rsidRDefault="697FC5A2">
            <w:pPr>
              <w:rPr>
                <w:rFonts w:eastAsia="Times New Roman" w:cs="Times New Roman"/>
              </w:rPr>
            </w:pPr>
            <w:r w:rsidRPr="697FC5A2">
              <w:rPr>
                <w:rFonts w:eastAsia="Times New Roman" w:cs="Times New Roman"/>
              </w:rPr>
              <w:t>Material number</w:t>
            </w:r>
          </w:p>
        </w:tc>
      </w:tr>
      <w:tr w:rsidR="001311BB" w:rsidRPr="00F24057" w14:paraId="75ADD0A9" w14:textId="77777777" w:rsidTr="697FC5A2">
        <w:trPr>
          <w:trHeight w:val="300"/>
        </w:trPr>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2449CC73" w14:textId="21BE4BDD" w:rsidR="697FC5A2" w:rsidRDefault="697FC5A2" w:rsidP="697FC5A2">
            <w:pPr>
              <w:rPr>
                <w:rFonts w:eastAsia="Times New Roman" w:cs="Times New Roman"/>
              </w:rPr>
            </w:pPr>
            <w:proofErr w:type="spellStart"/>
            <w:r w:rsidRPr="697FC5A2">
              <w:rPr>
                <w:rFonts w:eastAsia="Times New Roman" w:cs="Times New Roman"/>
              </w:rPr>
              <w:t>MaterialName</w:t>
            </w:r>
            <w:proofErr w:type="spellEnd"/>
          </w:p>
        </w:tc>
        <w:tc>
          <w:tcPr>
            <w:tcW w:w="1665" w:type="dxa"/>
            <w:tcBorders>
              <w:top w:val="single" w:sz="8" w:space="0" w:color="auto"/>
              <w:left w:val="single" w:sz="8" w:space="0" w:color="auto"/>
              <w:bottom w:val="single" w:sz="8" w:space="0" w:color="auto"/>
              <w:right w:val="single" w:sz="8" w:space="0" w:color="auto"/>
            </w:tcBorders>
            <w:tcMar>
              <w:left w:w="108" w:type="dxa"/>
              <w:right w:w="108" w:type="dxa"/>
            </w:tcMar>
          </w:tcPr>
          <w:p w14:paraId="7B2C2600" w14:textId="1D31A377" w:rsidR="697FC5A2" w:rsidRDefault="697FC5A2" w:rsidP="697FC5A2">
            <w:pPr>
              <w:rPr>
                <w:rFonts w:eastAsia="Times New Roman" w:cs="Times New Roman"/>
              </w:rPr>
            </w:pPr>
            <w:proofErr w:type="gramStart"/>
            <w:r w:rsidRPr="697FC5A2">
              <w:rPr>
                <w:rFonts w:eastAsia="Times New Roman" w:cs="Times New Roman"/>
              </w:rPr>
              <w:t>varchar(</w:t>
            </w:r>
            <w:proofErr w:type="gramEnd"/>
            <w:r w:rsidRPr="697FC5A2">
              <w:rPr>
                <w:rFonts w:eastAsia="Times New Roman" w:cs="Times New Roman"/>
              </w:rPr>
              <w:t>100)</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236F74F3" w14:textId="4639BB55" w:rsidR="697FC5A2" w:rsidRDefault="697FC5A2" w:rsidP="697FC5A2">
            <w:pPr>
              <w:rPr>
                <w:rFonts w:eastAsia="Times New Roman" w:cs="Times New Roman"/>
              </w:rPr>
            </w:pPr>
            <w:r w:rsidRPr="697FC5A2">
              <w:rPr>
                <w:rFonts w:eastAsia="Times New Roman" w:cs="Times New Roman"/>
              </w:rPr>
              <w:t xml:space="preserve"> </w:t>
            </w:r>
          </w:p>
        </w:tc>
        <w:tc>
          <w:tcPr>
            <w:tcW w:w="865" w:type="dxa"/>
            <w:tcBorders>
              <w:top w:val="single" w:sz="8" w:space="0" w:color="auto"/>
              <w:left w:val="single" w:sz="8" w:space="0" w:color="auto"/>
              <w:bottom w:val="single" w:sz="8" w:space="0" w:color="auto"/>
              <w:right w:val="single" w:sz="8" w:space="0" w:color="auto"/>
            </w:tcBorders>
            <w:tcMar>
              <w:left w:w="108" w:type="dxa"/>
              <w:right w:w="108" w:type="dxa"/>
            </w:tcMar>
          </w:tcPr>
          <w:p w14:paraId="53C81032" w14:textId="0F976DD4" w:rsidR="697FC5A2" w:rsidRDefault="697FC5A2" w:rsidP="697FC5A2">
            <w:pPr>
              <w:rPr>
                <w:rFonts w:eastAsia="Times New Roman" w:cs="Times New Roman"/>
              </w:rPr>
            </w:pPr>
            <w:r w:rsidRPr="697FC5A2">
              <w:rPr>
                <w:rFonts w:eastAsia="Times New Roman" w:cs="Times New Roman"/>
              </w:rPr>
              <w:t>No</w:t>
            </w:r>
          </w:p>
        </w:tc>
        <w:tc>
          <w:tcPr>
            <w:tcW w:w="4015" w:type="dxa"/>
            <w:tcBorders>
              <w:top w:val="single" w:sz="8" w:space="0" w:color="auto"/>
              <w:left w:val="single" w:sz="8" w:space="0" w:color="auto"/>
              <w:bottom w:val="single" w:sz="8" w:space="0" w:color="auto"/>
              <w:right w:val="single" w:sz="8" w:space="0" w:color="auto"/>
            </w:tcBorders>
            <w:tcMar>
              <w:left w:w="108" w:type="dxa"/>
              <w:right w:w="108" w:type="dxa"/>
            </w:tcMar>
          </w:tcPr>
          <w:p w14:paraId="58E1F82B" w14:textId="5A6098FB" w:rsidR="697FC5A2" w:rsidRDefault="697FC5A2" w:rsidP="697FC5A2">
            <w:pPr>
              <w:rPr>
                <w:rFonts w:eastAsia="Times New Roman" w:cs="Times New Roman"/>
              </w:rPr>
            </w:pPr>
            <w:r w:rsidRPr="697FC5A2">
              <w:rPr>
                <w:rFonts w:eastAsia="Times New Roman" w:cs="Times New Roman"/>
              </w:rPr>
              <w:t xml:space="preserve">Material name </w:t>
            </w:r>
          </w:p>
        </w:tc>
      </w:tr>
      <w:tr w:rsidR="001311BB" w:rsidRPr="00F24057" w14:paraId="5580814A" w14:textId="77777777" w:rsidTr="697FC5A2">
        <w:trPr>
          <w:trHeight w:val="300"/>
        </w:trPr>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17A5CB09" w14:textId="4626529F" w:rsidR="697FC5A2" w:rsidRDefault="697FC5A2" w:rsidP="697FC5A2">
            <w:pPr>
              <w:rPr>
                <w:rFonts w:eastAsia="Times New Roman" w:cs="Times New Roman"/>
              </w:rPr>
            </w:pPr>
            <w:r w:rsidRPr="697FC5A2">
              <w:rPr>
                <w:rFonts w:eastAsia="Times New Roman" w:cs="Times New Roman"/>
              </w:rPr>
              <w:t>Quantity</w:t>
            </w:r>
          </w:p>
        </w:tc>
        <w:tc>
          <w:tcPr>
            <w:tcW w:w="1665" w:type="dxa"/>
            <w:tcBorders>
              <w:top w:val="single" w:sz="8" w:space="0" w:color="auto"/>
              <w:left w:val="single" w:sz="8" w:space="0" w:color="auto"/>
              <w:bottom w:val="single" w:sz="8" w:space="0" w:color="auto"/>
              <w:right w:val="single" w:sz="8" w:space="0" w:color="auto"/>
            </w:tcBorders>
            <w:tcMar>
              <w:left w:w="108" w:type="dxa"/>
              <w:right w:w="108" w:type="dxa"/>
            </w:tcMar>
          </w:tcPr>
          <w:p w14:paraId="1A0120E2" w14:textId="34E27A50" w:rsidR="697FC5A2" w:rsidRDefault="697FC5A2" w:rsidP="697FC5A2">
            <w:pPr>
              <w:rPr>
                <w:rFonts w:eastAsia="Times New Roman" w:cs="Times New Roman"/>
              </w:rPr>
            </w:pPr>
            <w:proofErr w:type="gramStart"/>
            <w:r w:rsidRPr="697FC5A2">
              <w:rPr>
                <w:rFonts w:eastAsia="Times New Roman" w:cs="Times New Roman"/>
              </w:rPr>
              <w:t>int(</w:t>
            </w:r>
            <w:proofErr w:type="gramEnd"/>
            <w:r w:rsidRPr="697FC5A2">
              <w:rPr>
                <w:rFonts w:eastAsia="Times New Roman" w:cs="Times New Roman"/>
              </w:rPr>
              <w:t>11)</w:t>
            </w:r>
          </w:p>
        </w:tc>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1D72C0C2" w14:textId="59454601" w:rsidR="697FC5A2" w:rsidRDefault="697FC5A2" w:rsidP="697FC5A2">
            <w:pPr>
              <w:rPr>
                <w:rFonts w:eastAsia="Times New Roman" w:cs="Times New Roman"/>
              </w:rPr>
            </w:pPr>
            <w:r w:rsidRPr="697FC5A2">
              <w:rPr>
                <w:rFonts w:eastAsia="Times New Roman" w:cs="Times New Roman"/>
              </w:rPr>
              <w:t xml:space="preserve"> </w:t>
            </w:r>
          </w:p>
        </w:tc>
        <w:tc>
          <w:tcPr>
            <w:tcW w:w="865" w:type="dxa"/>
            <w:tcBorders>
              <w:top w:val="single" w:sz="8" w:space="0" w:color="auto"/>
              <w:left w:val="single" w:sz="8" w:space="0" w:color="auto"/>
              <w:bottom w:val="single" w:sz="8" w:space="0" w:color="auto"/>
              <w:right w:val="single" w:sz="8" w:space="0" w:color="auto"/>
            </w:tcBorders>
            <w:tcMar>
              <w:left w:w="108" w:type="dxa"/>
              <w:right w:w="108" w:type="dxa"/>
            </w:tcMar>
          </w:tcPr>
          <w:p w14:paraId="2D93B4B8" w14:textId="79A86839" w:rsidR="697FC5A2" w:rsidRDefault="697FC5A2" w:rsidP="697FC5A2">
            <w:pPr>
              <w:rPr>
                <w:rFonts w:eastAsia="Times New Roman" w:cs="Times New Roman"/>
              </w:rPr>
            </w:pPr>
            <w:r w:rsidRPr="697FC5A2">
              <w:rPr>
                <w:rFonts w:eastAsia="Times New Roman" w:cs="Times New Roman"/>
              </w:rPr>
              <w:t>No</w:t>
            </w:r>
          </w:p>
        </w:tc>
        <w:tc>
          <w:tcPr>
            <w:tcW w:w="4015" w:type="dxa"/>
            <w:tcBorders>
              <w:top w:val="single" w:sz="8" w:space="0" w:color="auto"/>
              <w:left w:val="single" w:sz="8" w:space="0" w:color="auto"/>
              <w:bottom w:val="single" w:sz="8" w:space="0" w:color="auto"/>
              <w:right w:val="single" w:sz="8" w:space="0" w:color="auto"/>
            </w:tcBorders>
            <w:tcMar>
              <w:left w:w="108" w:type="dxa"/>
              <w:right w:w="108" w:type="dxa"/>
            </w:tcMar>
          </w:tcPr>
          <w:p w14:paraId="3A0324EB" w14:textId="05C2D917" w:rsidR="697FC5A2" w:rsidRDefault="697FC5A2" w:rsidP="697FC5A2">
            <w:pPr>
              <w:rPr>
                <w:rFonts w:eastAsia="Times New Roman" w:cs="Times New Roman"/>
              </w:rPr>
            </w:pPr>
            <w:r w:rsidRPr="697FC5A2">
              <w:rPr>
                <w:rFonts w:eastAsia="Times New Roman" w:cs="Times New Roman"/>
              </w:rPr>
              <w:t>Requested quantity</w:t>
            </w:r>
          </w:p>
        </w:tc>
      </w:tr>
    </w:tbl>
    <w:p w14:paraId="45C09535" w14:textId="31CF1A96" w:rsidR="30AD4672" w:rsidRPr="00F24057" w:rsidRDefault="30AD4672" w:rsidP="5C8018B8">
      <w:pPr>
        <w:rPr>
          <w:rFonts w:eastAsia="Times New Roman" w:cs="Times New Roman"/>
        </w:rPr>
      </w:pPr>
      <w:r w:rsidRPr="00F24057">
        <w:rPr>
          <w:rFonts w:eastAsia="Times New Roman" w:cs="Times New Roman"/>
        </w:rPr>
        <w:t xml:space="preserve"> </w:t>
      </w:r>
    </w:p>
    <w:p w14:paraId="689BA887" w14:textId="046C42E6" w:rsidR="30AD4672" w:rsidRPr="00F24057" w:rsidRDefault="1BB25985" w:rsidP="5C8018B8">
      <w:pPr>
        <w:rPr>
          <w:rFonts w:eastAsia="Times New Roman" w:cs="Times New Roman"/>
        </w:rPr>
      </w:pPr>
      <w:r w:rsidRPr="697FC5A2">
        <w:rPr>
          <w:rFonts w:eastAsia="Times New Roman" w:cs="Times New Roman"/>
        </w:rPr>
        <w:t xml:space="preserve">Table: </w:t>
      </w:r>
      <w:r w:rsidR="769C0436" w:rsidRPr="697FC5A2">
        <w:rPr>
          <w:rFonts w:eastAsia="Times New Roman" w:cs="Times New Roman"/>
        </w:rPr>
        <w:t>procurement</w:t>
      </w:r>
    </w:p>
    <w:tbl>
      <w:tblPr>
        <w:tblW w:w="0" w:type="auto"/>
        <w:tblLook w:val="04A0" w:firstRow="1" w:lastRow="0" w:firstColumn="1" w:lastColumn="0" w:noHBand="0" w:noVBand="1"/>
      </w:tblPr>
      <w:tblGrid>
        <w:gridCol w:w="1937"/>
        <w:gridCol w:w="1862"/>
        <w:gridCol w:w="1303"/>
        <w:gridCol w:w="990"/>
        <w:gridCol w:w="3248"/>
      </w:tblGrid>
      <w:tr w:rsidR="697FC5A2" w14:paraId="05C0C2CE" w14:textId="77777777" w:rsidTr="697FC5A2">
        <w:trPr>
          <w:trHeight w:val="300"/>
        </w:trPr>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2D35AB22" w14:textId="5C7C30A9" w:rsidR="697FC5A2" w:rsidRDefault="697FC5A2" w:rsidP="697FC5A2">
            <w:pPr>
              <w:rPr>
                <w:rFonts w:eastAsia="Times New Roman" w:cs="Times New Roman"/>
              </w:rPr>
            </w:pPr>
            <w:r w:rsidRPr="697FC5A2">
              <w:rPr>
                <w:rFonts w:eastAsia="Times New Roman" w:cs="Times New Roman"/>
              </w:rPr>
              <w:t>Column Name</w:t>
            </w:r>
          </w:p>
        </w:tc>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3B91B5F3" w14:textId="565984E5" w:rsidR="697FC5A2" w:rsidRDefault="697FC5A2" w:rsidP="697FC5A2">
            <w:pPr>
              <w:rPr>
                <w:rFonts w:eastAsia="Times New Roman" w:cs="Times New Roman"/>
              </w:rPr>
            </w:pPr>
            <w:r w:rsidRPr="697FC5A2">
              <w:rPr>
                <w:rFonts w:eastAsia="Times New Roman" w:cs="Times New Roman"/>
              </w:rPr>
              <w:t>Datatype</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6248BAE0" w14:textId="17A77EED" w:rsidR="697FC5A2" w:rsidRDefault="697FC5A2" w:rsidP="697FC5A2">
            <w:pPr>
              <w:rPr>
                <w:rFonts w:eastAsia="Times New Roman" w:cs="Times New Roman"/>
              </w:rPr>
            </w:pPr>
            <w:r w:rsidRPr="697FC5A2">
              <w:rPr>
                <w:rFonts w:eastAsia="Times New Roman" w:cs="Times New Roman"/>
              </w:rPr>
              <w:t>Key?</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7CE95F78" w14:textId="244171C9" w:rsidR="697FC5A2" w:rsidRDefault="697FC5A2" w:rsidP="697FC5A2">
            <w:pPr>
              <w:rPr>
                <w:rFonts w:eastAsia="Times New Roman" w:cs="Times New Roman"/>
              </w:rPr>
            </w:pPr>
            <w:r w:rsidRPr="697FC5A2">
              <w:rPr>
                <w:rFonts w:eastAsia="Times New Roman" w:cs="Times New Roman"/>
              </w:rPr>
              <w:t>Null?</w:t>
            </w:r>
          </w:p>
        </w:tc>
        <w:tc>
          <w:tcPr>
            <w:tcW w:w="3345" w:type="dxa"/>
            <w:tcBorders>
              <w:top w:val="single" w:sz="8" w:space="0" w:color="auto"/>
              <w:left w:val="single" w:sz="8" w:space="0" w:color="auto"/>
              <w:bottom w:val="single" w:sz="8" w:space="0" w:color="auto"/>
              <w:right w:val="single" w:sz="8" w:space="0" w:color="auto"/>
            </w:tcBorders>
            <w:tcMar>
              <w:left w:w="108" w:type="dxa"/>
              <w:right w:w="108" w:type="dxa"/>
            </w:tcMar>
          </w:tcPr>
          <w:p w14:paraId="7EC06604" w14:textId="53836EDB" w:rsidR="697FC5A2" w:rsidRDefault="697FC5A2" w:rsidP="697FC5A2">
            <w:pPr>
              <w:rPr>
                <w:rFonts w:eastAsia="Times New Roman" w:cs="Times New Roman"/>
              </w:rPr>
            </w:pPr>
            <w:r w:rsidRPr="697FC5A2">
              <w:rPr>
                <w:rFonts w:eastAsia="Times New Roman" w:cs="Times New Roman"/>
              </w:rPr>
              <w:t>Description</w:t>
            </w:r>
          </w:p>
        </w:tc>
      </w:tr>
      <w:tr w:rsidR="697FC5A2" w14:paraId="488F3BAA" w14:textId="77777777" w:rsidTr="697FC5A2">
        <w:trPr>
          <w:trHeight w:val="300"/>
        </w:trPr>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3A0BB60F" w14:textId="23165415" w:rsidR="697FC5A2" w:rsidRDefault="697FC5A2" w:rsidP="697FC5A2">
            <w:pPr>
              <w:rPr>
                <w:rFonts w:eastAsia="Times New Roman" w:cs="Times New Roman"/>
              </w:rPr>
            </w:pPr>
            <w:proofErr w:type="spellStart"/>
            <w:r w:rsidRPr="697FC5A2">
              <w:rPr>
                <w:rFonts w:eastAsia="Times New Roman" w:cs="Times New Roman"/>
              </w:rPr>
              <w:t>ProcurementID</w:t>
            </w:r>
            <w:proofErr w:type="spellEnd"/>
          </w:p>
        </w:tc>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3C3ABDFE" w14:textId="2633556C" w:rsidR="697FC5A2" w:rsidRDefault="697FC5A2" w:rsidP="697FC5A2">
            <w:pPr>
              <w:rPr>
                <w:rFonts w:eastAsia="Times New Roman" w:cs="Times New Roman"/>
              </w:rPr>
            </w:pPr>
            <w:proofErr w:type="gramStart"/>
            <w:r w:rsidRPr="697FC5A2">
              <w:rPr>
                <w:rFonts w:eastAsia="Times New Roman" w:cs="Times New Roman"/>
              </w:rPr>
              <w:t>varchar(</w:t>
            </w:r>
            <w:proofErr w:type="gramEnd"/>
            <w:r w:rsidRPr="697FC5A2">
              <w:rPr>
                <w:rFonts w:eastAsia="Times New Roman" w:cs="Times New Roman"/>
              </w:rPr>
              <w:t>20)</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544CD5D0" w14:textId="617676B4" w:rsidR="697FC5A2" w:rsidRDefault="697FC5A2" w:rsidP="697FC5A2">
            <w:pPr>
              <w:rPr>
                <w:rFonts w:eastAsia="Times New Roman" w:cs="Times New Roman"/>
              </w:rPr>
            </w:pPr>
            <w:r w:rsidRPr="697FC5A2">
              <w:rPr>
                <w:rFonts w:eastAsia="Times New Roman" w:cs="Times New Roman"/>
              </w:rPr>
              <w:t>PK</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0C610319" w14:textId="54A37733" w:rsidR="697FC5A2" w:rsidRDefault="697FC5A2" w:rsidP="697FC5A2">
            <w:pPr>
              <w:rPr>
                <w:rFonts w:eastAsia="Times New Roman" w:cs="Times New Roman"/>
              </w:rPr>
            </w:pPr>
            <w:r w:rsidRPr="697FC5A2">
              <w:rPr>
                <w:rFonts w:eastAsia="Times New Roman" w:cs="Times New Roman"/>
              </w:rPr>
              <w:t>No</w:t>
            </w:r>
          </w:p>
        </w:tc>
        <w:tc>
          <w:tcPr>
            <w:tcW w:w="3345" w:type="dxa"/>
            <w:tcBorders>
              <w:top w:val="single" w:sz="8" w:space="0" w:color="auto"/>
              <w:left w:val="single" w:sz="8" w:space="0" w:color="auto"/>
              <w:bottom w:val="single" w:sz="8" w:space="0" w:color="auto"/>
              <w:right w:val="single" w:sz="8" w:space="0" w:color="auto"/>
            </w:tcBorders>
            <w:tcMar>
              <w:left w:w="108" w:type="dxa"/>
              <w:right w:w="108" w:type="dxa"/>
            </w:tcMar>
          </w:tcPr>
          <w:p w14:paraId="7A3F155B" w14:textId="1FBF16A7" w:rsidR="697FC5A2" w:rsidRDefault="697FC5A2" w:rsidP="697FC5A2">
            <w:pPr>
              <w:rPr>
                <w:rFonts w:eastAsia="Times New Roman" w:cs="Times New Roman"/>
              </w:rPr>
            </w:pPr>
            <w:r w:rsidRPr="697FC5A2">
              <w:rPr>
                <w:rFonts w:eastAsia="Times New Roman" w:cs="Times New Roman"/>
              </w:rPr>
              <w:t>Procurement number</w:t>
            </w:r>
          </w:p>
        </w:tc>
      </w:tr>
      <w:tr w:rsidR="697FC5A2" w14:paraId="1D73CEAD" w14:textId="77777777" w:rsidTr="697FC5A2">
        <w:trPr>
          <w:trHeight w:val="300"/>
        </w:trPr>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20BD70D5" w14:textId="692F82F2" w:rsidR="697FC5A2" w:rsidRDefault="697FC5A2" w:rsidP="697FC5A2">
            <w:pPr>
              <w:rPr>
                <w:rFonts w:eastAsia="Times New Roman" w:cs="Times New Roman"/>
              </w:rPr>
            </w:pPr>
            <w:proofErr w:type="spellStart"/>
            <w:r w:rsidRPr="697FC5A2">
              <w:rPr>
                <w:rFonts w:eastAsia="Times New Roman" w:cs="Times New Roman"/>
              </w:rPr>
              <w:t>EmployeeID</w:t>
            </w:r>
            <w:proofErr w:type="spellEnd"/>
          </w:p>
        </w:tc>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7B9BAC67" w14:textId="6F5C2D18" w:rsidR="697FC5A2" w:rsidRDefault="697FC5A2" w:rsidP="697FC5A2">
            <w:pPr>
              <w:rPr>
                <w:rFonts w:eastAsia="Times New Roman" w:cs="Times New Roman"/>
              </w:rPr>
            </w:pPr>
            <w:proofErr w:type="gramStart"/>
            <w:r w:rsidRPr="697FC5A2">
              <w:rPr>
                <w:rFonts w:eastAsia="Times New Roman" w:cs="Times New Roman"/>
              </w:rPr>
              <w:t>char(</w:t>
            </w:r>
            <w:proofErr w:type="gramEnd"/>
            <w:r w:rsidRPr="697FC5A2">
              <w:rPr>
                <w:rFonts w:eastAsia="Times New Roman" w:cs="Times New Roman"/>
              </w:rPr>
              <w:t>5)</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53B15630" w14:textId="2B6E9D3A" w:rsidR="697FC5A2" w:rsidRDefault="697FC5A2" w:rsidP="697FC5A2">
            <w:pPr>
              <w:rPr>
                <w:rFonts w:eastAsia="Times New Roman" w:cs="Times New Roman"/>
              </w:rPr>
            </w:pPr>
            <w:r w:rsidRPr="697FC5A2">
              <w:rPr>
                <w:rFonts w:eastAsia="Times New Roman" w:cs="Times New Roman"/>
              </w:rPr>
              <w:t>FK</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0CDC3E9E" w14:textId="32F45700" w:rsidR="697FC5A2" w:rsidRDefault="697FC5A2" w:rsidP="697FC5A2">
            <w:pPr>
              <w:rPr>
                <w:rFonts w:eastAsia="Times New Roman" w:cs="Times New Roman"/>
              </w:rPr>
            </w:pPr>
            <w:r w:rsidRPr="697FC5A2">
              <w:rPr>
                <w:rFonts w:eastAsia="Times New Roman" w:cs="Times New Roman"/>
              </w:rPr>
              <w:t>No</w:t>
            </w:r>
          </w:p>
        </w:tc>
        <w:tc>
          <w:tcPr>
            <w:tcW w:w="3345" w:type="dxa"/>
            <w:tcBorders>
              <w:top w:val="single" w:sz="8" w:space="0" w:color="auto"/>
              <w:left w:val="single" w:sz="8" w:space="0" w:color="auto"/>
              <w:bottom w:val="single" w:sz="8" w:space="0" w:color="auto"/>
              <w:right w:val="single" w:sz="8" w:space="0" w:color="auto"/>
            </w:tcBorders>
            <w:tcMar>
              <w:left w:w="108" w:type="dxa"/>
              <w:right w:w="108" w:type="dxa"/>
            </w:tcMar>
          </w:tcPr>
          <w:p w14:paraId="46158B1F" w14:textId="48FEEC02" w:rsidR="697FC5A2" w:rsidRDefault="697FC5A2" w:rsidP="697FC5A2">
            <w:pPr>
              <w:rPr>
                <w:rFonts w:eastAsia="Times New Roman" w:cs="Times New Roman"/>
              </w:rPr>
            </w:pPr>
            <w:r w:rsidRPr="697FC5A2">
              <w:rPr>
                <w:rFonts w:eastAsia="Times New Roman" w:cs="Times New Roman"/>
              </w:rPr>
              <w:t xml:space="preserve">Employee ID responsible </w:t>
            </w:r>
          </w:p>
        </w:tc>
      </w:tr>
      <w:tr w:rsidR="697FC5A2" w14:paraId="01F4201D" w14:textId="77777777" w:rsidTr="697FC5A2">
        <w:trPr>
          <w:trHeight w:val="300"/>
        </w:trPr>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6B72FC13" w14:textId="550260AB" w:rsidR="697FC5A2" w:rsidRDefault="697FC5A2" w:rsidP="697FC5A2">
            <w:pPr>
              <w:rPr>
                <w:rFonts w:eastAsia="Times New Roman" w:cs="Times New Roman"/>
              </w:rPr>
            </w:pPr>
            <w:proofErr w:type="spellStart"/>
            <w:r w:rsidRPr="697FC5A2">
              <w:rPr>
                <w:rFonts w:eastAsia="Times New Roman" w:cs="Times New Roman"/>
              </w:rPr>
              <w:t>DeliveryDate</w:t>
            </w:r>
            <w:proofErr w:type="spellEnd"/>
          </w:p>
        </w:tc>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2514F245" w14:textId="7B5F4260" w:rsidR="697FC5A2" w:rsidRDefault="697FC5A2" w:rsidP="697FC5A2">
            <w:pPr>
              <w:rPr>
                <w:rFonts w:eastAsia="Times New Roman" w:cs="Times New Roman"/>
              </w:rPr>
            </w:pPr>
            <w:r w:rsidRPr="697FC5A2">
              <w:rPr>
                <w:rFonts w:eastAsia="Times New Roman" w:cs="Times New Roman"/>
              </w:rPr>
              <w:t>datetime</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73872BC7" w14:textId="448AF131" w:rsidR="697FC5A2" w:rsidRDefault="697FC5A2" w:rsidP="697FC5A2">
            <w:pPr>
              <w:rPr>
                <w:rFonts w:eastAsia="Times New Roman" w:cs="Times New Roman"/>
              </w:rPr>
            </w:pPr>
            <w:r w:rsidRPr="697FC5A2">
              <w:rPr>
                <w:rFonts w:eastAsia="Times New Roman" w:cs="Times New Roman"/>
              </w:rPr>
              <w:t xml:space="preserve"> </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47878F74" w14:textId="0F47A644" w:rsidR="363B600E" w:rsidRDefault="363B600E">
            <w:pPr>
              <w:rPr>
                <w:rFonts w:eastAsia="Times New Roman" w:cs="Times New Roman"/>
              </w:rPr>
            </w:pPr>
            <w:bookmarkStart w:id="1338" w:name="_Toc1480978508"/>
            <w:r w:rsidRPr="697FC5A2">
              <w:rPr>
                <w:rFonts w:eastAsia="Times New Roman" w:cs="Times New Roman"/>
              </w:rPr>
              <w:t>No</w:t>
            </w:r>
            <w:bookmarkEnd w:id="1338"/>
          </w:p>
        </w:tc>
        <w:tc>
          <w:tcPr>
            <w:tcW w:w="3345" w:type="dxa"/>
            <w:tcBorders>
              <w:top w:val="single" w:sz="8" w:space="0" w:color="auto"/>
              <w:left w:val="single" w:sz="8" w:space="0" w:color="auto"/>
              <w:bottom w:val="single" w:sz="8" w:space="0" w:color="auto"/>
              <w:right w:val="single" w:sz="8" w:space="0" w:color="auto"/>
            </w:tcBorders>
            <w:tcMar>
              <w:left w:w="108" w:type="dxa"/>
              <w:right w:w="108" w:type="dxa"/>
            </w:tcMar>
          </w:tcPr>
          <w:p w14:paraId="75CF791E" w14:textId="5A3802C1" w:rsidR="697FC5A2" w:rsidRDefault="697FC5A2" w:rsidP="697FC5A2">
            <w:pPr>
              <w:rPr>
                <w:rFonts w:eastAsia="Times New Roman" w:cs="Times New Roman"/>
              </w:rPr>
            </w:pPr>
            <w:r w:rsidRPr="697FC5A2">
              <w:rPr>
                <w:rFonts w:eastAsia="Times New Roman" w:cs="Times New Roman"/>
              </w:rPr>
              <w:t>Expected delivery date</w:t>
            </w:r>
          </w:p>
        </w:tc>
      </w:tr>
      <w:tr w:rsidR="697FC5A2" w14:paraId="7A0F02FE" w14:textId="77777777" w:rsidTr="697FC5A2">
        <w:trPr>
          <w:trHeight w:val="300"/>
        </w:trPr>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4BBFF730" w14:textId="61B956D7" w:rsidR="697FC5A2" w:rsidRDefault="697FC5A2" w:rsidP="697FC5A2">
            <w:pPr>
              <w:rPr>
                <w:rFonts w:eastAsia="Times New Roman" w:cs="Times New Roman"/>
              </w:rPr>
            </w:pPr>
            <w:r w:rsidRPr="697FC5A2">
              <w:rPr>
                <w:rFonts w:eastAsia="Times New Roman" w:cs="Times New Roman"/>
              </w:rPr>
              <w:t>Status</w:t>
            </w:r>
          </w:p>
        </w:tc>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005DD32D" w14:textId="7C09A7F2" w:rsidR="697FC5A2" w:rsidRDefault="697FC5A2" w:rsidP="697FC5A2">
            <w:pPr>
              <w:rPr>
                <w:rFonts w:eastAsia="Times New Roman" w:cs="Times New Roman"/>
              </w:rPr>
            </w:pPr>
            <w:proofErr w:type="gramStart"/>
            <w:r w:rsidRPr="697FC5A2">
              <w:rPr>
                <w:rFonts w:eastAsia="Times New Roman" w:cs="Times New Roman"/>
              </w:rPr>
              <w:t>varchar(</w:t>
            </w:r>
            <w:proofErr w:type="gramEnd"/>
            <w:r w:rsidRPr="697FC5A2">
              <w:rPr>
                <w:rFonts w:eastAsia="Times New Roman" w:cs="Times New Roman"/>
              </w:rPr>
              <w:t>20)</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420DA7E9" w14:textId="086C967B" w:rsidR="697FC5A2" w:rsidRDefault="697FC5A2" w:rsidP="697FC5A2">
            <w:pPr>
              <w:rPr>
                <w:rFonts w:eastAsia="Times New Roman" w:cs="Times New Roman"/>
              </w:rPr>
            </w:pPr>
            <w:r w:rsidRPr="697FC5A2">
              <w:rPr>
                <w:rFonts w:eastAsia="Times New Roman" w:cs="Times New Roman"/>
              </w:rPr>
              <w:t xml:space="preserve"> </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15BAF407" w14:textId="53802589" w:rsidR="5821194E" w:rsidRDefault="5821194E" w:rsidP="697FC5A2">
            <w:pPr>
              <w:rPr>
                <w:rFonts w:eastAsia="Times New Roman" w:cs="Times New Roman"/>
              </w:rPr>
            </w:pPr>
            <w:bookmarkStart w:id="1339" w:name="_Toc772254292"/>
            <w:r w:rsidRPr="697FC5A2">
              <w:rPr>
                <w:rFonts w:eastAsia="Times New Roman" w:cs="Times New Roman"/>
              </w:rPr>
              <w:t>No</w:t>
            </w:r>
            <w:bookmarkEnd w:id="1339"/>
          </w:p>
        </w:tc>
        <w:tc>
          <w:tcPr>
            <w:tcW w:w="3345" w:type="dxa"/>
            <w:tcBorders>
              <w:top w:val="single" w:sz="8" w:space="0" w:color="auto"/>
              <w:left w:val="single" w:sz="8" w:space="0" w:color="auto"/>
              <w:bottom w:val="single" w:sz="8" w:space="0" w:color="auto"/>
              <w:right w:val="single" w:sz="8" w:space="0" w:color="auto"/>
            </w:tcBorders>
            <w:tcMar>
              <w:left w:w="108" w:type="dxa"/>
              <w:right w:w="108" w:type="dxa"/>
            </w:tcMar>
          </w:tcPr>
          <w:p w14:paraId="04D2B4CE" w14:textId="60E10318" w:rsidR="697FC5A2" w:rsidRDefault="697FC5A2" w:rsidP="697FC5A2">
            <w:pPr>
              <w:rPr>
                <w:rFonts w:eastAsia="Times New Roman" w:cs="Times New Roman"/>
              </w:rPr>
            </w:pPr>
            <w:r w:rsidRPr="697FC5A2">
              <w:rPr>
                <w:rFonts w:eastAsia="Times New Roman" w:cs="Times New Roman"/>
              </w:rPr>
              <w:t xml:space="preserve">Status of the procurement </w:t>
            </w:r>
          </w:p>
        </w:tc>
      </w:tr>
      <w:tr w:rsidR="697FC5A2" w14:paraId="66141129" w14:textId="77777777" w:rsidTr="697FC5A2">
        <w:trPr>
          <w:trHeight w:val="300"/>
        </w:trPr>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2E31AD4E" w14:textId="11E1B166" w:rsidR="697FC5A2" w:rsidRDefault="697FC5A2" w:rsidP="697FC5A2">
            <w:pPr>
              <w:rPr>
                <w:rFonts w:eastAsia="Times New Roman" w:cs="Times New Roman"/>
              </w:rPr>
            </w:pPr>
            <w:proofErr w:type="spellStart"/>
            <w:r w:rsidRPr="697FC5A2">
              <w:rPr>
                <w:rFonts w:eastAsia="Times New Roman" w:cs="Times New Roman"/>
              </w:rPr>
              <w:t>TotalItems</w:t>
            </w:r>
            <w:proofErr w:type="spellEnd"/>
          </w:p>
        </w:tc>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466D9EB4" w14:textId="0F6752B8" w:rsidR="697FC5A2" w:rsidRDefault="697FC5A2" w:rsidP="697FC5A2">
            <w:pPr>
              <w:rPr>
                <w:rFonts w:eastAsia="Times New Roman" w:cs="Times New Roman"/>
              </w:rPr>
            </w:pPr>
            <w:proofErr w:type="gramStart"/>
            <w:r w:rsidRPr="697FC5A2">
              <w:rPr>
                <w:rFonts w:eastAsia="Times New Roman" w:cs="Times New Roman"/>
              </w:rPr>
              <w:t>int(</w:t>
            </w:r>
            <w:proofErr w:type="gramEnd"/>
            <w:r w:rsidRPr="697FC5A2">
              <w:rPr>
                <w:rFonts w:eastAsia="Times New Roman" w:cs="Times New Roman"/>
              </w:rPr>
              <w:t>11)</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6A5F6902" w14:textId="71D02EC9" w:rsidR="697FC5A2" w:rsidRDefault="697FC5A2" w:rsidP="697FC5A2">
            <w:pPr>
              <w:rPr>
                <w:rFonts w:eastAsia="Times New Roman" w:cs="Times New Roman"/>
              </w:rPr>
            </w:pPr>
            <w:r w:rsidRPr="697FC5A2">
              <w:rPr>
                <w:rFonts w:eastAsia="Times New Roman" w:cs="Times New Roman"/>
              </w:rPr>
              <w:t xml:space="preserve"> </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421286CF" w14:textId="3961C143" w:rsidR="783E7E19" w:rsidRDefault="783E7E19">
            <w:pPr>
              <w:rPr>
                <w:rFonts w:eastAsia="Times New Roman" w:cs="Times New Roman"/>
              </w:rPr>
            </w:pPr>
            <w:bookmarkStart w:id="1340" w:name="_Toc299221608"/>
            <w:r w:rsidRPr="697FC5A2">
              <w:rPr>
                <w:rFonts w:eastAsia="Times New Roman" w:cs="Times New Roman"/>
              </w:rPr>
              <w:t>No</w:t>
            </w:r>
            <w:bookmarkEnd w:id="1340"/>
          </w:p>
        </w:tc>
        <w:tc>
          <w:tcPr>
            <w:tcW w:w="3345" w:type="dxa"/>
            <w:tcBorders>
              <w:top w:val="single" w:sz="8" w:space="0" w:color="auto"/>
              <w:left w:val="single" w:sz="8" w:space="0" w:color="auto"/>
              <w:bottom w:val="single" w:sz="8" w:space="0" w:color="auto"/>
              <w:right w:val="single" w:sz="8" w:space="0" w:color="auto"/>
            </w:tcBorders>
            <w:tcMar>
              <w:left w:w="108" w:type="dxa"/>
              <w:right w:w="108" w:type="dxa"/>
            </w:tcMar>
          </w:tcPr>
          <w:p w14:paraId="1837149B" w14:textId="474E6C1E" w:rsidR="697FC5A2" w:rsidRDefault="697FC5A2" w:rsidP="697FC5A2">
            <w:pPr>
              <w:rPr>
                <w:rFonts w:eastAsia="Times New Roman" w:cs="Times New Roman"/>
              </w:rPr>
            </w:pPr>
            <w:r w:rsidRPr="697FC5A2">
              <w:rPr>
                <w:rFonts w:eastAsia="Times New Roman" w:cs="Times New Roman"/>
              </w:rPr>
              <w:t>Total number of items in the procurement</w:t>
            </w:r>
          </w:p>
        </w:tc>
      </w:tr>
      <w:tr w:rsidR="697FC5A2" w14:paraId="6D388CCF" w14:textId="77777777" w:rsidTr="697FC5A2">
        <w:trPr>
          <w:trHeight w:val="300"/>
        </w:trPr>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5057271D" w14:textId="5BD4ADC4" w:rsidR="697FC5A2" w:rsidRDefault="697FC5A2" w:rsidP="697FC5A2">
            <w:pPr>
              <w:rPr>
                <w:rFonts w:eastAsia="Times New Roman" w:cs="Times New Roman"/>
              </w:rPr>
            </w:pPr>
            <w:proofErr w:type="spellStart"/>
            <w:r w:rsidRPr="697FC5A2">
              <w:rPr>
                <w:rFonts w:eastAsia="Times New Roman" w:cs="Times New Roman"/>
              </w:rPr>
              <w:t>CreatedDate</w:t>
            </w:r>
            <w:proofErr w:type="spellEnd"/>
          </w:p>
        </w:tc>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40F209D9" w14:textId="6F33C286" w:rsidR="697FC5A2" w:rsidRDefault="697FC5A2" w:rsidP="697FC5A2">
            <w:pPr>
              <w:rPr>
                <w:rFonts w:eastAsia="Times New Roman" w:cs="Times New Roman"/>
              </w:rPr>
            </w:pPr>
            <w:r w:rsidRPr="697FC5A2">
              <w:rPr>
                <w:rFonts w:eastAsia="Times New Roman" w:cs="Times New Roman"/>
              </w:rPr>
              <w:t>datetime</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49E6D19C" w14:textId="3AC6E226" w:rsidR="697FC5A2" w:rsidRDefault="697FC5A2" w:rsidP="697FC5A2">
            <w:pPr>
              <w:rPr>
                <w:rFonts w:eastAsia="Times New Roman" w:cs="Times New Roman"/>
              </w:rPr>
            </w:pPr>
            <w:r w:rsidRPr="697FC5A2">
              <w:rPr>
                <w:rFonts w:eastAsia="Times New Roman" w:cs="Times New Roman"/>
              </w:rPr>
              <w:t xml:space="preserve"> </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4CC1F587" w14:textId="719585E5" w:rsidR="697FC5A2" w:rsidRDefault="697FC5A2" w:rsidP="697FC5A2">
            <w:pPr>
              <w:rPr>
                <w:rFonts w:eastAsia="Times New Roman" w:cs="Times New Roman"/>
              </w:rPr>
            </w:pPr>
            <w:r w:rsidRPr="697FC5A2">
              <w:rPr>
                <w:rFonts w:eastAsia="Times New Roman" w:cs="Times New Roman"/>
              </w:rPr>
              <w:t>No</w:t>
            </w:r>
          </w:p>
        </w:tc>
        <w:tc>
          <w:tcPr>
            <w:tcW w:w="3345" w:type="dxa"/>
            <w:tcBorders>
              <w:top w:val="single" w:sz="8" w:space="0" w:color="auto"/>
              <w:left w:val="single" w:sz="8" w:space="0" w:color="auto"/>
              <w:bottom w:val="single" w:sz="8" w:space="0" w:color="auto"/>
              <w:right w:val="single" w:sz="8" w:space="0" w:color="auto"/>
            </w:tcBorders>
            <w:tcMar>
              <w:left w:w="108" w:type="dxa"/>
              <w:right w:w="108" w:type="dxa"/>
            </w:tcMar>
          </w:tcPr>
          <w:p w14:paraId="255339CB" w14:textId="7CAE17E8" w:rsidR="697FC5A2" w:rsidRDefault="697FC5A2" w:rsidP="697FC5A2">
            <w:pPr>
              <w:rPr>
                <w:rFonts w:eastAsia="Times New Roman" w:cs="Times New Roman"/>
              </w:rPr>
            </w:pPr>
            <w:r w:rsidRPr="697FC5A2">
              <w:rPr>
                <w:rFonts w:eastAsia="Times New Roman" w:cs="Times New Roman"/>
              </w:rPr>
              <w:t xml:space="preserve">Procurement creation date and time </w:t>
            </w:r>
          </w:p>
        </w:tc>
      </w:tr>
      <w:tr w:rsidR="697FC5A2" w14:paraId="189412D4" w14:textId="77777777" w:rsidTr="697FC5A2">
        <w:trPr>
          <w:trHeight w:val="300"/>
        </w:trPr>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30F1C65A" w14:textId="3938E066" w:rsidR="697FC5A2" w:rsidRDefault="697FC5A2" w:rsidP="697FC5A2">
            <w:pPr>
              <w:rPr>
                <w:rFonts w:eastAsia="Times New Roman" w:cs="Times New Roman"/>
              </w:rPr>
            </w:pPr>
            <w:proofErr w:type="spellStart"/>
            <w:r w:rsidRPr="697FC5A2">
              <w:rPr>
                <w:rFonts w:eastAsia="Times New Roman" w:cs="Times New Roman"/>
              </w:rPr>
              <w:t>CreatedBy</w:t>
            </w:r>
            <w:proofErr w:type="spellEnd"/>
          </w:p>
        </w:tc>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18123526" w14:textId="31CCDFE7" w:rsidR="697FC5A2" w:rsidRDefault="697FC5A2" w:rsidP="697FC5A2">
            <w:pPr>
              <w:rPr>
                <w:rFonts w:eastAsia="Times New Roman" w:cs="Times New Roman"/>
              </w:rPr>
            </w:pPr>
            <w:proofErr w:type="gramStart"/>
            <w:r w:rsidRPr="697FC5A2">
              <w:rPr>
                <w:rFonts w:eastAsia="Times New Roman" w:cs="Times New Roman"/>
              </w:rPr>
              <w:t>varchar(</w:t>
            </w:r>
            <w:proofErr w:type="gramEnd"/>
            <w:r w:rsidRPr="697FC5A2">
              <w:rPr>
                <w:rFonts w:eastAsia="Times New Roman" w:cs="Times New Roman"/>
              </w:rPr>
              <w:t>50)</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6AF7CE6F" w14:textId="66A7ACF8" w:rsidR="697FC5A2" w:rsidRDefault="697FC5A2" w:rsidP="697FC5A2">
            <w:pPr>
              <w:rPr>
                <w:rFonts w:eastAsia="Times New Roman" w:cs="Times New Roman"/>
              </w:rPr>
            </w:pPr>
            <w:r w:rsidRPr="697FC5A2">
              <w:rPr>
                <w:rFonts w:eastAsia="Times New Roman" w:cs="Times New Roman"/>
              </w:rPr>
              <w:t xml:space="preserve"> </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53F3F1A7" w14:textId="6E54EEA9" w:rsidR="7DCB8205" w:rsidRDefault="7DCB8205">
            <w:pPr>
              <w:rPr>
                <w:rFonts w:eastAsia="Times New Roman" w:cs="Times New Roman"/>
              </w:rPr>
            </w:pPr>
            <w:bookmarkStart w:id="1341" w:name="_Toc776894478"/>
            <w:r w:rsidRPr="697FC5A2">
              <w:rPr>
                <w:rFonts w:eastAsia="Times New Roman" w:cs="Times New Roman"/>
              </w:rPr>
              <w:t>No</w:t>
            </w:r>
            <w:bookmarkEnd w:id="1341"/>
          </w:p>
        </w:tc>
        <w:tc>
          <w:tcPr>
            <w:tcW w:w="3345" w:type="dxa"/>
            <w:tcBorders>
              <w:top w:val="single" w:sz="8" w:space="0" w:color="auto"/>
              <w:left w:val="single" w:sz="8" w:space="0" w:color="auto"/>
              <w:bottom w:val="single" w:sz="8" w:space="0" w:color="auto"/>
              <w:right w:val="single" w:sz="8" w:space="0" w:color="auto"/>
            </w:tcBorders>
            <w:tcMar>
              <w:left w:w="108" w:type="dxa"/>
              <w:right w:w="108" w:type="dxa"/>
            </w:tcMar>
          </w:tcPr>
          <w:p w14:paraId="6BE5F709" w14:textId="44CA8133" w:rsidR="697FC5A2" w:rsidRDefault="697FC5A2" w:rsidP="697FC5A2">
            <w:pPr>
              <w:rPr>
                <w:rFonts w:eastAsia="Times New Roman" w:cs="Times New Roman"/>
              </w:rPr>
            </w:pPr>
            <w:r w:rsidRPr="697FC5A2">
              <w:rPr>
                <w:rFonts w:eastAsia="Times New Roman" w:cs="Times New Roman"/>
              </w:rPr>
              <w:t>Employee name who created the procurement</w:t>
            </w:r>
          </w:p>
        </w:tc>
      </w:tr>
    </w:tbl>
    <w:p w14:paraId="6ACCD746" w14:textId="7F60D189" w:rsidR="697FC5A2" w:rsidRDefault="697FC5A2" w:rsidP="697FC5A2">
      <w:pPr>
        <w:rPr>
          <w:rFonts w:eastAsia="Times New Roman" w:cs="Times New Roman"/>
        </w:rPr>
      </w:pPr>
    </w:p>
    <w:p w14:paraId="4009C128" w14:textId="290141BA" w:rsidR="30AD4672" w:rsidRPr="00F24057" w:rsidRDefault="1BB25985" w:rsidP="5C8018B8">
      <w:pPr>
        <w:rPr>
          <w:rFonts w:eastAsia="Times New Roman" w:cs="Times New Roman"/>
        </w:rPr>
      </w:pPr>
      <w:r w:rsidRPr="697FC5A2">
        <w:rPr>
          <w:rFonts w:eastAsia="Times New Roman" w:cs="Times New Roman"/>
        </w:rPr>
        <w:t xml:space="preserve">Table: </w:t>
      </w:r>
      <w:proofErr w:type="spellStart"/>
      <w:r w:rsidR="646815BE" w:rsidRPr="697FC5A2">
        <w:rPr>
          <w:rFonts w:eastAsia="Times New Roman" w:cs="Times New Roman"/>
        </w:rPr>
        <w:t>procurement_items</w:t>
      </w:r>
      <w:proofErr w:type="spellEnd"/>
    </w:p>
    <w:tbl>
      <w:tblPr>
        <w:tblW w:w="0" w:type="auto"/>
        <w:tblLook w:val="04A0" w:firstRow="1" w:lastRow="0" w:firstColumn="1" w:lastColumn="0" w:noHBand="0" w:noVBand="1"/>
      </w:tblPr>
      <w:tblGrid>
        <w:gridCol w:w="2172"/>
        <w:gridCol w:w="1683"/>
        <w:gridCol w:w="761"/>
        <w:gridCol w:w="1504"/>
        <w:gridCol w:w="3220"/>
      </w:tblGrid>
      <w:tr w:rsidR="697FC5A2" w14:paraId="67A34E7B" w14:textId="77777777" w:rsidTr="697FC5A2">
        <w:trPr>
          <w:trHeight w:val="300"/>
        </w:trPr>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38470824" w14:textId="52C8D311" w:rsidR="697FC5A2" w:rsidRDefault="697FC5A2" w:rsidP="697FC5A2">
            <w:pPr>
              <w:rPr>
                <w:rFonts w:eastAsia="Times New Roman" w:cs="Times New Roman"/>
              </w:rPr>
            </w:pPr>
            <w:r w:rsidRPr="697FC5A2">
              <w:rPr>
                <w:rFonts w:eastAsia="Times New Roman" w:cs="Times New Roman"/>
              </w:rPr>
              <w:t>Column Name</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5B57CD70" w14:textId="1DA27BDC" w:rsidR="697FC5A2" w:rsidRDefault="697FC5A2" w:rsidP="697FC5A2">
            <w:pPr>
              <w:rPr>
                <w:rFonts w:eastAsia="Times New Roman" w:cs="Times New Roman"/>
              </w:rPr>
            </w:pPr>
            <w:r w:rsidRPr="697FC5A2">
              <w:rPr>
                <w:rFonts w:eastAsia="Times New Roman" w:cs="Times New Roman"/>
              </w:rPr>
              <w:t>Datatype</w:t>
            </w:r>
          </w:p>
        </w:tc>
        <w:tc>
          <w:tcPr>
            <w:tcW w:w="763" w:type="dxa"/>
            <w:tcBorders>
              <w:top w:val="single" w:sz="8" w:space="0" w:color="auto"/>
              <w:left w:val="single" w:sz="8" w:space="0" w:color="auto"/>
              <w:bottom w:val="single" w:sz="8" w:space="0" w:color="auto"/>
              <w:right w:val="single" w:sz="8" w:space="0" w:color="auto"/>
            </w:tcBorders>
            <w:tcMar>
              <w:left w:w="108" w:type="dxa"/>
              <w:right w:w="108" w:type="dxa"/>
            </w:tcMar>
          </w:tcPr>
          <w:p w14:paraId="36303FDA" w14:textId="3DBDE5BE" w:rsidR="697FC5A2" w:rsidRDefault="697FC5A2" w:rsidP="697FC5A2">
            <w:pPr>
              <w:rPr>
                <w:rFonts w:eastAsia="Times New Roman" w:cs="Times New Roman"/>
              </w:rPr>
            </w:pPr>
            <w:r w:rsidRPr="697FC5A2">
              <w:rPr>
                <w:rFonts w:eastAsia="Times New Roman" w:cs="Times New Roman"/>
              </w:rPr>
              <w:t>Key?</w:t>
            </w:r>
          </w:p>
        </w:tc>
        <w:tc>
          <w:tcPr>
            <w:tcW w:w="1544" w:type="dxa"/>
            <w:tcBorders>
              <w:top w:val="single" w:sz="8" w:space="0" w:color="auto"/>
              <w:left w:val="single" w:sz="8" w:space="0" w:color="auto"/>
              <w:bottom w:val="single" w:sz="8" w:space="0" w:color="auto"/>
              <w:right w:val="single" w:sz="8" w:space="0" w:color="auto"/>
            </w:tcBorders>
            <w:tcMar>
              <w:left w:w="108" w:type="dxa"/>
              <w:right w:w="108" w:type="dxa"/>
            </w:tcMar>
          </w:tcPr>
          <w:p w14:paraId="2C88D95E" w14:textId="58341292" w:rsidR="697FC5A2" w:rsidRDefault="697FC5A2" w:rsidP="697FC5A2">
            <w:pPr>
              <w:rPr>
                <w:rFonts w:eastAsia="Times New Roman" w:cs="Times New Roman"/>
              </w:rPr>
            </w:pPr>
            <w:r w:rsidRPr="697FC5A2">
              <w:rPr>
                <w:rFonts w:eastAsia="Times New Roman" w:cs="Times New Roman"/>
              </w:rPr>
              <w:t>Null?</w:t>
            </w:r>
          </w:p>
        </w:tc>
        <w:tc>
          <w:tcPr>
            <w:tcW w:w="3315" w:type="dxa"/>
            <w:tcBorders>
              <w:top w:val="single" w:sz="8" w:space="0" w:color="auto"/>
              <w:left w:val="single" w:sz="8" w:space="0" w:color="auto"/>
              <w:bottom w:val="single" w:sz="8" w:space="0" w:color="auto"/>
              <w:right w:val="single" w:sz="8" w:space="0" w:color="auto"/>
            </w:tcBorders>
            <w:tcMar>
              <w:left w:w="108" w:type="dxa"/>
              <w:right w:w="108" w:type="dxa"/>
            </w:tcMar>
          </w:tcPr>
          <w:p w14:paraId="51FE2079" w14:textId="42088322" w:rsidR="697FC5A2" w:rsidRDefault="697FC5A2" w:rsidP="697FC5A2">
            <w:pPr>
              <w:rPr>
                <w:rFonts w:eastAsia="Times New Roman" w:cs="Times New Roman"/>
              </w:rPr>
            </w:pPr>
            <w:r w:rsidRPr="697FC5A2">
              <w:rPr>
                <w:rFonts w:eastAsia="Times New Roman" w:cs="Times New Roman"/>
              </w:rPr>
              <w:t>Description</w:t>
            </w:r>
          </w:p>
        </w:tc>
      </w:tr>
      <w:tr w:rsidR="697FC5A2" w14:paraId="751D36B7" w14:textId="77777777" w:rsidTr="697FC5A2">
        <w:trPr>
          <w:trHeight w:val="300"/>
        </w:trPr>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7FB9B0C1" w14:textId="1E2C92AF" w:rsidR="697FC5A2" w:rsidRDefault="697FC5A2" w:rsidP="697FC5A2">
            <w:pPr>
              <w:rPr>
                <w:rFonts w:eastAsia="Times New Roman" w:cs="Times New Roman"/>
              </w:rPr>
            </w:pPr>
            <w:r w:rsidRPr="697FC5A2">
              <w:rPr>
                <w:rFonts w:eastAsia="Times New Roman" w:cs="Times New Roman"/>
              </w:rPr>
              <w:t>ProcurementItemID</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71DCA34D" w14:textId="649C3B51" w:rsidR="697FC5A2" w:rsidRDefault="697FC5A2" w:rsidP="697FC5A2">
            <w:pPr>
              <w:rPr>
                <w:rFonts w:eastAsia="Times New Roman" w:cs="Times New Roman"/>
              </w:rPr>
            </w:pPr>
            <w:proofErr w:type="gramStart"/>
            <w:r w:rsidRPr="697FC5A2">
              <w:rPr>
                <w:rFonts w:eastAsia="Times New Roman" w:cs="Times New Roman"/>
              </w:rPr>
              <w:t>int(</w:t>
            </w:r>
            <w:proofErr w:type="gramEnd"/>
            <w:r w:rsidRPr="697FC5A2">
              <w:rPr>
                <w:rFonts w:eastAsia="Times New Roman" w:cs="Times New Roman"/>
              </w:rPr>
              <w:t>11)</w:t>
            </w:r>
          </w:p>
        </w:tc>
        <w:tc>
          <w:tcPr>
            <w:tcW w:w="763" w:type="dxa"/>
            <w:tcBorders>
              <w:top w:val="single" w:sz="8" w:space="0" w:color="auto"/>
              <w:left w:val="single" w:sz="8" w:space="0" w:color="auto"/>
              <w:bottom w:val="single" w:sz="8" w:space="0" w:color="auto"/>
              <w:right w:val="single" w:sz="8" w:space="0" w:color="auto"/>
            </w:tcBorders>
            <w:tcMar>
              <w:left w:w="108" w:type="dxa"/>
              <w:right w:w="108" w:type="dxa"/>
            </w:tcMar>
          </w:tcPr>
          <w:p w14:paraId="648D0A90" w14:textId="5756FAAB" w:rsidR="697FC5A2" w:rsidRDefault="697FC5A2" w:rsidP="697FC5A2">
            <w:pPr>
              <w:rPr>
                <w:rFonts w:eastAsia="Times New Roman" w:cs="Times New Roman"/>
              </w:rPr>
            </w:pPr>
            <w:r w:rsidRPr="697FC5A2">
              <w:rPr>
                <w:rFonts w:eastAsia="Times New Roman" w:cs="Times New Roman"/>
              </w:rPr>
              <w:t>PK</w:t>
            </w:r>
          </w:p>
        </w:tc>
        <w:tc>
          <w:tcPr>
            <w:tcW w:w="1544" w:type="dxa"/>
            <w:tcBorders>
              <w:top w:val="single" w:sz="8" w:space="0" w:color="auto"/>
              <w:left w:val="single" w:sz="8" w:space="0" w:color="auto"/>
              <w:bottom w:val="single" w:sz="8" w:space="0" w:color="auto"/>
              <w:right w:val="single" w:sz="8" w:space="0" w:color="auto"/>
            </w:tcBorders>
            <w:tcMar>
              <w:left w:w="108" w:type="dxa"/>
              <w:right w:w="108" w:type="dxa"/>
            </w:tcMar>
          </w:tcPr>
          <w:p w14:paraId="0D22CE79" w14:textId="5CF3DA9A" w:rsidR="697FC5A2" w:rsidRDefault="697FC5A2" w:rsidP="697FC5A2">
            <w:pPr>
              <w:rPr>
                <w:rFonts w:eastAsia="Times New Roman" w:cs="Times New Roman"/>
              </w:rPr>
            </w:pPr>
            <w:r w:rsidRPr="697FC5A2">
              <w:rPr>
                <w:rFonts w:eastAsia="Times New Roman" w:cs="Times New Roman"/>
              </w:rPr>
              <w:t>No</w:t>
            </w:r>
          </w:p>
        </w:tc>
        <w:tc>
          <w:tcPr>
            <w:tcW w:w="3315" w:type="dxa"/>
            <w:tcBorders>
              <w:top w:val="single" w:sz="8" w:space="0" w:color="auto"/>
              <w:left w:val="single" w:sz="8" w:space="0" w:color="auto"/>
              <w:bottom w:val="single" w:sz="8" w:space="0" w:color="auto"/>
              <w:right w:val="single" w:sz="8" w:space="0" w:color="auto"/>
            </w:tcBorders>
            <w:tcMar>
              <w:left w:w="108" w:type="dxa"/>
              <w:right w:w="108" w:type="dxa"/>
            </w:tcMar>
          </w:tcPr>
          <w:p w14:paraId="11EC26E4" w14:textId="201A2BF7" w:rsidR="697FC5A2" w:rsidRDefault="697FC5A2" w:rsidP="697FC5A2">
            <w:pPr>
              <w:rPr>
                <w:rFonts w:eastAsia="Times New Roman" w:cs="Times New Roman"/>
              </w:rPr>
            </w:pPr>
            <w:r w:rsidRPr="697FC5A2">
              <w:rPr>
                <w:rFonts w:eastAsia="Times New Roman" w:cs="Times New Roman"/>
              </w:rPr>
              <w:t xml:space="preserve">Procurement item number </w:t>
            </w:r>
          </w:p>
        </w:tc>
      </w:tr>
      <w:tr w:rsidR="697FC5A2" w14:paraId="48032155" w14:textId="77777777" w:rsidTr="697FC5A2">
        <w:trPr>
          <w:trHeight w:val="300"/>
        </w:trPr>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4E6D3391" w14:textId="50AA127F" w:rsidR="697FC5A2" w:rsidRDefault="697FC5A2" w:rsidP="697FC5A2">
            <w:pPr>
              <w:rPr>
                <w:rFonts w:eastAsia="Times New Roman" w:cs="Times New Roman"/>
              </w:rPr>
            </w:pPr>
            <w:proofErr w:type="spellStart"/>
            <w:r w:rsidRPr="697FC5A2">
              <w:rPr>
                <w:rFonts w:eastAsia="Times New Roman" w:cs="Times New Roman"/>
              </w:rPr>
              <w:t>ProcurementID</w:t>
            </w:r>
            <w:proofErr w:type="spellEnd"/>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58876B06" w14:textId="377A04CD" w:rsidR="697FC5A2" w:rsidRDefault="697FC5A2" w:rsidP="697FC5A2">
            <w:pPr>
              <w:rPr>
                <w:rFonts w:eastAsia="Times New Roman" w:cs="Times New Roman"/>
              </w:rPr>
            </w:pPr>
            <w:proofErr w:type="gramStart"/>
            <w:r w:rsidRPr="697FC5A2">
              <w:rPr>
                <w:rFonts w:eastAsia="Times New Roman" w:cs="Times New Roman"/>
              </w:rPr>
              <w:t>varchar(</w:t>
            </w:r>
            <w:proofErr w:type="gramEnd"/>
            <w:r w:rsidRPr="697FC5A2">
              <w:rPr>
                <w:rFonts w:eastAsia="Times New Roman" w:cs="Times New Roman"/>
              </w:rPr>
              <w:t>20)</w:t>
            </w:r>
          </w:p>
        </w:tc>
        <w:tc>
          <w:tcPr>
            <w:tcW w:w="763" w:type="dxa"/>
            <w:tcBorders>
              <w:top w:val="single" w:sz="8" w:space="0" w:color="auto"/>
              <w:left w:val="single" w:sz="8" w:space="0" w:color="auto"/>
              <w:bottom w:val="single" w:sz="8" w:space="0" w:color="auto"/>
              <w:right w:val="single" w:sz="8" w:space="0" w:color="auto"/>
            </w:tcBorders>
            <w:tcMar>
              <w:left w:w="108" w:type="dxa"/>
              <w:right w:w="108" w:type="dxa"/>
            </w:tcMar>
          </w:tcPr>
          <w:p w14:paraId="380F3D0A" w14:textId="0A972040" w:rsidR="697FC5A2" w:rsidRDefault="697FC5A2" w:rsidP="697FC5A2">
            <w:pPr>
              <w:rPr>
                <w:rFonts w:eastAsia="Times New Roman" w:cs="Times New Roman"/>
              </w:rPr>
            </w:pPr>
            <w:r w:rsidRPr="697FC5A2">
              <w:rPr>
                <w:rFonts w:eastAsia="Times New Roman" w:cs="Times New Roman"/>
              </w:rPr>
              <w:t>FK</w:t>
            </w:r>
          </w:p>
        </w:tc>
        <w:tc>
          <w:tcPr>
            <w:tcW w:w="1544" w:type="dxa"/>
            <w:tcBorders>
              <w:top w:val="single" w:sz="8" w:space="0" w:color="auto"/>
              <w:left w:val="single" w:sz="8" w:space="0" w:color="auto"/>
              <w:bottom w:val="single" w:sz="8" w:space="0" w:color="auto"/>
              <w:right w:val="single" w:sz="8" w:space="0" w:color="auto"/>
            </w:tcBorders>
            <w:tcMar>
              <w:left w:w="108" w:type="dxa"/>
              <w:right w:w="108" w:type="dxa"/>
            </w:tcMar>
          </w:tcPr>
          <w:p w14:paraId="0852B4A9" w14:textId="304D946D" w:rsidR="697FC5A2" w:rsidRDefault="697FC5A2" w:rsidP="697FC5A2">
            <w:pPr>
              <w:rPr>
                <w:rFonts w:eastAsia="Times New Roman" w:cs="Times New Roman"/>
              </w:rPr>
            </w:pPr>
            <w:r w:rsidRPr="697FC5A2">
              <w:rPr>
                <w:rFonts w:eastAsia="Times New Roman" w:cs="Times New Roman"/>
              </w:rPr>
              <w:t>No</w:t>
            </w:r>
          </w:p>
        </w:tc>
        <w:tc>
          <w:tcPr>
            <w:tcW w:w="3315" w:type="dxa"/>
            <w:tcBorders>
              <w:top w:val="single" w:sz="8" w:space="0" w:color="auto"/>
              <w:left w:val="single" w:sz="8" w:space="0" w:color="auto"/>
              <w:bottom w:val="single" w:sz="8" w:space="0" w:color="auto"/>
              <w:right w:val="single" w:sz="8" w:space="0" w:color="auto"/>
            </w:tcBorders>
            <w:tcMar>
              <w:left w:w="108" w:type="dxa"/>
              <w:right w:w="108" w:type="dxa"/>
            </w:tcMar>
          </w:tcPr>
          <w:p w14:paraId="6CC9F632" w14:textId="6B9EF5EF" w:rsidR="069B7EDF" w:rsidRDefault="069B7EDF" w:rsidP="697FC5A2">
            <w:pPr>
              <w:rPr>
                <w:rFonts w:eastAsia="Times New Roman" w:cs="Times New Roman"/>
              </w:rPr>
            </w:pPr>
            <w:bookmarkStart w:id="1342" w:name="_Toc144213745"/>
            <w:r w:rsidRPr="697FC5A2">
              <w:rPr>
                <w:rFonts w:eastAsia="Times New Roman" w:cs="Times New Roman"/>
              </w:rPr>
              <w:t xml:space="preserve">Belong what </w:t>
            </w:r>
            <w:r w:rsidR="697FC5A2" w:rsidRPr="697FC5A2">
              <w:rPr>
                <w:rFonts w:eastAsia="Times New Roman" w:cs="Times New Roman"/>
              </w:rPr>
              <w:t>procurement number</w:t>
            </w:r>
            <w:bookmarkEnd w:id="1342"/>
          </w:p>
        </w:tc>
      </w:tr>
      <w:tr w:rsidR="697FC5A2" w14:paraId="0727135A" w14:textId="77777777" w:rsidTr="697FC5A2">
        <w:trPr>
          <w:trHeight w:val="300"/>
        </w:trPr>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32D1F40C" w14:textId="0128FAAE" w:rsidR="697FC5A2" w:rsidRDefault="697FC5A2" w:rsidP="697FC5A2">
            <w:pPr>
              <w:rPr>
                <w:rFonts w:eastAsia="Times New Roman" w:cs="Times New Roman"/>
              </w:rPr>
            </w:pPr>
            <w:proofErr w:type="spellStart"/>
            <w:r w:rsidRPr="697FC5A2">
              <w:rPr>
                <w:rFonts w:eastAsia="Times New Roman" w:cs="Times New Roman"/>
              </w:rPr>
              <w:t>MaterialID</w:t>
            </w:r>
            <w:proofErr w:type="spellEnd"/>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0555BF3F" w14:textId="6372D1EF" w:rsidR="697FC5A2" w:rsidRDefault="697FC5A2" w:rsidP="697FC5A2">
            <w:pPr>
              <w:rPr>
                <w:rFonts w:eastAsia="Times New Roman" w:cs="Times New Roman"/>
              </w:rPr>
            </w:pPr>
            <w:proofErr w:type="gramStart"/>
            <w:r w:rsidRPr="697FC5A2">
              <w:rPr>
                <w:rFonts w:eastAsia="Times New Roman" w:cs="Times New Roman"/>
              </w:rPr>
              <w:t>char(</w:t>
            </w:r>
            <w:proofErr w:type="gramEnd"/>
            <w:r w:rsidRPr="697FC5A2">
              <w:rPr>
                <w:rFonts w:eastAsia="Times New Roman" w:cs="Times New Roman"/>
              </w:rPr>
              <w:t>10)</w:t>
            </w:r>
          </w:p>
        </w:tc>
        <w:tc>
          <w:tcPr>
            <w:tcW w:w="763" w:type="dxa"/>
            <w:tcBorders>
              <w:top w:val="single" w:sz="8" w:space="0" w:color="auto"/>
              <w:left w:val="single" w:sz="8" w:space="0" w:color="auto"/>
              <w:bottom w:val="single" w:sz="8" w:space="0" w:color="auto"/>
              <w:right w:val="single" w:sz="8" w:space="0" w:color="auto"/>
            </w:tcBorders>
            <w:tcMar>
              <w:left w:w="108" w:type="dxa"/>
              <w:right w:w="108" w:type="dxa"/>
            </w:tcMar>
          </w:tcPr>
          <w:p w14:paraId="3AD0A1FE" w14:textId="0A923888" w:rsidR="697FC5A2" w:rsidRDefault="697FC5A2" w:rsidP="697FC5A2">
            <w:pPr>
              <w:rPr>
                <w:rFonts w:eastAsia="Times New Roman" w:cs="Times New Roman"/>
              </w:rPr>
            </w:pPr>
            <w:r w:rsidRPr="697FC5A2">
              <w:rPr>
                <w:rFonts w:eastAsia="Times New Roman" w:cs="Times New Roman"/>
              </w:rPr>
              <w:t>FK</w:t>
            </w:r>
          </w:p>
        </w:tc>
        <w:tc>
          <w:tcPr>
            <w:tcW w:w="1544" w:type="dxa"/>
            <w:tcBorders>
              <w:top w:val="single" w:sz="8" w:space="0" w:color="auto"/>
              <w:left w:val="single" w:sz="8" w:space="0" w:color="auto"/>
              <w:bottom w:val="single" w:sz="8" w:space="0" w:color="auto"/>
              <w:right w:val="single" w:sz="8" w:space="0" w:color="auto"/>
            </w:tcBorders>
            <w:tcMar>
              <w:left w:w="108" w:type="dxa"/>
              <w:right w:w="108" w:type="dxa"/>
            </w:tcMar>
          </w:tcPr>
          <w:p w14:paraId="44B2E838" w14:textId="62C2D92C" w:rsidR="697FC5A2" w:rsidRDefault="697FC5A2" w:rsidP="697FC5A2">
            <w:pPr>
              <w:rPr>
                <w:rFonts w:eastAsia="Times New Roman" w:cs="Times New Roman"/>
              </w:rPr>
            </w:pPr>
            <w:r w:rsidRPr="697FC5A2">
              <w:rPr>
                <w:rFonts w:eastAsia="Times New Roman" w:cs="Times New Roman"/>
              </w:rPr>
              <w:t>No</w:t>
            </w:r>
          </w:p>
        </w:tc>
        <w:tc>
          <w:tcPr>
            <w:tcW w:w="3315" w:type="dxa"/>
            <w:tcBorders>
              <w:top w:val="single" w:sz="8" w:space="0" w:color="auto"/>
              <w:left w:val="single" w:sz="8" w:space="0" w:color="auto"/>
              <w:bottom w:val="single" w:sz="8" w:space="0" w:color="auto"/>
              <w:right w:val="single" w:sz="8" w:space="0" w:color="auto"/>
            </w:tcBorders>
            <w:tcMar>
              <w:left w:w="108" w:type="dxa"/>
              <w:right w:w="108" w:type="dxa"/>
            </w:tcMar>
          </w:tcPr>
          <w:p w14:paraId="18EC08AA" w14:textId="4B54F529" w:rsidR="697FC5A2" w:rsidRDefault="697FC5A2" w:rsidP="697FC5A2">
            <w:pPr>
              <w:rPr>
                <w:rFonts w:eastAsia="Times New Roman" w:cs="Times New Roman"/>
              </w:rPr>
            </w:pPr>
            <w:r w:rsidRPr="697FC5A2">
              <w:rPr>
                <w:rFonts w:eastAsia="Times New Roman" w:cs="Times New Roman"/>
              </w:rPr>
              <w:t>Material number</w:t>
            </w:r>
          </w:p>
        </w:tc>
      </w:tr>
      <w:tr w:rsidR="697FC5A2" w14:paraId="25A77B31" w14:textId="77777777" w:rsidTr="697FC5A2">
        <w:trPr>
          <w:trHeight w:val="300"/>
        </w:trPr>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62F46493" w14:textId="31AEA13A" w:rsidR="697FC5A2" w:rsidRDefault="697FC5A2" w:rsidP="697FC5A2">
            <w:pPr>
              <w:rPr>
                <w:rFonts w:eastAsia="Times New Roman" w:cs="Times New Roman"/>
              </w:rPr>
            </w:pPr>
            <w:proofErr w:type="spellStart"/>
            <w:r w:rsidRPr="697FC5A2">
              <w:rPr>
                <w:rFonts w:eastAsia="Times New Roman" w:cs="Times New Roman"/>
              </w:rPr>
              <w:t>MaterialName</w:t>
            </w:r>
            <w:proofErr w:type="spellEnd"/>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66084588" w14:textId="45B6CB10" w:rsidR="697FC5A2" w:rsidRDefault="697FC5A2" w:rsidP="697FC5A2">
            <w:pPr>
              <w:rPr>
                <w:rFonts w:eastAsia="Times New Roman" w:cs="Times New Roman"/>
              </w:rPr>
            </w:pPr>
            <w:proofErr w:type="gramStart"/>
            <w:r w:rsidRPr="697FC5A2">
              <w:rPr>
                <w:rFonts w:eastAsia="Times New Roman" w:cs="Times New Roman"/>
              </w:rPr>
              <w:t>varchar(</w:t>
            </w:r>
            <w:proofErr w:type="gramEnd"/>
            <w:r w:rsidRPr="697FC5A2">
              <w:rPr>
                <w:rFonts w:eastAsia="Times New Roman" w:cs="Times New Roman"/>
              </w:rPr>
              <w:t>100)</w:t>
            </w:r>
          </w:p>
        </w:tc>
        <w:tc>
          <w:tcPr>
            <w:tcW w:w="763" w:type="dxa"/>
            <w:tcBorders>
              <w:top w:val="single" w:sz="8" w:space="0" w:color="auto"/>
              <w:left w:val="single" w:sz="8" w:space="0" w:color="auto"/>
              <w:bottom w:val="single" w:sz="8" w:space="0" w:color="auto"/>
              <w:right w:val="single" w:sz="8" w:space="0" w:color="auto"/>
            </w:tcBorders>
            <w:tcMar>
              <w:left w:w="108" w:type="dxa"/>
              <w:right w:w="108" w:type="dxa"/>
            </w:tcMar>
          </w:tcPr>
          <w:p w14:paraId="0C97F436" w14:textId="0C9C0C35" w:rsidR="697FC5A2" w:rsidRDefault="697FC5A2" w:rsidP="697FC5A2">
            <w:pPr>
              <w:rPr>
                <w:rFonts w:eastAsia="Times New Roman" w:cs="Times New Roman"/>
              </w:rPr>
            </w:pPr>
            <w:r w:rsidRPr="697FC5A2">
              <w:rPr>
                <w:rFonts w:eastAsia="Times New Roman" w:cs="Times New Roman"/>
              </w:rPr>
              <w:t xml:space="preserve"> </w:t>
            </w:r>
          </w:p>
        </w:tc>
        <w:tc>
          <w:tcPr>
            <w:tcW w:w="1544" w:type="dxa"/>
            <w:tcBorders>
              <w:top w:val="single" w:sz="8" w:space="0" w:color="auto"/>
              <w:left w:val="single" w:sz="8" w:space="0" w:color="auto"/>
              <w:bottom w:val="single" w:sz="8" w:space="0" w:color="auto"/>
              <w:right w:val="single" w:sz="8" w:space="0" w:color="auto"/>
            </w:tcBorders>
            <w:tcMar>
              <w:left w:w="108" w:type="dxa"/>
              <w:right w:w="108" w:type="dxa"/>
            </w:tcMar>
          </w:tcPr>
          <w:p w14:paraId="3C4523F3" w14:textId="1CD9689C" w:rsidR="697FC5A2" w:rsidRDefault="697FC5A2" w:rsidP="697FC5A2">
            <w:pPr>
              <w:rPr>
                <w:rFonts w:eastAsia="Times New Roman" w:cs="Times New Roman"/>
              </w:rPr>
            </w:pPr>
            <w:r w:rsidRPr="697FC5A2">
              <w:rPr>
                <w:rFonts w:eastAsia="Times New Roman" w:cs="Times New Roman"/>
              </w:rPr>
              <w:t>No</w:t>
            </w:r>
          </w:p>
        </w:tc>
        <w:tc>
          <w:tcPr>
            <w:tcW w:w="3315" w:type="dxa"/>
            <w:tcBorders>
              <w:top w:val="single" w:sz="8" w:space="0" w:color="auto"/>
              <w:left w:val="single" w:sz="8" w:space="0" w:color="auto"/>
              <w:bottom w:val="single" w:sz="8" w:space="0" w:color="auto"/>
              <w:right w:val="single" w:sz="8" w:space="0" w:color="auto"/>
            </w:tcBorders>
            <w:tcMar>
              <w:left w:w="108" w:type="dxa"/>
              <w:right w:w="108" w:type="dxa"/>
            </w:tcMar>
          </w:tcPr>
          <w:p w14:paraId="5639E918" w14:textId="04A6CD92" w:rsidR="697FC5A2" w:rsidRDefault="697FC5A2" w:rsidP="697FC5A2">
            <w:pPr>
              <w:rPr>
                <w:rFonts w:eastAsia="Times New Roman" w:cs="Times New Roman"/>
              </w:rPr>
            </w:pPr>
            <w:r w:rsidRPr="697FC5A2">
              <w:rPr>
                <w:rFonts w:eastAsia="Times New Roman" w:cs="Times New Roman"/>
              </w:rPr>
              <w:t>Material name</w:t>
            </w:r>
          </w:p>
        </w:tc>
      </w:tr>
      <w:tr w:rsidR="697FC5A2" w14:paraId="4952779A" w14:textId="77777777" w:rsidTr="697FC5A2">
        <w:trPr>
          <w:trHeight w:val="300"/>
        </w:trPr>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7C567D96" w14:textId="5A20679C" w:rsidR="697FC5A2" w:rsidRDefault="697FC5A2" w:rsidP="697FC5A2">
            <w:pPr>
              <w:rPr>
                <w:rFonts w:eastAsia="Times New Roman" w:cs="Times New Roman"/>
              </w:rPr>
            </w:pPr>
            <w:r w:rsidRPr="697FC5A2">
              <w:rPr>
                <w:rFonts w:eastAsia="Times New Roman" w:cs="Times New Roman"/>
              </w:rPr>
              <w:t>Quantity</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21FAA1C5" w14:textId="4DB926B3" w:rsidR="697FC5A2" w:rsidRDefault="697FC5A2" w:rsidP="697FC5A2">
            <w:pPr>
              <w:rPr>
                <w:rFonts w:eastAsia="Times New Roman" w:cs="Times New Roman"/>
              </w:rPr>
            </w:pPr>
            <w:proofErr w:type="gramStart"/>
            <w:r w:rsidRPr="697FC5A2">
              <w:rPr>
                <w:rFonts w:eastAsia="Times New Roman" w:cs="Times New Roman"/>
              </w:rPr>
              <w:t>int(</w:t>
            </w:r>
            <w:proofErr w:type="gramEnd"/>
            <w:r w:rsidRPr="697FC5A2">
              <w:rPr>
                <w:rFonts w:eastAsia="Times New Roman" w:cs="Times New Roman"/>
              </w:rPr>
              <w:t>11)</w:t>
            </w:r>
          </w:p>
        </w:tc>
        <w:tc>
          <w:tcPr>
            <w:tcW w:w="763" w:type="dxa"/>
            <w:tcBorders>
              <w:top w:val="single" w:sz="8" w:space="0" w:color="auto"/>
              <w:left w:val="single" w:sz="8" w:space="0" w:color="auto"/>
              <w:bottom w:val="single" w:sz="8" w:space="0" w:color="auto"/>
              <w:right w:val="single" w:sz="8" w:space="0" w:color="auto"/>
            </w:tcBorders>
            <w:tcMar>
              <w:left w:w="108" w:type="dxa"/>
              <w:right w:w="108" w:type="dxa"/>
            </w:tcMar>
          </w:tcPr>
          <w:p w14:paraId="2AC301EF" w14:textId="009AFE40" w:rsidR="697FC5A2" w:rsidRDefault="697FC5A2" w:rsidP="697FC5A2">
            <w:pPr>
              <w:rPr>
                <w:rFonts w:eastAsia="Times New Roman" w:cs="Times New Roman"/>
              </w:rPr>
            </w:pPr>
            <w:r w:rsidRPr="697FC5A2">
              <w:rPr>
                <w:rFonts w:eastAsia="Times New Roman" w:cs="Times New Roman"/>
              </w:rPr>
              <w:t xml:space="preserve"> </w:t>
            </w:r>
          </w:p>
        </w:tc>
        <w:tc>
          <w:tcPr>
            <w:tcW w:w="1544" w:type="dxa"/>
            <w:tcBorders>
              <w:top w:val="single" w:sz="8" w:space="0" w:color="auto"/>
              <w:left w:val="single" w:sz="8" w:space="0" w:color="auto"/>
              <w:bottom w:val="single" w:sz="8" w:space="0" w:color="auto"/>
              <w:right w:val="single" w:sz="8" w:space="0" w:color="auto"/>
            </w:tcBorders>
            <w:tcMar>
              <w:left w:w="108" w:type="dxa"/>
              <w:right w:w="108" w:type="dxa"/>
            </w:tcMar>
          </w:tcPr>
          <w:p w14:paraId="743127BC" w14:textId="173A9A35" w:rsidR="697FC5A2" w:rsidRDefault="697FC5A2" w:rsidP="697FC5A2">
            <w:pPr>
              <w:rPr>
                <w:rFonts w:eastAsia="Times New Roman" w:cs="Times New Roman"/>
              </w:rPr>
            </w:pPr>
            <w:r w:rsidRPr="697FC5A2">
              <w:rPr>
                <w:rFonts w:eastAsia="Times New Roman" w:cs="Times New Roman"/>
              </w:rPr>
              <w:t>No</w:t>
            </w:r>
          </w:p>
        </w:tc>
        <w:tc>
          <w:tcPr>
            <w:tcW w:w="3315" w:type="dxa"/>
            <w:tcBorders>
              <w:top w:val="single" w:sz="8" w:space="0" w:color="auto"/>
              <w:left w:val="single" w:sz="8" w:space="0" w:color="auto"/>
              <w:bottom w:val="single" w:sz="8" w:space="0" w:color="auto"/>
              <w:right w:val="single" w:sz="8" w:space="0" w:color="auto"/>
            </w:tcBorders>
            <w:tcMar>
              <w:left w:w="108" w:type="dxa"/>
              <w:right w:w="108" w:type="dxa"/>
            </w:tcMar>
          </w:tcPr>
          <w:p w14:paraId="4063CB0B" w14:textId="2F6E5228" w:rsidR="697FC5A2" w:rsidRDefault="697FC5A2" w:rsidP="697FC5A2">
            <w:pPr>
              <w:rPr>
                <w:rFonts w:eastAsia="Times New Roman" w:cs="Times New Roman"/>
              </w:rPr>
            </w:pPr>
            <w:r w:rsidRPr="697FC5A2">
              <w:rPr>
                <w:rFonts w:eastAsia="Times New Roman" w:cs="Times New Roman"/>
              </w:rPr>
              <w:t>Procurement quantity</w:t>
            </w:r>
          </w:p>
        </w:tc>
      </w:tr>
    </w:tbl>
    <w:p w14:paraId="7272E801" w14:textId="01CED0EC" w:rsidR="697FC5A2" w:rsidRDefault="697FC5A2" w:rsidP="697FC5A2">
      <w:pPr>
        <w:rPr>
          <w:rFonts w:eastAsia="Times New Roman" w:cs="Times New Roman"/>
        </w:rPr>
      </w:pPr>
    </w:p>
    <w:p w14:paraId="2D4EF97B" w14:textId="5CB2090D" w:rsidR="2820000A" w:rsidRPr="00F24057" w:rsidRDefault="2820000A" w:rsidP="2820000A">
      <w:pPr>
        <w:rPr>
          <w:rFonts w:eastAsia="Times New Roman" w:cs="Times New Roman"/>
        </w:rPr>
      </w:pPr>
    </w:p>
    <w:p w14:paraId="3DF62BA8" w14:textId="131BB6D6" w:rsidR="30AD4672" w:rsidRPr="00F24057" w:rsidRDefault="1BB25985" w:rsidP="5C8018B8">
      <w:pPr>
        <w:rPr>
          <w:rFonts w:eastAsia="Times New Roman" w:cs="Times New Roman"/>
        </w:rPr>
      </w:pPr>
      <w:r w:rsidRPr="697FC5A2">
        <w:rPr>
          <w:rFonts w:eastAsia="Times New Roman" w:cs="Times New Roman"/>
        </w:rPr>
        <w:t xml:space="preserve">Table: </w:t>
      </w:r>
      <w:proofErr w:type="spellStart"/>
      <w:r w:rsidR="3A5DB1C1" w:rsidRPr="697FC5A2">
        <w:rPr>
          <w:rFonts w:eastAsia="Times New Roman" w:cs="Times New Roman"/>
        </w:rPr>
        <w:t>replyslip</w:t>
      </w:r>
      <w:proofErr w:type="spellEnd"/>
    </w:p>
    <w:tbl>
      <w:tblPr>
        <w:tblW w:w="0" w:type="auto"/>
        <w:tblLook w:val="04A0" w:firstRow="1" w:lastRow="0" w:firstColumn="1" w:lastColumn="0" w:noHBand="0" w:noVBand="1"/>
      </w:tblPr>
      <w:tblGrid>
        <w:gridCol w:w="1977"/>
        <w:gridCol w:w="1530"/>
        <w:gridCol w:w="865"/>
        <w:gridCol w:w="885"/>
        <w:gridCol w:w="4083"/>
        <w:tblGridChange w:id="1343">
          <w:tblGrid>
            <w:gridCol w:w="10"/>
            <w:gridCol w:w="350"/>
            <w:gridCol w:w="360"/>
            <w:gridCol w:w="360"/>
            <w:gridCol w:w="360"/>
            <w:gridCol w:w="360"/>
            <w:gridCol w:w="187"/>
            <w:gridCol w:w="1530"/>
            <w:gridCol w:w="865"/>
            <w:gridCol w:w="885"/>
            <w:gridCol w:w="4083"/>
          </w:tblGrid>
        </w:tblGridChange>
      </w:tblGrid>
      <w:tr w:rsidR="007F359A" w:rsidRPr="00F24057" w14:paraId="1EEDDA10" w14:textId="77777777" w:rsidTr="697FC5A2">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115A050D" w14:textId="66A180E4" w:rsidR="697FC5A2" w:rsidRDefault="697FC5A2" w:rsidP="697FC5A2">
            <w:pPr>
              <w:rPr>
                <w:rFonts w:eastAsia="Times New Roman" w:cs="Times New Roman"/>
              </w:rPr>
            </w:pPr>
            <w:r w:rsidRPr="697FC5A2">
              <w:rPr>
                <w:rFonts w:eastAsia="Times New Roman" w:cs="Times New Roman"/>
              </w:rPr>
              <w:t>Column Name</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1AB819EE" w14:textId="27FE02D6" w:rsidR="697FC5A2" w:rsidRDefault="697FC5A2" w:rsidP="697FC5A2">
            <w:pPr>
              <w:rPr>
                <w:rFonts w:eastAsia="Times New Roman" w:cs="Times New Roman"/>
              </w:rPr>
            </w:pPr>
            <w:r w:rsidRPr="697FC5A2">
              <w:rPr>
                <w:rFonts w:eastAsia="Times New Roman" w:cs="Times New Roman"/>
              </w:rPr>
              <w:t>Datatype</w:t>
            </w:r>
          </w:p>
        </w:tc>
        <w:tc>
          <w:tcPr>
            <w:tcW w:w="865" w:type="dxa"/>
            <w:tcBorders>
              <w:top w:val="single" w:sz="8" w:space="0" w:color="auto"/>
              <w:left w:val="single" w:sz="8" w:space="0" w:color="auto"/>
              <w:bottom w:val="single" w:sz="8" w:space="0" w:color="auto"/>
              <w:right w:val="single" w:sz="8" w:space="0" w:color="auto"/>
            </w:tcBorders>
            <w:tcMar>
              <w:left w:w="108" w:type="dxa"/>
              <w:right w:w="108" w:type="dxa"/>
            </w:tcMar>
          </w:tcPr>
          <w:p w14:paraId="447B2674" w14:textId="279A4A45" w:rsidR="697FC5A2" w:rsidRDefault="697FC5A2" w:rsidP="697FC5A2">
            <w:pPr>
              <w:rPr>
                <w:rFonts w:eastAsia="Times New Roman" w:cs="Times New Roman"/>
              </w:rPr>
            </w:pPr>
            <w:r w:rsidRPr="697FC5A2">
              <w:rPr>
                <w:rFonts w:eastAsia="Times New Roman" w:cs="Times New Roman"/>
              </w:rPr>
              <w:t>Key?</w:t>
            </w:r>
          </w:p>
        </w:tc>
        <w:tc>
          <w:tcPr>
            <w:tcW w:w="885" w:type="dxa"/>
            <w:tcBorders>
              <w:top w:val="single" w:sz="8" w:space="0" w:color="auto"/>
              <w:left w:val="single" w:sz="8" w:space="0" w:color="auto"/>
              <w:bottom w:val="single" w:sz="8" w:space="0" w:color="auto"/>
              <w:right w:val="single" w:sz="8" w:space="0" w:color="auto"/>
            </w:tcBorders>
            <w:tcMar>
              <w:left w:w="108" w:type="dxa"/>
              <w:right w:w="108" w:type="dxa"/>
            </w:tcMar>
          </w:tcPr>
          <w:p w14:paraId="58FE3CD2" w14:textId="7699FB4C" w:rsidR="697FC5A2" w:rsidRDefault="697FC5A2" w:rsidP="697FC5A2">
            <w:pPr>
              <w:rPr>
                <w:rFonts w:eastAsia="Times New Roman" w:cs="Times New Roman"/>
              </w:rPr>
            </w:pPr>
            <w:r w:rsidRPr="697FC5A2">
              <w:rPr>
                <w:rFonts w:eastAsia="Times New Roman" w:cs="Times New Roman"/>
              </w:rPr>
              <w:t>Null?</w:t>
            </w:r>
          </w:p>
        </w:tc>
        <w:tc>
          <w:tcPr>
            <w:tcW w:w="4090" w:type="dxa"/>
            <w:tcBorders>
              <w:top w:val="single" w:sz="8" w:space="0" w:color="auto"/>
              <w:left w:val="single" w:sz="8" w:space="0" w:color="auto"/>
              <w:bottom w:val="single" w:sz="8" w:space="0" w:color="auto"/>
              <w:right w:val="single" w:sz="8" w:space="0" w:color="auto"/>
            </w:tcBorders>
            <w:tcMar>
              <w:left w:w="108" w:type="dxa"/>
              <w:right w:w="108" w:type="dxa"/>
            </w:tcMar>
          </w:tcPr>
          <w:p w14:paraId="578664FF" w14:textId="3C6A7D3A" w:rsidR="697FC5A2" w:rsidRDefault="697FC5A2" w:rsidP="697FC5A2">
            <w:pPr>
              <w:rPr>
                <w:rFonts w:eastAsia="Times New Roman" w:cs="Times New Roman"/>
              </w:rPr>
            </w:pPr>
            <w:r w:rsidRPr="697FC5A2">
              <w:rPr>
                <w:rFonts w:eastAsia="Times New Roman" w:cs="Times New Roman"/>
              </w:rPr>
              <w:t>Description</w:t>
            </w:r>
          </w:p>
        </w:tc>
      </w:tr>
      <w:tr w:rsidR="007F359A" w:rsidRPr="00F24057" w14:paraId="149EC3BF" w14:textId="77777777" w:rsidTr="697FC5A2">
        <w:tblPrEx>
          <w:tblW w:w="0" w:type="auto"/>
          <w:tblPrExChange w:id="1344" w:author="SUNG Kit (250405321)" w:date="2026-06-22T05:34:00Z">
            <w:tblPrEx>
              <w:tblW w:w="0" w:type="auto"/>
            </w:tblPrEx>
          </w:tblPrExChange>
        </w:tblPrEx>
        <w:trPr>
          <w:trHeight w:val="435"/>
          <w:trPrChange w:id="1345" w:author="SUNG Kit (250405321)" w:date="2026-06-22T05:34:00Z">
            <w:trPr>
              <w:gridAfter w:val="0"/>
            </w:trPr>
          </w:trPrChange>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Change w:id="1346" w:author="SUNG Kit (250405321)" w:date="2026-06-22T05:34:00Z">
              <w:tcPr>
                <w:tcW w:w="0" w:type="auto"/>
                <w:gridSpan w:val="2"/>
              </w:tcPr>
            </w:tcPrChange>
          </w:tcPr>
          <w:p w14:paraId="0B20DE9C" w14:textId="21A9BDDD" w:rsidR="697FC5A2" w:rsidRDefault="697FC5A2" w:rsidP="697FC5A2">
            <w:pPr>
              <w:rPr>
                <w:rFonts w:eastAsia="Times New Roman" w:cs="Times New Roman"/>
              </w:rPr>
            </w:pPr>
            <w:proofErr w:type="spellStart"/>
            <w:r w:rsidRPr="697FC5A2">
              <w:rPr>
                <w:rFonts w:eastAsia="Times New Roman" w:cs="Times New Roman"/>
              </w:rPr>
              <w:t>ReplyID</w:t>
            </w:r>
            <w:proofErr w:type="spellEnd"/>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Change w:id="1347" w:author="SUNG Kit (250405321)" w:date="2026-06-22T05:34:00Z">
              <w:tcPr>
                <w:tcW w:w="0" w:type="auto"/>
              </w:tcPr>
            </w:tcPrChange>
          </w:tcPr>
          <w:p w14:paraId="2B536FC5" w14:textId="5911D815" w:rsidR="697FC5A2" w:rsidRDefault="697FC5A2" w:rsidP="697FC5A2">
            <w:pPr>
              <w:rPr>
                <w:rFonts w:eastAsia="Times New Roman" w:cs="Times New Roman"/>
              </w:rPr>
            </w:pPr>
            <w:proofErr w:type="gramStart"/>
            <w:r w:rsidRPr="697FC5A2">
              <w:rPr>
                <w:rFonts w:eastAsia="Times New Roman" w:cs="Times New Roman"/>
              </w:rPr>
              <w:t>varchar(</w:t>
            </w:r>
            <w:proofErr w:type="gramEnd"/>
            <w:r w:rsidRPr="697FC5A2">
              <w:rPr>
                <w:rFonts w:eastAsia="Times New Roman" w:cs="Times New Roman"/>
              </w:rPr>
              <w:t>20)</w:t>
            </w:r>
          </w:p>
        </w:tc>
        <w:tc>
          <w:tcPr>
            <w:tcW w:w="865" w:type="dxa"/>
            <w:tcBorders>
              <w:top w:val="single" w:sz="8" w:space="0" w:color="auto"/>
              <w:left w:val="single" w:sz="8" w:space="0" w:color="auto"/>
              <w:bottom w:val="single" w:sz="8" w:space="0" w:color="auto"/>
              <w:right w:val="single" w:sz="8" w:space="0" w:color="auto"/>
            </w:tcBorders>
            <w:tcMar>
              <w:left w:w="108" w:type="dxa"/>
              <w:right w:w="108" w:type="dxa"/>
            </w:tcMar>
            <w:tcPrChange w:id="1348" w:author="SUNG Kit (250405321)" w:date="2026-06-22T05:34:00Z">
              <w:tcPr>
                <w:tcW w:w="0" w:type="auto"/>
              </w:tcPr>
            </w:tcPrChange>
          </w:tcPr>
          <w:p w14:paraId="4CA7783B" w14:textId="3724F064" w:rsidR="697FC5A2" w:rsidRDefault="697FC5A2" w:rsidP="697FC5A2">
            <w:pPr>
              <w:rPr>
                <w:rFonts w:eastAsia="Times New Roman" w:cs="Times New Roman"/>
              </w:rPr>
            </w:pPr>
            <w:r w:rsidRPr="697FC5A2">
              <w:rPr>
                <w:rFonts w:eastAsia="Times New Roman" w:cs="Times New Roman"/>
              </w:rPr>
              <w:t>PK</w:t>
            </w:r>
          </w:p>
        </w:tc>
        <w:tc>
          <w:tcPr>
            <w:tcW w:w="885" w:type="dxa"/>
            <w:tcBorders>
              <w:top w:val="single" w:sz="8" w:space="0" w:color="auto"/>
              <w:left w:val="single" w:sz="8" w:space="0" w:color="auto"/>
              <w:bottom w:val="single" w:sz="8" w:space="0" w:color="auto"/>
              <w:right w:val="single" w:sz="8" w:space="0" w:color="auto"/>
            </w:tcBorders>
            <w:tcMar>
              <w:left w:w="108" w:type="dxa"/>
              <w:right w:w="108" w:type="dxa"/>
            </w:tcMar>
            <w:tcPrChange w:id="1349" w:author="SUNG Kit (250405321)" w:date="2026-06-22T05:34:00Z">
              <w:tcPr>
                <w:tcW w:w="0" w:type="auto"/>
              </w:tcPr>
            </w:tcPrChange>
          </w:tcPr>
          <w:p w14:paraId="272D4324" w14:textId="0317CF40" w:rsidR="697FC5A2" w:rsidRDefault="697FC5A2" w:rsidP="697FC5A2">
            <w:pPr>
              <w:rPr>
                <w:rFonts w:eastAsia="Times New Roman" w:cs="Times New Roman"/>
              </w:rPr>
            </w:pPr>
            <w:r w:rsidRPr="697FC5A2">
              <w:rPr>
                <w:rFonts w:eastAsia="Times New Roman" w:cs="Times New Roman"/>
              </w:rPr>
              <w:t>No</w:t>
            </w:r>
          </w:p>
        </w:tc>
        <w:tc>
          <w:tcPr>
            <w:tcW w:w="4090" w:type="dxa"/>
            <w:tcBorders>
              <w:top w:val="single" w:sz="8" w:space="0" w:color="auto"/>
              <w:left w:val="single" w:sz="8" w:space="0" w:color="auto"/>
              <w:bottom w:val="single" w:sz="8" w:space="0" w:color="auto"/>
              <w:right w:val="single" w:sz="8" w:space="0" w:color="auto"/>
            </w:tcBorders>
            <w:tcMar>
              <w:left w:w="108" w:type="dxa"/>
              <w:right w:w="108" w:type="dxa"/>
            </w:tcMar>
            <w:tcPrChange w:id="1350" w:author="SUNG Kit (250405321)" w:date="2026-06-22T05:34:00Z">
              <w:tcPr>
                <w:tcW w:w="0" w:type="auto"/>
              </w:tcPr>
            </w:tcPrChange>
          </w:tcPr>
          <w:p w14:paraId="20A28235" w14:textId="3BD34C08" w:rsidR="697FC5A2" w:rsidRDefault="697FC5A2" w:rsidP="697FC5A2">
            <w:pPr>
              <w:rPr>
                <w:rFonts w:eastAsia="Times New Roman" w:cs="Times New Roman"/>
              </w:rPr>
            </w:pPr>
            <w:r w:rsidRPr="697FC5A2">
              <w:rPr>
                <w:rFonts w:eastAsia="Times New Roman" w:cs="Times New Roman"/>
              </w:rPr>
              <w:t>Reply slip number</w:t>
            </w:r>
          </w:p>
        </w:tc>
      </w:tr>
      <w:tr w:rsidR="007F359A" w:rsidRPr="00F24057" w14:paraId="0C74122D" w14:textId="77777777" w:rsidTr="697FC5A2">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160DBA96" w14:textId="5F5DC1C5" w:rsidR="697FC5A2" w:rsidRDefault="697FC5A2" w:rsidP="697FC5A2">
            <w:pPr>
              <w:rPr>
                <w:rFonts w:eastAsia="Times New Roman" w:cs="Times New Roman"/>
              </w:rPr>
            </w:pPr>
            <w:proofErr w:type="spellStart"/>
            <w:r w:rsidRPr="697FC5A2">
              <w:rPr>
                <w:rFonts w:eastAsia="Times New Roman" w:cs="Times New Roman"/>
              </w:rPr>
              <w:t>DeliveryID</w:t>
            </w:r>
            <w:proofErr w:type="spellEnd"/>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64A007E5" w14:textId="44112080" w:rsidR="697FC5A2" w:rsidRDefault="697FC5A2" w:rsidP="697FC5A2">
            <w:pPr>
              <w:rPr>
                <w:rFonts w:eastAsia="Times New Roman" w:cs="Times New Roman"/>
              </w:rPr>
            </w:pPr>
            <w:proofErr w:type="gramStart"/>
            <w:r w:rsidRPr="697FC5A2">
              <w:rPr>
                <w:rFonts w:eastAsia="Times New Roman" w:cs="Times New Roman"/>
              </w:rPr>
              <w:t>varchar(</w:t>
            </w:r>
            <w:proofErr w:type="gramEnd"/>
            <w:r w:rsidRPr="697FC5A2">
              <w:rPr>
                <w:rFonts w:eastAsia="Times New Roman" w:cs="Times New Roman"/>
              </w:rPr>
              <w:t>20)</w:t>
            </w:r>
          </w:p>
        </w:tc>
        <w:tc>
          <w:tcPr>
            <w:tcW w:w="865" w:type="dxa"/>
            <w:tcBorders>
              <w:top w:val="single" w:sz="8" w:space="0" w:color="auto"/>
              <w:left w:val="single" w:sz="8" w:space="0" w:color="auto"/>
              <w:bottom w:val="single" w:sz="8" w:space="0" w:color="auto"/>
              <w:right w:val="single" w:sz="8" w:space="0" w:color="auto"/>
            </w:tcBorders>
            <w:tcMar>
              <w:left w:w="108" w:type="dxa"/>
              <w:right w:w="108" w:type="dxa"/>
            </w:tcMar>
          </w:tcPr>
          <w:p w14:paraId="00406948" w14:textId="63BB92FC" w:rsidR="697FC5A2" w:rsidRDefault="697FC5A2" w:rsidP="697FC5A2">
            <w:pPr>
              <w:rPr>
                <w:rFonts w:eastAsia="Times New Roman" w:cs="Times New Roman"/>
              </w:rPr>
            </w:pPr>
            <w:r w:rsidRPr="697FC5A2">
              <w:rPr>
                <w:rFonts w:eastAsia="Times New Roman" w:cs="Times New Roman"/>
              </w:rPr>
              <w:t>FK</w:t>
            </w:r>
          </w:p>
        </w:tc>
        <w:tc>
          <w:tcPr>
            <w:tcW w:w="885" w:type="dxa"/>
            <w:tcBorders>
              <w:top w:val="single" w:sz="8" w:space="0" w:color="auto"/>
              <w:left w:val="single" w:sz="8" w:space="0" w:color="auto"/>
              <w:bottom w:val="single" w:sz="8" w:space="0" w:color="auto"/>
              <w:right w:val="single" w:sz="8" w:space="0" w:color="auto"/>
            </w:tcBorders>
            <w:tcMar>
              <w:left w:w="108" w:type="dxa"/>
              <w:right w:w="108" w:type="dxa"/>
            </w:tcMar>
          </w:tcPr>
          <w:p w14:paraId="46294D95" w14:textId="4EB4ABAC" w:rsidR="697FC5A2" w:rsidRDefault="697FC5A2" w:rsidP="697FC5A2">
            <w:pPr>
              <w:rPr>
                <w:rFonts w:eastAsia="Times New Roman" w:cs="Times New Roman"/>
              </w:rPr>
            </w:pPr>
            <w:r w:rsidRPr="697FC5A2">
              <w:rPr>
                <w:rFonts w:eastAsia="Times New Roman" w:cs="Times New Roman"/>
              </w:rPr>
              <w:t>No</w:t>
            </w:r>
          </w:p>
        </w:tc>
        <w:tc>
          <w:tcPr>
            <w:tcW w:w="4090" w:type="dxa"/>
            <w:tcBorders>
              <w:top w:val="single" w:sz="8" w:space="0" w:color="auto"/>
              <w:left w:val="single" w:sz="8" w:space="0" w:color="auto"/>
              <w:bottom w:val="single" w:sz="8" w:space="0" w:color="auto"/>
              <w:right w:val="single" w:sz="8" w:space="0" w:color="auto"/>
            </w:tcBorders>
            <w:tcMar>
              <w:left w:w="108" w:type="dxa"/>
              <w:right w:w="108" w:type="dxa"/>
            </w:tcMar>
          </w:tcPr>
          <w:p w14:paraId="5F2DDA05" w14:textId="36EA0CAD" w:rsidR="697FC5A2" w:rsidRDefault="697FC5A2" w:rsidP="697FC5A2">
            <w:pPr>
              <w:rPr>
                <w:rFonts w:eastAsia="Times New Roman" w:cs="Times New Roman"/>
              </w:rPr>
            </w:pPr>
            <w:r w:rsidRPr="697FC5A2">
              <w:rPr>
                <w:rFonts w:eastAsia="Times New Roman" w:cs="Times New Roman"/>
              </w:rPr>
              <w:t>belong to what delivery number</w:t>
            </w:r>
          </w:p>
        </w:tc>
      </w:tr>
      <w:tr w:rsidR="007F359A" w:rsidRPr="00F24057" w14:paraId="0D04CE0A" w14:textId="77777777" w:rsidTr="697FC5A2">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75B20970" w14:textId="33193C07" w:rsidR="697FC5A2" w:rsidRDefault="697FC5A2" w:rsidP="697FC5A2">
            <w:pPr>
              <w:rPr>
                <w:rFonts w:eastAsia="Times New Roman" w:cs="Times New Roman"/>
              </w:rPr>
            </w:pPr>
            <w:proofErr w:type="spellStart"/>
            <w:r w:rsidRPr="697FC5A2">
              <w:rPr>
                <w:rFonts w:eastAsia="Times New Roman" w:cs="Times New Roman"/>
              </w:rPr>
              <w:t>OrderID</w:t>
            </w:r>
            <w:proofErr w:type="spellEnd"/>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5116D3DA" w14:textId="20604FE2" w:rsidR="697FC5A2" w:rsidRDefault="697FC5A2" w:rsidP="697FC5A2">
            <w:pPr>
              <w:rPr>
                <w:rFonts w:eastAsia="Times New Roman" w:cs="Times New Roman"/>
              </w:rPr>
            </w:pPr>
            <w:proofErr w:type="gramStart"/>
            <w:r w:rsidRPr="697FC5A2">
              <w:rPr>
                <w:rFonts w:eastAsia="Times New Roman" w:cs="Times New Roman"/>
              </w:rPr>
              <w:t>varchar(</w:t>
            </w:r>
            <w:proofErr w:type="gramEnd"/>
            <w:r w:rsidRPr="697FC5A2">
              <w:rPr>
                <w:rFonts w:eastAsia="Times New Roman" w:cs="Times New Roman"/>
              </w:rPr>
              <w:t>20)</w:t>
            </w:r>
          </w:p>
        </w:tc>
        <w:tc>
          <w:tcPr>
            <w:tcW w:w="865" w:type="dxa"/>
            <w:tcBorders>
              <w:top w:val="single" w:sz="8" w:space="0" w:color="auto"/>
              <w:left w:val="single" w:sz="8" w:space="0" w:color="auto"/>
              <w:bottom w:val="single" w:sz="8" w:space="0" w:color="auto"/>
              <w:right w:val="single" w:sz="8" w:space="0" w:color="auto"/>
            </w:tcBorders>
            <w:tcMar>
              <w:left w:w="108" w:type="dxa"/>
              <w:right w:w="108" w:type="dxa"/>
            </w:tcMar>
          </w:tcPr>
          <w:p w14:paraId="6FF14F4A" w14:textId="2705754A" w:rsidR="697FC5A2" w:rsidRDefault="697FC5A2" w:rsidP="697FC5A2">
            <w:pPr>
              <w:rPr>
                <w:rFonts w:eastAsia="Times New Roman" w:cs="Times New Roman"/>
              </w:rPr>
            </w:pPr>
            <w:r w:rsidRPr="697FC5A2">
              <w:rPr>
                <w:rFonts w:eastAsia="Times New Roman" w:cs="Times New Roman"/>
              </w:rPr>
              <w:t>FK</w:t>
            </w:r>
          </w:p>
        </w:tc>
        <w:tc>
          <w:tcPr>
            <w:tcW w:w="885" w:type="dxa"/>
            <w:tcBorders>
              <w:top w:val="single" w:sz="8" w:space="0" w:color="auto"/>
              <w:left w:val="single" w:sz="8" w:space="0" w:color="auto"/>
              <w:bottom w:val="single" w:sz="8" w:space="0" w:color="auto"/>
              <w:right w:val="single" w:sz="8" w:space="0" w:color="auto"/>
            </w:tcBorders>
            <w:tcMar>
              <w:left w:w="108" w:type="dxa"/>
              <w:right w:w="108" w:type="dxa"/>
            </w:tcMar>
          </w:tcPr>
          <w:p w14:paraId="3C7D1B81" w14:textId="7147220A" w:rsidR="697FC5A2" w:rsidRDefault="697FC5A2" w:rsidP="697FC5A2">
            <w:pPr>
              <w:rPr>
                <w:rFonts w:eastAsia="Times New Roman" w:cs="Times New Roman"/>
              </w:rPr>
            </w:pPr>
            <w:r w:rsidRPr="697FC5A2">
              <w:rPr>
                <w:rFonts w:eastAsia="Times New Roman" w:cs="Times New Roman"/>
              </w:rPr>
              <w:t>No</w:t>
            </w:r>
          </w:p>
        </w:tc>
        <w:tc>
          <w:tcPr>
            <w:tcW w:w="4090" w:type="dxa"/>
            <w:tcBorders>
              <w:top w:val="single" w:sz="8" w:space="0" w:color="auto"/>
              <w:left w:val="single" w:sz="8" w:space="0" w:color="auto"/>
              <w:bottom w:val="single" w:sz="8" w:space="0" w:color="auto"/>
              <w:right w:val="single" w:sz="8" w:space="0" w:color="auto"/>
            </w:tcBorders>
            <w:tcMar>
              <w:left w:w="108" w:type="dxa"/>
              <w:right w:w="108" w:type="dxa"/>
            </w:tcMar>
          </w:tcPr>
          <w:p w14:paraId="1D79A250" w14:textId="76ED6272" w:rsidR="697FC5A2" w:rsidRDefault="697FC5A2" w:rsidP="697FC5A2">
            <w:pPr>
              <w:rPr>
                <w:rFonts w:eastAsia="Times New Roman" w:cs="Times New Roman"/>
              </w:rPr>
            </w:pPr>
            <w:r w:rsidRPr="697FC5A2">
              <w:rPr>
                <w:rFonts w:eastAsia="Times New Roman" w:cs="Times New Roman"/>
              </w:rPr>
              <w:t>belong to what order number</w:t>
            </w:r>
          </w:p>
        </w:tc>
      </w:tr>
      <w:tr w:rsidR="007F359A" w:rsidRPr="00F24057" w14:paraId="32E01B57" w14:textId="77777777" w:rsidTr="697FC5A2">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0B43820F" w14:textId="34B5A825" w:rsidR="697FC5A2" w:rsidRDefault="697FC5A2" w:rsidP="697FC5A2">
            <w:pPr>
              <w:rPr>
                <w:rFonts w:eastAsia="Times New Roman" w:cs="Times New Roman"/>
              </w:rPr>
            </w:pPr>
            <w:r w:rsidRPr="697FC5A2">
              <w:rPr>
                <w:rFonts w:eastAsia="Times New Roman" w:cs="Times New Roman"/>
              </w:rPr>
              <w:t>Remarks</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05C38217" w14:textId="66BFEF94" w:rsidR="697FC5A2" w:rsidRDefault="697FC5A2" w:rsidP="697FC5A2">
            <w:pPr>
              <w:rPr>
                <w:rFonts w:eastAsia="Times New Roman" w:cs="Times New Roman"/>
              </w:rPr>
            </w:pPr>
            <w:r w:rsidRPr="697FC5A2">
              <w:rPr>
                <w:rFonts w:eastAsia="Times New Roman" w:cs="Times New Roman"/>
              </w:rPr>
              <w:t>text</w:t>
            </w:r>
          </w:p>
        </w:tc>
        <w:tc>
          <w:tcPr>
            <w:tcW w:w="865" w:type="dxa"/>
            <w:tcBorders>
              <w:top w:val="single" w:sz="8" w:space="0" w:color="auto"/>
              <w:left w:val="single" w:sz="8" w:space="0" w:color="auto"/>
              <w:bottom w:val="single" w:sz="8" w:space="0" w:color="auto"/>
              <w:right w:val="single" w:sz="8" w:space="0" w:color="auto"/>
            </w:tcBorders>
            <w:tcMar>
              <w:left w:w="108" w:type="dxa"/>
              <w:right w:w="108" w:type="dxa"/>
            </w:tcMar>
          </w:tcPr>
          <w:p w14:paraId="5E553041" w14:textId="30BB2B3E" w:rsidR="697FC5A2" w:rsidRDefault="697FC5A2" w:rsidP="697FC5A2">
            <w:pPr>
              <w:rPr>
                <w:rFonts w:eastAsia="Times New Roman" w:cs="Times New Roman"/>
              </w:rPr>
            </w:pPr>
            <w:r w:rsidRPr="697FC5A2">
              <w:rPr>
                <w:rFonts w:eastAsia="Times New Roman" w:cs="Times New Roman"/>
              </w:rPr>
              <w:t xml:space="preserve"> </w:t>
            </w:r>
          </w:p>
        </w:tc>
        <w:tc>
          <w:tcPr>
            <w:tcW w:w="885" w:type="dxa"/>
            <w:tcBorders>
              <w:top w:val="single" w:sz="8" w:space="0" w:color="auto"/>
              <w:left w:val="single" w:sz="8" w:space="0" w:color="auto"/>
              <w:bottom w:val="single" w:sz="8" w:space="0" w:color="auto"/>
              <w:right w:val="single" w:sz="8" w:space="0" w:color="auto"/>
            </w:tcBorders>
            <w:tcMar>
              <w:left w:w="108" w:type="dxa"/>
              <w:right w:w="108" w:type="dxa"/>
            </w:tcMar>
          </w:tcPr>
          <w:p w14:paraId="61DDF21B" w14:textId="7747123E" w:rsidR="697FC5A2" w:rsidRDefault="697FC5A2" w:rsidP="697FC5A2">
            <w:pPr>
              <w:rPr>
                <w:rFonts w:eastAsia="Times New Roman" w:cs="Times New Roman"/>
              </w:rPr>
            </w:pPr>
            <w:r w:rsidRPr="697FC5A2">
              <w:rPr>
                <w:rFonts w:eastAsia="Times New Roman" w:cs="Times New Roman"/>
              </w:rPr>
              <w:t>Yes</w:t>
            </w:r>
          </w:p>
        </w:tc>
        <w:tc>
          <w:tcPr>
            <w:tcW w:w="4090" w:type="dxa"/>
            <w:tcBorders>
              <w:top w:val="single" w:sz="8" w:space="0" w:color="auto"/>
              <w:left w:val="single" w:sz="8" w:space="0" w:color="auto"/>
              <w:bottom w:val="single" w:sz="8" w:space="0" w:color="auto"/>
              <w:right w:val="single" w:sz="8" w:space="0" w:color="auto"/>
            </w:tcBorders>
            <w:tcMar>
              <w:left w:w="108" w:type="dxa"/>
              <w:right w:w="108" w:type="dxa"/>
            </w:tcMar>
          </w:tcPr>
          <w:p w14:paraId="75456AEC" w14:textId="4ECDC3ED" w:rsidR="697FC5A2" w:rsidRDefault="697FC5A2" w:rsidP="697FC5A2">
            <w:pPr>
              <w:rPr>
                <w:rFonts w:eastAsia="Times New Roman" w:cs="Times New Roman"/>
              </w:rPr>
            </w:pPr>
            <w:r w:rsidRPr="697FC5A2">
              <w:rPr>
                <w:rFonts w:eastAsia="Times New Roman" w:cs="Times New Roman"/>
              </w:rPr>
              <w:t>Additional remarks or notes</w:t>
            </w:r>
          </w:p>
        </w:tc>
      </w:tr>
      <w:tr w:rsidR="007F359A" w:rsidRPr="00F24057" w14:paraId="4B62DE55" w14:textId="77777777" w:rsidTr="697FC5A2">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07C67272" w14:textId="17EE1DDA" w:rsidR="697FC5A2" w:rsidRDefault="697FC5A2" w:rsidP="697FC5A2">
            <w:pPr>
              <w:rPr>
                <w:rFonts w:eastAsia="Times New Roman" w:cs="Times New Roman"/>
              </w:rPr>
            </w:pPr>
            <w:proofErr w:type="spellStart"/>
            <w:r w:rsidRPr="697FC5A2">
              <w:rPr>
                <w:rFonts w:eastAsia="Times New Roman" w:cs="Times New Roman"/>
              </w:rPr>
              <w:t>CreatedBy</w:t>
            </w:r>
            <w:proofErr w:type="spellEnd"/>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2C7D64AA" w14:textId="0830B4F5" w:rsidR="697FC5A2" w:rsidRDefault="697FC5A2" w:rsidP="697FC5A2">
            <w:pPr>
              <w:rPr>
                <w:rFonts w:eastAsia="Times New Roman" w:cs="Times New Roman"/>
              </w:rPr>
            </w:pPr>
            <w:proofErr w:type="gramStart"/>
            <w:r w:rsidRPr="697FC5A2">
              <w:rPr>
                <w:rFonts w:eastAsia="Times New Roman" w:cs="Times New Roman"/>
              </w:rPr>
              <w:t>varchar(</w:t>
            </w:r>
            <w:proofErr w:type="gramEnd"/>
            <w:r w:rsidRPr="697FC5A2">
              <w:rPr>
                <w:rFonts w:eastAsia="Times New Roman" w:cs="Times New Roman"/>
              </w:rPr>
              <w:t>50)</w:t>
            </w:r>
          </w:p>
        </w:tc>
        <w:tc>
          <w:tcPr>
            <w:tcW w:w="865" w:type="dxa"/>
            <w:tcBorders>
              <w:top w:val="single" w:sz="8" w:space="0" w:color="auto"/>
              <w:left w:val="single" w:sz="8" w:space="0" w:color="auto"/>
              <w:bottom w:val="single" w:sz="8" w:space="0" w:color="auto"/>
              <w:right w:val="single" w:sz="8" w:space="0" w:color="auto"/>
            </w:tcBorders>
            <w:tcMar>
              <w:left w:w="108" w:type="dxa"/>
              <w:right w:w="108" w:type="dxa"/>
            </w:tcMar>
          </w:tcPr>
          <w:p w14:paraId="028885AC" w14:textId="47280B11" w:rsidR="697FC5A2" w:rsidRDefault="697FC5A2" w:rsidP="697FC5A2">
            <w:pPr>
              <w:rPr>
                <w:rFonts w:eastAsia="Times New Roman" w:cs="Times New Roman"/>
              </w:rPr>
            </w:pPr>
            <w:r w:rsidRPr="697FC5A2">
              <w:rPr>
                <w:rFonts w:eastAsia="Times New Roman" w:cs="Times New Roman"/>
              </w:rPr>
              <w:t xml:space="preserve"> </w:t>
            </w:r>
          </w:p>
        </w:tc>
        <w:tc>
          <w:tcPr>
            <w:tcW w:w="885" w:type="dxa"/>
            <w:tcBorders>
              <w:top w:val="single" w:sz="8" w:space="0" w:color="auto"/>
              <w:left w:val="single" w:sz="8" w:space="0" w:color="auto"/>
              <w:bottom w:val="single" w:sz="8" w:space="0" w:color="auto"/>
              <w:right w:val="single" w:sz="8" w:space="0" w:color="auto"/>
            </w:tcBorders>
            <w:tcMar>
              <w:left w:w="108" w:type="dxa"/>
              <w:right w:w="108" w:type="dxa"/>
            </w:tcMar>
          </w:tcPr>
          <w:p w14:paraId="2FACDEA5" w14:textId="56D8BEB5" w:rsidR="697FC5A2" w:rsidRDefault="697FC5A2" w:rsidP="697FC5A2">
            <w:pPr>
              <w:rPr>
                <w:rFonts w:eastAsia="Times New Roman" w:cs="Times New Roman"/>
              </w:rPr>
            </w:pPr>
            <w:r w:rsidRPr="697FC5A2">
              <w:rPr>
                <w:rFonts w:eastAsia="Times New Roman" w:cs="Times New Roman"/>
              </w:rPr>
              <w:t>Yes</w:t>
            </w:r>
          </w:p>
        </w:tc>
        <w:tc>
          <w:tcPr>
            <w:tcW w:w="4090" w:type="dxa"/>
            <w:tcBorders>
              <w:top w:val="single" w:sz="8" w:space="0" w:color="auto"/>
              <w:left w:val="single" w:sz="8" w:space="0" w:color="auto"/>
              <w:bottom w:val="single" w:sz="8" w:space="0" w:color="auto"/>
              <w:right w:val="single" w:sz="8" w:space="0" w:color="auto"/>
            </w:tcBorders>
            <w:tcMar>
              <w:left w:w="108" w:type="dxa"/>
              <w:right w:w="108" w:type="dxa"/>
            </w:tcMar>
          </w:tcPr>
          <w:p w14:paraId="75ED5101" w14:textId="5A482824" w:rsidR="697FC5A2" w:rsidRDefault="697FC5A2" w:rsidP="697FC5A2">
            <w:pPr>
              <w:rPr>
                <w:rFonts w:eastAsia="Times New Roman" w:cs="Times New Roman"/>
              </w:rPr>
            </w:pPr>
            <w:r w:rsidRPr="697FC5A2">
              <w:rPr>
                <w:rFonts w:eastAsia="Times New Roman" w:cs="Times New Roman"/>
              </w:rPr>
              <w:t>Employee who created the reply slip</w:t>
            </w:r>
          </w:p>
        </w:tc>
      </w:tr>
    </w:tbl>
    <w:p w14:paraId="390FECA9" w14:textId="10E0BB34" w:rsidR="697FC5A2" w:rsidRDefault="697FC5A2"/>
    <w:p w14:paraId="7EB31182" w14:textId="3BDD0F4B" w:rsidR="30AD4672" w:rsidRPr="00F24057" w:rsidRDefault="30AD4672" w:rsidP="5C8018B8">
      <w:pPr>
        <w:rPr>
          <w:rFonts w:eastAsia="Times New Roman" w:cs="Times New Roman"/>
        </w:rPr>
      </w:pPr>
      <w:r w:rsidRPr="00F24057">
        <w:rPr>
          <w:rFonts w:eastAsia="Times New Roman" w:cs="Times New Roman"/>
        </w:rPr>
        <w:t xml:space="preserve"> </w:t>
      </w:r>
    </w:p>
    <w:p w14:paraId="042625A6" w14:textId="5FCB35E6" w:rsidR="30AD4672" w:rsidRPr="00F24057" w:rsidRDefault="1BB25985" w:rsidP="5C8018B8">
      <w:pPr>
        <w:rPr>
          <w:rFonts w:eastAsia="Times New Roman" w:cs="Times New Roman"/>
        </w:rPr>
      </w:pPr>
      <w:r w:rsidRPr="697FC5A2">
        <w:rPr>
          <w:rFonts w:eastAsia="Times New Roman" w:cs="Times New Roman"/>
        </w:rPr>
        <w:t xml:space="preserve">Table: </w:t>
      </w:r>
      <w:proofErr w:type="spellStart"/>
      <w:r w:rsidR="5EBA6619" w:rsidRPr="697FC5A2">
        <w:rPr>
          <w:rFonts w:eastAsia="Times New Roman" w:cs="Times New Roman"/>
        </w:rPr>
        <w:t>afterservicerequest</w:t>
      </w:r>
      <w:proofErr w:type="spellEnd"/>
    </w:p>
    <w:tbl>
      <w:tblPr>
        <w:tblW w:w="0" w:type="auto"/>
        <w:tblLook w:val="04A0" w:firstRow="1" w:lastRow="0" w:firstColumn="1" w:lastColumn="0" w:noHBand="0" w:noVBand="1"/>
      </w:tblPr>
      <w:tblGrid>
        <w:gridCol w:w="1817"/>
        <w:gridCol w:w="1772"/>
        <w:gridCol w:w="931"/>
        <w:gridCol w:w="1455"/>
        <w:gridCol w:w="3365"/>
      </w:tblGrid>
      <w:tr w:rsidR="697FC5A2" w14:paraId="0D6C7814" w14:textId="77777777" w:rsidTr="697FC5A2">
        <w:trPr>
          <w:trHeight w:val="300"/>
        </w:trPr>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3CF31D24" w14:textId="2EFF5DCF" w:rsidR="697FC5A2" w:rsidRDefault="697FC5A2" w:rsidP="697FC5A2">
            <w:pPr>
              <w:rPr>
                <w:rFonts w:eastAsia="Times New Roman" w:cs="Times New Roman"/>
              </w:rPr>
            </w:pPr>
            <w:r w:rsidRPr="697FC5A2">
              <w:rPr>
                <w:rFonts w:eastAsia="Times New Roman" w:cs="Times New Roman"/>
              </w:rPr>
              <w:t>Column Name</w:t>
            </w:r>
          </w:p>
        </w:tc>
        <w:tc>
          <w:tcPr>
            <w:tcW w:w="1785" w:type="dxa"/>
            <w:tcBorders>
              <w:top w:val="single" w:sz="8" w:space="0" w:color="auto"/>
              <w:left w:val="single" w:sz="8" w:space="0" w:color="auto"/>
              <w:bottom w:val="single" w:sz="8" w:space="0" w:color="auto"/>
              <w:right w:val="single" w:sz="8" w:space="0" w:color="auto"/>
            </w:tcBorders>
            <w:tcMar>
              <w:left w:w="108" w:type="dxa"/>
              <w:right w:w="108" w:type="dxa"/>
            </w:tcMar>
          </w:tcPr>
          <w:p w14:paraId="62AC7249" w14:textId="71E6F931" w:rsidR="697FC5A2" w:rsidRDefault="697FC5A2" w:rsidP="697FC5A2">
            <w:pPr>
              <w:rPr>
                <w:rFonts w:eastAsia="Times New Roman" w:cs="Times New Roman"/>
              </w:rPr>
            </w:pPr>
            <w:r w:rsidRPr="697FC5A2">
              <w:rPr>
                <w:rFonts w:eastAsia="Times New Roman" w:cs="Times New Roman"/>
              </w:rPr>
              <w:t>Datatype</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4C47C8A" w14:textId="0EEA812C" w:rsidR="697FC5A2" w:rsidRDefault="697FC5A2" w:rsidP="697FC5A2">
            <w:pPr>
              <w:rPr>
                <w:rFonts w:eastAsia="Times New Roman" w:cs="Times New Roman"/>
              </w:rPr>
            </w:pPr>
            <w:r w:rsidRPr="697FC5A2">
              <w:rPr>
                <w:rFonts w:eastAsia="Times New Roman" w:cs="Times New Roman"/>
              </w:rPr>
              <w:t>Key?</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422471D8" w14:textId="73624447" w:rsidR="697FC5A2" w:rsidRDefault="697FC5A2" w:rsidP="697FC5A2">
            <w:pPr>
              <w:rPr>
                <w:rFonts w:eastAsia="Times New Roman" w:cs="Times New Roman"/>
              </w:rPr>
            </w:pPr>
            <w:r w:rsidRPr="697FC5A2">
              <w:rPr>
                <w:rFonts w:eastAsia="Times New Roman" w:cs="Times New Roman"/>
              </w:rPr>
              <w:t>Null?</w:t>
            </w:r>
          </w:p>
        </w:tc>
        <w:tc>
          <w:tcPr>
            <w:tcW w:w="3450" w:type="dxa"/>
            <w:tcBorders>
              <w:top w:val="single" w:sz="8" w:space="0" w:color="auto"/>
              <w:left w:val="single" w:sz="8" w:space="0" w:color="auto"/>
              <w:bottom w:val="single" w:sz="8" w:space="0" w:color="auto"/>
              <w:right w:val="single" w:sz="8" w:space="0" w:color="auto"/>
            </w:tcBorders>
            <w:tcMar>
              <w:left w:w="108" w:type="dxa"/>
              <w:right w:w="108" w:type="dxa"/>
            </w:tcMar>
          </w:tcPr>
          <w:p w14:paraId="1DC740A9" w14:textId="0CB3BBE2" w:rsidR="697FC5A2" w:rsidRDefault="697FC5A2" w:rsidP="697FC5A2">
            <w:pPr>
              <w:rPr>
                <w:rFonts w:eastAsia="Times New Roman" w:cs="Times New Roman"/>
              </w:rPr>
            </w:pPr>
            <w:r w:rsidRPr="697FC5A2">
              <w:rPr>
                <w:rFonts w:eastAsia="Times New Roman" w:cs="Times New Roman"/>
              </w:rPr>
              <w:t>Description</w:t>
            </w:r>
          </w:p>
        </w:tc>
      </w:tr>
      <w:tr w:rsidR="697FC5A2" w14:paraId="026D695C" w14:textId="77777777" w:rsidTr="697FC5A2">
        <w:trPr>
          <w:trHeight w:val="300"/>
        </w:trPr>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00926B6B" w14:textId="115378E9" w:rsidR="697FC5A2" w:rsidRDefault="697FC5A2" w:rsidP="697FC5A2">
            <w:pPr>
              <w:rPr>
                <w:rFonts w:eastAsia="Times New Roman" w:cs="Times New Roman"/>
              </w:rPr>
            </w:pPr>
            <w:proofErr w:type="spellStart"/>
            <w:r w:rsidRPr="697FC5A2">
              <w:rPr>
                <w:rFonts w:eastAsia="Times New Roman" w:cs="Times New Roman"/>
              </w:rPr>
              <w:t>RequestID</w:t>
            </w:r>
            <w:proofErr w:type="spellEnd"/>
          </w:p>
        </w:tc>
        <w:tc>
          <w:tcPr>
            <w:tcW w:w="1785" w:type="dxa"/>
            <w:tcBorders>
              <w:top w:val="single" w:sz="8" w:space="0" w:color="auto"/>
              <w:left w:val="single" w:sz="8" w:space="0" w:color="auto"/>
              <w:bottom w:val="single" w:sz="8" w:space="0" w:color="auto"/>
              <w:right w:val="single" w:sz="8" w:space="0" w:color="auto"/>
            </w:tcBorders>
            <w:tcMar>
              <w:left w:w="108" w:type="dxa"/>
              <w:right w:w="108" w:type="dxa"/>
            </w:tcMar>
          </w:tcPr>
          <w:p w14:paraId="72E41D65" w14:textId="6B83E8D7" w:rsidR="697FC5A2" w:rsidRDefault="697FC5A2" w:rsidP="697FC5A2">
            <w:pPr>
              <w:rPr>
                <w:rFonts w:eastAsia="Times New Roman" w:cs="Times New Roman"/>
              </w:rPr>
            </w:pPr>
            <w:proofErr w:type="gramStart"/>
            <w:r w:rsidRPr="697FC5A2">
              <w:rPr>
                <w:rFonts w:eastAsia="Times New Roman" w:cs="Times New Roman"/>
              </w:rPr>
              <w:t>int(</w:t>
            </w:r>
            <w:proofErr w:type="gramEnd"/>
            <w:r w:rsidRPr="697FC5A2">
              <w:rPr>
                <w:rFonts w:eastAsia="Times New Roman" w:cs="Times New Roman"/>
              </w:rPr>
              <w:t>11)</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282BBD2" w14:textId="02393991" w:rsidR="697FC5A2" w:rsidRDefault="697FC5A2" w:rsidP="697FC5A2">
            <w:pPr>
              <w:rPr>
                <w:rFonts w:eastAsia="Times New Roman" w:cs="Times New Roman"/>
              </w:rPr>
            </w:pPr>
            <w:r w:rsidRPr="697FC5A2">
              <w:rPr>
                <w:rFonts w:eastAsia="Times New Roman" w:cs="Times New Roman"/>
              </w:rPr>
              <w:t>PK</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638C7E8F" w14:textId="1F8D4881" w:rsidR="697FC5A2" w:rsidRDefault="697FC5A2" w:rsidP="697FC5A2">
            <w:pPr>
              <w:rPr>
                <w:rFonts w:eastAsia="Times New Roman" w:cs="Times New Roman"/>
              </w:rPr>
            </w:pPr>
            <w:r w:rsidRPr="697FC5A2">
              <w:rPr>
                <w:rFonts w:eastAsia="Times New Roman" w:cs="Times New Roman"/>
              </w:rPr>
              <w:t>No</w:t>
            </w:r>
          </w:p>
        </w:tc>
        <w:tc>
          <w:tcPr>
            <w:tcW w:w="3450" w:type="dxa"/>
            <w:tcBorders>
              <w:top w:val="single" w:sz="8" w:space="0" w:color="auto"/>
              <w:left w:val="single" w:sz="8" w:space="0" w:color="auto"/>
              <w:bottom w:val="single" w:sz="8" w:space="0" w:color="auto"/>
              <w:right w:val="single" w:sz="8" w:space="0" w:color="auto"/>
            </w:tcBorders>
            <w:tcMar>
              <w:left w:w="108" w:type="dxa"/>
              <w:right w:w="108" w:type="dxa"/>
            </w:tcMar>
          </w:tcPr>
          <w:p w14:paraId="610F9EE2" w14:textId="584779CD" w:rsidR="697FC5A2" w:rsidRDefault="697FC5A2" w:rsidP="697FC5A2">
            <w:pPr>
              <w:rPr>
                <w:rFonts w:eastAsia="Times New Roman" w:cs="Times New Roman"/>
              </w:rPr>
            </w:pPr>
            <w:r w:rsidRPr="697FC5A2">
              <w:rPr>
                <w:rFonts w:eastAsia="Times New Roman" w:cs="Times New Roman"/>
              </w:rPr>
              <w:t xml:space="preserve">Request number </w:t>
            </w:r>
          </w:p>
        </w:tc>
      </w:tr>
      <w:tr w:rsidR="697FC5A2" w14:paraId="6BA0A567" w14:textId="77777777" w:rsidTr="697FC5A2">
        <w:trPr>
          <w:trHeight w:val="300"/>
        </w:trPr>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6FDD4011" w14:textId="0E476E77" w:rsidR="697FC5A2" w:rsidRDefault="697FC5A2" w:rsidP="697FC5A2">
            <w:pPr>
              <w:rPr>
                <w:rFonts w:eastAsia="Times New Roman" w:cs="Times New Roman"/>
              </w:rPr>
            </w:pPr>
            <w:proofErr w:type="spellStart"/>
            <w:r w:rsidRPr="697FC5A2">
              <w:rPr>
                <w:rFonts w:eastAsia="Times New Roman" w:cs="Times New Roman"/>
              </w:rPr>
              <w:t>OrderID</w:t>
            </w:r>
            <w:proofErr w:type="spellEnd"/>
          </w:p>
        </w:tc>
        <w:tc>
          <w:tcPr>
            <w:tcW w:w="1785" w:type="dxa"/>
            <w:tcBorders>
              <w:top w:val="single" w:sz="8" w:space="0" w:color="auto"/>
              <w:left w:val="single" w:sz="8" w:space="0" w:color="auto"/>
              <w:bottom w:val="single" w:sz="8" w:space="0" w:color="auto"/>
              <w:right w:val="single" w:sz="8" w:space="0" w:color="auto"/>
            </w:tcBorders>
            <w:tcMar>
              <w:left w:w="108" w:type="dxa"/>
              <w:right w:w="108" w:type="dxa"/>
            </w:tcMar>
          </w:tcPr>
          <w:p w14:paraId="2CD037CB" w14:textId="127B073C" w:rsidR="697FC5A2" w:rsidRDefault="697FC5A2" w:rsidP="697FC5A2">
            <w:pPr>
              <w:rPr>
                <w:rFonts w:eastAsia="Times New Roman" w:cs="Times New Roman"/>
              </w:rPr>
            </w:pPr>
            <w:proofErr w:type="gramStart"/>
            <w:r w:rsidRPr="697FC5A2">
              <w:rPr>
                <w:rFonts w:eastAsia="Times New Roman" w:cs="Times New Roman"/>
              </w:rPr>
              <w:t>varchar(</w:t>
            </w:r>
            <w:proofErr w:type="gramEnd"/>
            <w:r w:rsidRPr="697FC5A2">
              <w:rPr>
                <w:rFonts w:eastAsia="Times New Roman" w:cs="Times New Roman"/>
              </w:rPr>
              <w:t>20)</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F3F94B8" w14:textId="240EF6A2" w:rsidR="697FC5A2" w:rsidRDefault="697FC5A2" w:rsidP="697FC5A2">
            <w:pPr>
              <w:rPr>
                <w:rFonts w:eastAsia="Times New Roman" w:cs="Times New Roman"/>
              </w:rPr>
            </w:pPr>
            <w:r w:rsidRPr="697FC5A2">
              <w:rPr>
                <w:rFonts w:eastAsia="Times New Roman" w:cs="Times New Roman"/>
              </w:rPr>
              <w:t>FK</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574AB33C" w14:textId="36D5C317" w:rsidR="697FC5A2" w:rsidRDefault="697FC5A2" w:rsidP="697FC5A2">
            <w:pPr>
              <w:rPr>
                <w:rFonts w:eastAsia="Times New Roman" w:cs="Times New Roman"/>
              </w:rPr>
            </w:pPr>
            <w:r w:rsidRPr="697FC5A2">
              <w:rPr>
                <w:rFonts w:eastAsia="Times New Roman" w:cs="Times New Roman"/>
              </w:rPr>
              <w:t>No</w:t>
            </w:r>
          </w:p>
        </w:tc>
        <w:tc>
          <w:tcPr>
            <w:tcW w:w="3450" w:type="dxa"/>
            <w:tcBorders>
              <w:top w:val="single" w:sz="8" w:space="0" w:color="auto"/>
              <w:left w:val="single" w:sz="8" w:space="0" w:color="auto"/>
              <w:bottom w:val="single" w:sz="8" w:space="0" w:color="auto"/>
              <w:right w:val="single" w:sz="8" w:space="0" w:color="auto"/>
            </w:tcBorders>
            <w:tcMar>
              <w:left w:w="108" w:type="dxa"/>
              <w:right w:w="108" w:type="dxa"/>
            </w:tcMar>
          </w:tcPr>
          <w:p w14:paraId="42B8E380" w14:textId="47121A08" w:rsidR="697FC5A2" w:rsidRDefault="697FC5A2" w:rsidP="697FC5A2">
            <w:pPr>
              <w:rPr>
                <w:rFonts w:eastAsia="Times New Roman" w:cs="Times New Roman"/>
              </w:rPr>
            </w:pPr>
            <w:r w:rsidRPr="697FC5A2">
              <w:rPr>
                <w:rFonts w:eastAsia="Times New Roman" w:cs="Times New Roman"/>
              </w:rPr>
              <w:t>Belong what order number</w:t>
            </w:r>
          </w:p>
        </w:tc>
      </w:tr>
      <w:tr w:rsidR="697FC5A2" w14:paraId="54E6931E" w14:textId="77777777" w:rsidTr="697FC5A2">
        <w:trPr>
          <w:trHeight w:val="300"/>
        </w:trPr>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7505768C" w14:textId="2288B2D9" w:rsidR="697FC5A2" w:rsidRDefault="697FC5A2" w:rsidP="697FC5A2">
            <w:pPr>
              <w:rPr>
                <w:rFonts w:eastAsia="Times New Roman" w:cs="Times New Roman"/>
              </w:rPr>
            </w:pPr>
            <w:proofErr w:type="spellStart"/>
            <w:r w:rsidRPr="697FC5A2">
              <w:rPr>
                <w:rFonts w:eastAsia="Times New Roman" w:cs="Times New Roman"/>
              </w:rPr>
              <w:t>RequestType</w:t>
            </w:r>
            <w:proofErr w:type="spellEnd"/>
          </w:p>
        </w:tc>
        <w:tc>
          <w:tcPr>
            <w:tcW w:w="1785" w:type="dxa"/>
            <w:tcBorders>
              <w:top w:val="single" w:sz="8" w:space="0" w:color="auto"/>
              <w:left w:val="single" w:sz="8" w:space="0" w:color="auto"/>
              <w:bottom w:val="single" w:sz="8" w:space="0" w:color="auto"/>
              <w:right w:val="single" w:sz="8" w:space="0" w:color="auto"/>
            </w:tcBorders>
            <w:tcMar>
              <w:left w:w="108" w:type="dxa"/>
              <w:right w:w="108" w:type="dxa"/>
            </w:tcMar>
          </w:tcPr>
          <w:p w14:paraId="53D8DD5F" w14:textId="55F11C8A" w:rsidR="697FC5A2" w:rsidRDefault="697FC5A2" w:rsidP="697FC5A2">
            <w:pPr>
              <w:rPr>
                <w:rFonts w:eastAsia="Times New Roman" w:cs="Times New Roman"/>
              </w:rPr>
            </w:pPr>
            <w:proofErr w:type="gramStart"/>
            <w:r w:rsidRPr="697FC5A2">
              <w:rPr>
                <w:rFonts w:eastAsia="Times New Roman" w:cs="Times New Roman"/>
              </w:rPr>
              <w:t>varchar(</w:t>
            </w:r>
            <w:proofErr w:type="gramEnd"/>
            <w:r w:rsidRPr="697FC5A2">
              <w:rPr>
                <w:rFonts w:eastAsia="Times New Roman" w:cs="Times New Roman"/>
              </w:rPr>
              <w:t>50)</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E2698FB" w14:textId="37C456E7" w:rsidR="697FC5A2" w:rsidRDefault="697FC5A2" w:rsidP="697FC5A2">
            <w:pPr>
              <w:rPr>
                <w:rFonts w:eastAsia="Times New Roman" w:cs="Times New Roman"/>
              </w:rPr>
            </w:pPr>
            <w:r w:rsidRPr="697FC5A2">
              <w:rPr>
                <w:rFonts w:eastAsia="Times New Roman" w:cs="Times New Roman"/>
              </w:rPr>
              <w:t xml:space="preserve"> </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58BAD5CE" w14:textId="0DBF3B28" w:rsidR="697FC5A2" w:rsidRDefault="697FC5A2" w:rsidP="697FC5A2">
            <w:pPr>
              <w:rPr>
                <w:rFonts w:eastAsia="Times New Roman" w:cs="Times New Roman"/>
              </w:rPr>
            </w:pPr>
            <w:r w:rsidRPr="697FC5A2">
              <w:rPr>
                <w:rFonts w:eastAsia="Times New Roman" w:cs="Times New Roman"/>
              </w:rPr>
              <w:t>Yes</w:t>
            </w:r>
          </w:p>
        </w:tc>
        <w:tc>
          <w:tcPr>
            <w:tcW w:w="3450" w:type="dxa"/>
            <w:tcBorders>
              <w:top w:val="single" w:sz="8" w:space="0" w:color="auto"/>
              <w:left w:val="single" w:sz="8" w:space="0" w:color="auto"/>
              <w:bottom w:val="single" w:sz="8" w:space="0" w:color="auto"/>
              <w:right w:val="single" w:sz="8" w:space="0" w:color="auto"/>
            </w:tcBorders>
            <w:tcMar>
              <w:left w:w="108" w:type="dxa"/>
              <w:right w:w="108" w:type="dxa"/>
            </w:tcMar>
          </w:tcPr>
          <w:p w14:paraId="0FF4E6C2" w14:textId="53405AEB" w:rsidR="697FC5A2" w:rsidRDefault="697FC5A2" w:rsidP="697FC5A2">
            <w:pPr>
              <w:rPr>
                <w:rFonts w:eastAsia="Times New Roman" w:cs="Times New Roman"/>
              </w:rPr>
            </w:pPr>
            <w:r w:rsidRPr="697FC5A2">
              <w:rPr>
                <w:rFonts w:eastAsia="Times New Roman" w:cs="Times New Roman"/>
              </w:rPr>
              <w:t xml:space="preserve">Type of request </w:t>
            </w:r>
          </w:p>
        </w:tc>
      </w:tr>
      <w:tr w:rsidR="697FC5A2" w14:paraId="1BBD6861" w14:textId="77777777" w:rsidTr="697FC5A2">
        <w:trPr>
          <w:trHeight w:val="300"/>
        </w:trPr>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01AA7180" w14:textId="11A0F303" w:rsidR="697FC5A2" w:rsidRDefault="697FC5A2" w:rsidP="697FC5A2">
            <w:pPr>
              <w:rPr>
                <w:rFonts w:eastAsia="Times New Roman" w:cs="Times New Roman"/>
              </w:rPr>
            </w:pPr>
            <w:r w:rsidRPr="697FC5A2">
              <w:rPr>
                <w:rFonts w:eastAsia="Times New Roman" w:cs="Times New Roman"/>
              </w:rPr>
              <w:t>Reason</w:t>
            </w:r>
          </w:p>
        </w:tc>
        <w:tc>
          <w:tcPr>
            <w:tcW w:w="1785" w:type="dxa"/>
            <w:tcBorders>
              <w:top w:val="single" w:sz="8" w:space="0" w:color="auto"/>
              <w:left w:val="single" w:sz="8" w:space="0" w:color="auto"/>
              <w:bottom w:val="single" w:sz="8" w:space="0" w:color="auto"/>
              <w:right w:val="single" w:sz="8" w:space="0" w:color="auto"/>
            </w:tcBorders>
            <w:tcMar>
              <w:left w:w="108" w:type="dxa"/>
              <w:right w:w="108" w:type="dxa"/>
            </w:tcMar>
          </w:tcPr>
          <w:p w14:paraId="07E5736E" w14:textId="54473D17" w:rsidR="697FC5A2" w:rsidRDefault="697FC5A2" w:rsidP="697FC5A2">
            <w:pPr>
              <w:rPr>
                <w:rFonts w:eastAsia="Times New Roman" w:cs="Times New Roman"/>
              </w:rPr>
            </w:pPr>
            <w:r w:rsidRPr="697FC5A2">
              <w:rPr>
                <w:rFonts w:eastAsia="Times New Roman" w:cs="Times New Roman"/>
              </w:rPr>
              <w:t>text</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80FF2D2" w14:textId="75F225A3" w:rsidR="697FC5A2" w:rsidRDefault="697FC5A2" w:rsidP="697FC5A2">
            <w:pPr>
              <w:rPr>
                <w:rFonts w:eastAsia="Times New Roman" w:cs="Times New Roman"/>
              </w:rPr>
            </w:pPr>
            <w:r w:rsidRPr="697FC5A2">
              <w:rPr>
                <w:rFonts w:eastAsia="Times New Roman" w:cs="Times New Roman"/>
              </w:rPr>
              <w:t xml:space="preserve"> </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292C6623" w14:textId="33312214" w:rsidR="697FC5A2" w:rsidRDefault="697FC5A2" w:rsidP="697FC5A2">
            <w:pPr>
              <w:rPr>
                <w:rFonts w:eastAsia="Times New Roman" w:cs="Times New Roman"/>
              </w:rPr>
            </w:pPr>
            <w:r w:rsidRPr="697FC5A2">
              <w:rPr>
                <w:rFonts w:eastAsia="Times New Roman" w:cs="Times New Roman"/>
              </w:rPr>
              <w:t>Yes</w:t>
            </w:r>
          </w:p>
        </w:tc>
        <w:tc>
          <w:tcPr>
            <w:tcW w:w="3450" w:type="dxa"/>
            <w:tcBorders>
              <w:top w:val="single" w:sz="8" w:space="0" w:color="auto"/>
              <w:left w:val="single" w:sz="8" w:space="0" w:color="auto"/>
              <w:bottom w:val="single" w:sz="8" w:space="0" w:color="auto"/>
              <w:right w:val="single" w:sz="8" w:space="0" w:color="auto"/>
            </w:tcBorders>
            <w:tcMar>
              <w:left w:w="108" w:type="dxa"/>
              <w:right w:w="108" w:type="dxa"/>
            </w:tcMar>
          </w:tcPr>
          <w:p w14:paraId="2C1DC097" w14:textId="60FFCCAA" w:rsidR="697FC5A2" w:rsidRDefault="697FC5A2" w:rsidP="697FC5A2">
            <w:pPr>
              <w:rPr>
                <w:rFonts w:eastAsia="Times New Roman" w:cs="Times New Roman"/>
              </w:rPr>
            </w:pPr>
            <w:r w:rsidRPr="697FC5A2">
              <w:rPr>
                <w:rFonts w:eastAsia="Times New Roman" w:cs="Times New Roman"/>
              </w:rPr>
              <w:t>Reason for the request</w:t>
            </w:r>
          </w:p>
        </w:tc>
      </w:tr>
      <w:tr w:rsidR="697FC5A2" w14:paraId="57F792D1" w14:textId="77777777" w:rsidTr="697FC5A2">
        <w:trPr>
          <w:trHeight w:val="300"/>
        </w:trPr>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030D693F" w14:textId="5672A92A" w:rsidR="697FC5A2" w:rsidRDefault="697FC5A2" w:rsidP="697FC5A2">
            <w:pPr>
              <w:rPr>
                <w:rFonts w:eastAsia="Times New Roman" w:cs="Times New Roman"/>
              </w:rPr>
            </w:pPr>
            <w:r w:rsidRPr="697FC5A2">
              <w:rPr>
                <w:rFonts w:eastAsia="Times New Roman" w:cs="Times New Roman"/>
              </w:rPr>
              <w:t>Status</w:t>
            </w:r>
          </w:p>
        </w:tc>
        <w:tc>
          <w:tcPr>
            <w:tcW w:w="1785" w:type="dxa"/>
            <w:tcBorders>
              <w:top w:val="single" w:sz="8" w:space="0" w:color="auto"/>
              <w:left w:val="single" w:sz="8" w:space="0" w:color="auto"/>
              <w:bottom w:val="single" w:sz="8" w:space="0" w:color="auto"/>
              <w:right w:val="single" w:sz="8" w:space="0" w:color="auto"/>
            </w:tcBorders>
            <w:tcMar>
              <w:left w:w="108" w:type="dxa"/>
              <w:right w:w="108" w:type="dxa"/>
            </w:tcMar>
          </w:tcPr>
          <w:p w14:paraId="6721BA99" w14:textId="739A3DD3" w:rsidR="697FC5A2" w:rsidRDefault="697FC5A2" w:rsidP="697FC5A2">
            <w:pPr>
              <w:rPr>
                <w:rFonts w:eastAsia="Times New Roman" w:cs="Times New Roman"/>
              </w:rPr>
            </w:pPr>
            <w:proofErr w:type="gramStart"/>
            <w:r w:rsidRPr="697FC5A2">
              <w:rPr>
                <w:rFonts w:eastAsia="Times New Roman" w:cs="Times New Roman"/>
              </w:rPr>
              <w:t>varchar(</w:t>
            </w:r>
            <w:proofErr w:type="gramEnd"/>
            <w:r w:rsidRPr="697FC5A2">
              <w:rPr>
                <w:rFonts w:eastAsia="Times New Roman" w:cs="Times New Roman"/>
              </w:rPr>
              <w:t>50)</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20FEF79" w14:textId="275D668A" w:rsidR="697FC5A2" w:rsidRDefault="697FC5A2" w:rsidP="697FC5A2">
            <w:pPr>
              <w:rPr>
                <w:rFonts w:eastAsia="Times New Roman" w:cs="Times New Roman"/>
              </w:rPr>
            </w:pPr>
            <w:r w:rsidRPr="697FC5A2">
              <w:rPr>
                <w:rFonts w:eastAsia="Times New Roman" w:cs="Times New Roman"/>
              </w:rPr>
              <w:t xml:space="preserve"> </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05FE3124" w14:textId="278F6D24" w:rsidR="697FC5A2" w:rsidRDefault="697FC5A2" w:rsidP="697FC5A2">
            <w:pPr>
              <w:rPr>
                <w:rFonts w:eastAsia="Times New Roman" w:cs="Times New Roman"/>
              </w:rPr>
            </w:pPr>
            <w:r w:rsidRPr="697FC5A2">
              <w:rPr>
                <w:rFonts w:eastAsia="Times New Roman" w:cs="Times New Roman"/>
              </w:rPr>
              <w:t>Yes</w:t>
            </w:r>
          </w:p>
        </w:tc>
        <w:tc>
          <w:tcPr>
            <w:tcW w:w="3450" w:type="dxa"/>
            <w:tcBorders>
              <w:top w:val="single" w:sz="8" w:space="0" w:color="auto"/>
              <w:left w:val="single" w:sz="8" w:space="0" w:color="auto"/>
              <w:bottom w:val="single" w:sz="8" w:space="0" w:color="auto"/>
              <w:right w:val="single" w:sz="8" w:space="0" w:color="auto"/>
            </w:tcBorders>
            <w:tcMar>
              <w:left w:w="108" w:type="dxa"/>
              <w:right w:w="108" w:type="dxa"/>
            </w:tcMar>
          </w:tcPr>
          <w:p w14:paraId="254E4249" w14:textId="6E3A4C47" w:rsidR="697FC5A2" w:rsidRDefault="697FC5A2" w:rsidP="697FC5A2">
            <w:pPr>
              <w:rPr>
                <w:rFonts w:eastAsia="Times New Roman" w:cs="Times New Roman"/>
              </w:rPr>
            </w:pPr>
            <w:r w:rsidRPr="697FC5A2">
              <w:rPr>
                <w:rFonts w:eastAsia="Times New Roman" w:cs="Times New Roman"/>
              </w:rPr>
              <w:t xml:space="preserve">Status of the request </w:t>
            </w:r>
          </w:p>
        </w:tc>
      </w:tr>
      <w:tr w:rsidR="697FC5A2" w14:paraId="6BB948FB" w14:textId="77777777" w:rsidTr="697FC5A2">
        <w:trPr>
          <w:trHeight w:val="300"/>
        </w:trPr>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6CC42A23" w14:textId="045D4417" w:rsidR="697FC5A2" w:rsidRDefault="697FC5A2" w:rsidP="697FC5A2">
            <w:pPr>
              <w:rPr>
                <w:rFonts w:eastAsia="Times New Roman" w:cs="Times New Roman"/>
              </w:rPr>
            </w:pPr>
            <w:proofErr w:type="spellStart"/>
            <w:r w:rsidRPr="697FC5A2">
              <w:rPr>
                <w:rFonts w:eastAsia="Times New Roman" w:cs="Times New Roman"/>
              </w:rPr>
              <w:t>RequestDate</w:t>
            </w:r>
            <w:proofErr w:type="spellEnd"/>
          </w:p>
        </w:tc>
        <w:tc>
          <w:tcPr>
            <w:tcW w:w="1785" w:type="dxa"/>
            <w:tcBorders>
              <w:top w:val="single" w:sz="8" w:space="0" w:color="auto"/>
              <w:left w:val="single" w:sz="8" w:space="0" w:color="auto"/>
              <w:bottom w:val="single" w:sz="8" w:space="0" w:color="auto"/>
              <w:right w:val="single" w:sz="8" w:space="0" w:color="auto"/>
            </w:tcBorders>
            <w:tcMar>
              <w:left w:w="108" w:type="dxa"/>
              <w:right w:w="108" w:type="dxa"/>
            </w:tcMar>
          </w:tcPr>
          <w:p w14:paraId="282634CB" w14:textId="685E5F63" w:rsidR="697FC5A2" w:rsidRDefault="697FC5A2" w:rsidP="697FC5A2">
            <w:pPr>
              <w:rPr>
                <w:rFonts w:eastAsia="Times New Roman" w:cs="Times New Roman"/>
              </w:rPr>
            </w:pPr>
            <w:r w:rsidRPr="697FC5A2">
              <w:rPr>
                <w:rFonts w:eastAsia="Times New Roman" w:cs="Times New Roman"/>
              </w:rPr>
              <w:t>datetime</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9A33B8B" w14:textId="718B1A62" w:rsidR="697FC5A2" w:rsidRDefault="697FC5A2" w:rsidP="697FC5A2">
            <w:pPr>
              <w:rPr>
                <w:rFonts w:eastAsia="Times New Roman" w:cs="Times New Roman"/>
              </w:rPr>
            </w:pPr>
            <w:r w:rsidRPr="697FC5A2">
              <w:rPr>
                <w:rFonts w:eastAsia="Times New Roman" w:cs="Times New Roman"/>
              </w:rPr>
              <w:t xml:space="preserve"> </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0C657B98" w14:textId="0B86E552" w:rsidR="697FC5A2" w:rsidRDefault="697FC5A2" w:rsidP="697FC5A2">
            <w:pPr>
              <w:rPr>
                <w:rFonts w:eastAsia="Times New Roman" w:cs="Times New Roman"/>
              </w:rPr>
            </w:pPr>
            <w:r w:rsidRPr="697FC5A2">
              <w:rPr>
                <w:rFonts w:eastAsia="Times New Roman" w:cs="Times New Roman"/>
              </w:rPr>
              <w:t>Yes</w:t>
            </w:r>
          </w:p>
        </w:tc>
        <w:tc>
          <w:tcPr>
            <w:tcW w:w="3450" w:type="dxa"/>
            <w:tcBorders>
              <w:top w:val="single" w:sz="8" w:space="0" w:color="auto"/>
              <w:left w:val="single" w:sz="8" w:space="0" w:color="auto"/>
              <w:bottom w:val="single" w:sz="8" w:space="0" w:color="auto"/>
              <w:right w:val="single" w:sz="8" w:space="0" w:color="auto"/>
            </w:tcBorders>
            <w:tcMar>
              <w:left w:w="108" w:type="dxa"/>
              <w:right w:w="108" w:type="dxa"/>
            </w:tcMar>
          </w:tcPr>
          <w:p w14:paraId="670681FF" w14:textId="6CE279DF" w:rsidR="697FC5A2" w:rsidRDefault="697FC5A2" w:rsidP="697FC5A2">
            <w:pPr>
              <w:rPr>
                <w:rFonts w:eastAsia="Times New Roman" w:cs="Times New Roman"/>
              </w:rPr>
            </w:pPr>
            <w:r w:rsidRPr="697FC5A2">
              <w:rPr>
                <w:rFonts w:eastAsia="Times New Roman" w:cs="Times New Roman"/>
              </w:rPr>
              <w:t>Request creation date and time</w:t>
            </w:r>
          </w:p>
        </w:tc>
      </w:tr>
      <w:tr w:rsidR="697FC5A2" w14:paraId="0BE2BF67" w14:textId="77777777" w:rsidTr="697FC5A2">
        <w:trPr>
          <w:trHeight w:val="300"/>
        </w:trPr>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4DB33496" w14:textId="5A19F35C" w:rsidR="697FC5A2" w:rsidRDefault="697FC5A2" w:rsidP="697FC5A2">
            <w:pPr>
              <w:rPr>
                <w:rFonts w:eastAsia="Times New Roman" w:cs="Times New Roman"/>
              </w:rPr>
            </w:pPr>
            <w:proofErr w:type="spellStart"/>
            <w:r w:rsidRPr="697FC5A2">
              <w:rPr>
                <w:rFonts w:eastAsia="Times New Roman" w:cs="Times New Roman"/>
              </w:rPr>
              <w:t>HandledBy</w:t>
            </w:r>
            <w:proofErr w:type="spellEnd"/>
          </w:p>
        </w:tc>
        <w:tc>
          <w:tcPr>
            <w:tcW w:w="1785" w:type="dxa"/>
            <w:tcBorders>
              <w:top w:val="single" w:sz="8" w:space="0" w:color="auto"/>
              <w:left w:val="single" w:sz="8" w:space="0" w:color="auto"/>
              <w:bottom w:val="single" w:sz="8" w:space="0" w:color="auto"/>
              <w:right w:val="single" w:sz="8" w:space="0" w:color="auto"/>
            </w:tcBorders>
            <w:tcMar>
              <w:left w:w="108" w:type="dxa"/>
              <w:right w:w="108" w:type="dxa"/>
            </w:tcMar>
          </w:tcPr>
          <w:p w14:paraId="2C01989E" w14:textId="74A9C64E" w:rsidR="697FC5A2" w:rsidRDefault="697FC5A2" w:rsidP="697FC5A2">
            <w:pPr>
              <w:rPr>
                <w:rFonts w:eastAsia="Times New Roman" w:cs="Times New Roman"/>
              </w:rPr>
            </w:pPr>
            <w:proofErr w:type="gramStart"/>
            <w:r w:rsidRPr="697FC5A2">
              <w:rPr>
                <w:rFonts w:eastAsia="Times New Roman" w:cs="Times New Roman"/>
              </w:rPr>
              <w:t>varchar(</w:t>
            </w:r>
            <w:proofErr w:type="gramEnd"/>
            <w:r w:rsidRPr="697FC5A2">
              <w:rPr>
                <w:rFonts w:eastAsia="Times New Roman" w:cs="Times New Roman"/>
              </w:rPr>
              <w:t>100)</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AF03AFC" w14:textId="6176F1B2" w:rsidR="697FC5A2" w:rsidRDefault="697FC5A2" w:rsidP="697FC5A2">
            <w:pPr>
              <w:rPr>
                <w:rFonts w:eastAsia="Times New Roman" w:cs="Times New Roman"/>
              </w:rPr>
            </w:pPr>
            <w:r w:rsidRPr="697FC5A2">
              <w:rPr>
                <w:rFonts w:eastAsia="Times New Roman" w:cs="Times New Roman"/>
              </w:rPr>
              <w:t xml:space="preserve"> </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4EA936B0" w14:textId="7EA8F547" w:rsidR="697FC5A2" w:rsidRDefault="697FC5A2" w:rsidP="697FC5A2">
            <w:pPr>
              <w:rPr>
                <w:rFonts w:eastAsia="Times New Roman" w:cs="Times New Roman"/>
              </w:rPr>
            </w:pPr>
            <w:r w:rsidRPr="697FC5A2">
              <w:rPr>
                <w:rFonts w:eastAsia="Times New Roman" w:cs="Times New Roman"/>
              </w:rPr>
              <w:t>Yes</w:t>
            </w:r>
          </w:p>
        </w:tc>
        <w:tc>
          <w:tcPr>
            <w:tcW w:w="3450" w:type="dxa"/>
            <w:tcBorders>
              <w:top w:val="single" w:sz="8" w:space="0" w:color="auto"/>
              <w:left w:val="single" w:sz="8" w:space="0" w:color="auto"/>
              <w:bottom w:val="single" w:sz="8" w:space="0" w:color="auto"/>
              <w:right w:val="single" w:sz="8" w:space="0" w:color="auto"/>
            </w:tcBorders>
            <w:tcMar>
              <w:left w:w="108" w:type="dxa"/>
              <w:right w:w="108" w:type="dxa"/>
            </w:tcMar>
          </w:tcPr>
          <w:p w14:paraId="371EE0FE" w14:textId="470FC3ED" w:rsidR="697FC5A2" w:rsidRDefault="697FC5A2" w:rsidP="697FC5A2">
            <w:pPr>
              <w:rPr>
                <w:rFonts w:eastAsia="Times New Roman" w:cs="Times New Roman"/>
              </w:rPr>
            </w:pPr>
            <w:r w:rsidRPr="697FC5A2">
              <w:rPr>
                <w:rFonts w:eastAsia="Times New Roman" w:cs="Times New Roman"/>
              </w:rPr>
              <w:t>Employee name handling the request</w:t>
            </w:r>
          </w:p>
        </w:tc>
      </w:tr>
      <w:tr w:rsidR="697FC5A2" w14:paraId="22C9DA2A" w14:textId="77777777" w:rsidTr="697FC5A2">
        <w:trPr>
          <w:trHeight w:val="300"/>
        </w:trPr>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0C79FC6B" w14:textId="2960C568" w:rsidR="697FC5A2" w:rsidRDefault="697FC5A2" w:rsidP="697FC5A2">
            <w:pPr>
              <w:rPr>
                <w:rFonts w:eastAsia="Times New Roman" w:cs="Times New Roman"/>
              </w:rPr>
            </w:pPr>
            <w:proofErr w:type="spellStart"/>
            <w:r w:rsidRPr="697FC5A2">
              <w:rPr>
                <w:rFonts w:eastAsia="Times New Roman" w:cs="Times New Roman"/>
              </w:rPr>
              <w:t>ForwardTo</w:t>
            </w:r>
            <w:proofErr w:type="spellEnd"/>
          </w:p>
        </w:tc>
        <w:tc>
          <w:tcPr>
            <w:tcW w:w="1785" w:type="dxa"/>
            <w:tcBorders>
              <w:top w:val="single" w:sz="8" w:space="0" w:color="auto"/>
              <w:left w:val="single" w:sz="8" w:space="0" w:color="auto"/>
              <w:bottom w:val="single" w:sz="8" w:space="0" w:color="auto"/>
              <w:right w:val="single" w:sz="8" w:space="0" w:color="auto"/>
            </w:tcBorders>
            <w:tcMar>
              <w:left w:w="108" w:type="dxa"/>
              <w:right w:w="108" w:type="dxa"/>
            </w:tcMar>
          </w:tcPr>
          <w:p w14:paraId="0AE7CF34" w14:textId="708CE969" w:rsidR="697FC5A2" w:rsidRDefault="697FC5A2" w:rsidP="697FC5A2">
            <w:pPr>
              <w:rPr>
                <w:rFonts w:eastAsia="Times New Roman" w:cs="Times New Roman"/>
              </w:rPr>
            </w:pPr>
            <w:proofErr w:type="gramStart"/>
            <w:r w:rsidRPr="697FC5A2">
              <w:rPr>
                <w:rFonts w:eastAsia="Times New Roman" w:cs="Times New Roman"/>
              </w:rPr>
              <w:t>varchar(</w:t>
            </w:r>
            <w:proofErr w:type="gramEnd"/>
            <w:r w:rsidRPr="697FC5A2">
              <w:rPr>
                <w:rFonts w:eastAsia="Times New Roman" w:cs="Times New Roman"/>
              </w:rPr>
              <w:t>2)</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B4C5D79" w14:textId="73831032" w:rsidR="697FC5A2" w:rsidRDefault="697FC5A2" w:rsidP="697FC5A2">
            <w:pPr>
              <w:rPr>
                <w:rFonts w:eastAsia="Times New Roman" w:cs="Times New Roman"/>
              </w:rPr>
            </w:pPr>
            <w:r w:rsidRPr="697FC5A2">
              <w:rPr>
                <w:rFonts w:eastAsia="Times New Roman" w:cs="Times New Roman"/>
              </w:rPr>
              <w:t xml:space="preserve"> </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651F3A6F" w14:textId="29996596" w:rsidR="697FC5A2" w:rsidRDefault="697FC5A2" w:rsidP="697FC5A2">
            <w:pPr>
              <w:rPr>
                <w:rFonts w:eastAsia="Times New Roman" w:cs="Times New Roman"/>
              </w:rPr>
            </w:pPr>
            <w:r w:rsidRPr="697FC5A2">
              <w:rPr>
                <w:rFonts w:eastAsia="Times New Roman" w:cs="Times New Roman"/>
              </w:rPr>
              <w:t>Yes</w:t>
            </w:r>
          </w:p>
        </w:tc>
        <w:tc>
          <w:tcPr>
            <w:tcW w:w="3450" w:type="dxa"/>
            <w:tcBorders>
              <w:top w:val="single" w:sz="8" w:space="0" w:color="auto"/>
              <w:left w:val="single" w:sz="8" w:space="0" w:color="auto"/>
              <w:bottom w:val="single" w:sz="8" w:space="0" w:color="auto"/>
              <w:right w:val="single" w:sz="8" w:space="0" w:color="auto"/>
            </w:tcBorders>
            <w:tcMar>
              <w:left w:w="108" w:type="dxa"/>
              <w:right w:w="108" w:type="dxa"/>
            </w:tcMar>
          </w:tcPr>
          <w:p w14:paraId="6A7D5397" w14:textId="757A1FAA" w:rsidR="697FC5A2" w:rsidRDefault="697FC5A2" w:rsidP="697FC5A2">
            <w:pPr>
              <w:rPr>
                <w:rFonts w:eastAsia="Times New Roman" w:cs="Times New Roman"/>
              </w:rPr>
            </w:pPr>
            <w:r w:rsidRPr="697FC5A2">
              <w:rPr>
                <w:rFonts w:eastAsia="Times New Roman" w:cs="Times New Roman"/>
              </w:rPr>
              <w:t>Department code to forward to (CS, SA, LO, FI, PR</w:t>
            </w:r>
            <w:proofErr w:type="gramStart"/>
            <w:r w:rsidRPr="697FC5A2">
              <w:rPr>
                <w:rFonts w:eastAsia="Times New Roman" w:cs="Times New Roman"/>
              </w:rPr>
              <w:t>, )</w:t>
            </w:r>
            <w:proofErr w:type="gramEnd"/>
          </w:p>
        </w:tc>
      </w:tr>
      <w:tr w:rsidR="697FC5A2" w14:paraId="221373F1" w14:textId="77777777" w:rsidTr="697FC5A2">
        <w:trPr>
          <w:trHeight w:val="300"/>
        </w:trPr>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7EBB6A4C" w14:textId="21A6ADF2" w:rsidR="697FC5A2" w:rsidRDefault="697FC5A2" w:rsidP="697FC5A2">
            <w:pPr>
              <w:rPr>
                <w:rFonts w:eastAsia="Times New Roman" w:cs="Times New Roman"/>
              </w:rPr>
            </w:pPr>
            <w:proofErr w:type="spellStart"/>
            <w:r w:rsidRPr="697FC5A2">
              <w:rPr>
                <w:rFonts w:eastAsia="Times New Roman" w:cs="Times New Roman"/>
              </w:rPr>
              <w:t>PhotoPath</w:t>
            </w:r>
            <w:proofErr w:type="spellEnd"/>
          </w:p>
        </w:tc>
        <w:tc>
          <w:tcPr>
            <w:tcW w:w="1785" w:type="dxa"/>
            <w:tcBorders>
              <w:top w:val="single" w:sz="8" w:space="0" w:color="auto"/>
              <w:left w:val="single" w:sz="8" w:space="0" w:color="auto"/>
              <w:bottom w:val="single" w:sz="8" w:space="0" w:color="auto"/>
              <w:right w:val="single" w:sz="8" w:space="0" w:color="auto"/>
            </w:tcBorders>
            <w:tcMar>
              <w:left w:w="108" w:type="dxa"/>
              <w:right w:w="108" w:type="dxa"/>
            </w:tcMar>
          </w:tcPr>
          <w:p w14:paraId="308BCA70" w14:textId="602B16FF" w:rsidR="697FC5A2" w:rsidRDefault="697FC5A2" w:rsidP="697FC5A2">
            <w:pPr>
              <w:rPr>
                <w:rFonts w:eastAsia="Times New Roman" w:cs="Times New Roman"/>
              </w:rPr>
            </w:pPr>
            <w:proofErr w:type="gramStart"/>
            <w:r w:rsidRPr="697FC5A2">
              <w:rPr>
                <w:rFonts w:eastAsia="Times New Roman" w:cs="Times New Roman"/>
              </w:rPr>
              <w:t>varchar(</w:t>
            </w:r>
            <w:proofErr w:type="gramEnd"/>
            <w:r w:rsidRPr="697FC5A2">
              <w:rPr>
                <w:rFonts w:eastAsia="Times New Roman" w:cs="Times New Roman"/>
              </w:rPr>
              <w:t>500)</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8639834" w14:textId="4E845E99" w:rsidR="697FC5A2" w:rsidRDefault="697FC5A2" w:rsidP="697FC5A2">
            <w:pPr>
              <w:rPr>
                <w:rFonts w:eastAsia="Times New Roman" w:cs="Times New Roman"/>
              </w:rPr>
            </w:pPr>
            <w:r w:rsidRPr="697FC5A2">
              <w:rPr>
                <w:rFonts w:eastAsia="Times New Roman" w:cs="Times New Roman"/>
              </w:rPr>
              <w:t xml:space="preserve"> </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0149E1F5" w14:textId="186E95B3" w:rsidR="697FC5A2" w:rsidRDefault="697FC5A2" w:rsidP="697FC5A2">
            <w:pPr>
              <w:rPr>
                <w:rFonts w:eastAsia="Times New Roman" w:cs="Times New Roman"/>
              </w:rPr>
            </w:pPr>
            <w:r w:rsidRPr="697FC5A2">
              <w:rPr>
                <w:rFonts w:eastAsia="Times New Roman" w:cs="Times New Roman"/>
              </w:rPr>
              <w:t>Yes</w:t>
            </w:r>
          </w:p>
        </w:tc>
        <w:tc>
          <w:tcPr>
            <w:tcW w:w="3450" w:type="dxa"/>
            <w:tcBorders>
              <w:top w:val="single" w:sz="8" w:space="0" w:color="auto"/>
              <w:left w:val="single" w:sz="8" w:space="0" w:color="auto"/>
              <w:bottom w:val="single" w:sz="8" w:space="0" w:color="auto"/>
              <w:right w:val="single" w:sz="8" w:space="0" w:color="auto"/>
            </w:tcBorders>
            <w:tcMar>
              <w:left w:w="108" w:type="dxa"/>
              <w:right w:w="108" w:type="dxa"/>
            </w:tcMar>
          </w:tcPr>
          <w:p w14:paraId="19268397" w14:textId="55F52E3F" w:rsidR="697FC5A2" w:rsidRDefault="697FC5A2" w:rsidP="697FC5A2">
            <w:pPr>
              <w:rPr>
                <w:rFonts w:eastAsia="Times New Roman" w:cs="Times New Roman"/>
              </w:rPr>
            </w:pPr>
            <w:r w:rsidRPr="697FC5A2">
              <w:rPr>
                <w:rFonts w:eastAsia="Times New Roman" w:cs="Times New Roman"/>
              </w:rPr>
              <w:t>Path to uploaded photos</w:t>
            </w:r>
          </w:p>
        </w:tc>
      </w:tr>
    </w:tbl>
    <w:p w14:paraId="4ADA9F7B" w14:textId="20E2E622" w:rsidR="697FC5A2" w:rsidRDefault="697FC5A2" w:rsidP="697FC5A2">
      <w:pPr>
        <w:rPr>
          <w:rFonts w:eastAsia="Times New Roman" w:cs="Times New Roman"/>
        </w:rPr>
      </w:pPr>
    </w:p>
    <w:p w14:paraId="5499B525" w14:textId="05F8095F" w:rsidR="30AD4672" w:rsidRPr="00F24057" w:rsidRDefault="30AD4672" w:rsidP="5C8018B8">
      <w:pPr>
        <w:rPr>
          <w:rFonts w:eastAsia="Times New Roman" w:cs="Times New Roman"/>
        </w:rPr>
      </w:pPr>
      <w:r w:rsidRPr="00F24057">
        <w:rPr>
          <w:rFonts w:eastAsia="Times New Roman" w:cs="Times New Roman"/>
        </w:rPr>
        <w:t xml:space="preserve"> </w:t>
      </w:r>
    </w:p>
    <w:p w14:paraId="5E2386FB" w14:textId="2637FF3C" w:rsidR="00D92579" w:rsidRPr="00F24057" w:rsidRDefault="00D92579" w:rsidP="6AA07840">
      <w:pPr>
        <w:pStyle w:val="Heading1"/>
        <w:rPr>
          <w:rFonts w:cs="Times New Roman"/>
        </w:rPr>
      </w:pPr>
    </w:p>
    <w:p w14:paraId="0911D47E" w14:textId="2E071C2C" w:rsidR="00D92579" w:rsidRPr="00F24057" w:rsidRDefault="1B3F3ED5" w:rsidP="6AA07840">
      <w:r>
        <w:br w:type="page"/>
      </w:r>
    </w:p>
    <w:p w14:paraId="7EBB87D0" w14:textId="36469E33" w:rsidR="00D92579" w:rsidRPr="00F24057" w:rsidRDefault="6737E697" w:rsidP="4F8F4A64">
      <w:pPr>
        <w:pStyle w:val="Heading1"/>
        <w:rPr>
          <w:rFonts w:cs="Times New Roman"/>
        </w:rPr>
      </w:pPr>
      <w:bookmarkStart w:id="1351" w:name="_Toc614129483"/>
      <w:bookmarkStart w:id="1352" w:name="_Toc1561246788"/>
      <w:bookmarkStart w:id="1353" w:name="_Toc233377604"/>
      <w:bookmarkStart w:id="1354" w:name="_Toc233378243"/>
      <w:r w:rsidRPr="3EC41722">
        <w:rPr>
          <w:rFonts w:cs="Times New Roman"/>
        </w:rPr>
        <w:t xml:space="preserve">15. </w:t>
      </w:r>
      <w:r w:rsidR="1B3F3ED5" w:rsidRPr="3EC41722">
        <w:rPr>
          <w:rFonts w:cs="Times New Roman"/>
        </w:rPr>
        <w:t>User</w:t>
      </w:r>
      <w:r w:rsidR="1B3F3ED5" w:rsidRPr="697FC5A2">
        <w:rPr>
          <w:rFonts w:cs="Times New Roman"/>
        </w:rPr>
        <w:t xml:space="preserve"> Interface and Report Design</w:t>
      </w:r>
      <w:bookmarkEnd w:id="1351"/>
      <w:bookmarkEnd w:id="1352"/>
      <w:bookmarkEnd w:id="1353"/>
      <w:bookmarkEnd w:id="1354"/>
    </w:p>
    <w:p w14:paraId="1FC34ABF" w14:textId="79EA8225" w:rsidR="00D92579" w:rsidRPr="00F24057" w:rsidRDefault="00D92579" w:rsidP="0869D82A">
      <w:pPr>
        <w:rPr>
          <w:rFonts w:cs="Times New Roman"/>
        </w:rPr>
      </w:pPr>
    </w:p>
    <w:p w14:paraId="4E822FE6" w14:textId="4FDC9B9E" w:rsidR="00D92579" w:rsidRDefault="00E61214" w:rsidP="697FC5A2">
      <w:r>
        <w:rPr>
          <w:noProof/>
        </w:rPr>
        <mc:AlternateContent>
          <mc:Choice Requires="wps">
            <w:drawing>
              <wp:anchor distT="0" distB="0" distL="114300" distR="114300" simplePos="0" relativeHeight="251658249" behindDoc="0" locked="0" layoutInCell="1" allowOverlap="1" wp14:anchorId="20ACC5BC" wp14:editId="006F2172">
                <wp:simplePos x="0" y="0"/>
                <wp:positionH relativeFrom="column">
                  <wp:posOffset>2615783</wp:posOffset>
                </wp:positionH>
                <wp:positionV relativeFrom="paragraph">
                  <wp:posOffset>1984438</wp:posOffset>
                </wp:positionV>
                <wp:extent cx="2148267" cy="914400"/>
                <wp:effectExtent l="12700" t="25400" r="10795" b="12700"/>
                <wp:wrapNone/>
                <wp:docPr id="1550276069" name="直線箭頭接點 8"/>
                <wp:cNvGraphicFramePr/>
                <a:graphic xmlns:a="http://schemas.openxmlformats.org/drawingml/2006/main">
                  <a:graphicData uri="http://schemas.microsoft.com/office/word/2010/wordprocessingShape">
                    <wps:wsp>
                      <wps:cNvCnPr/>
                      <wps:spPr>
                        <a:xfrm flipH="1" flipV="1">
                          <a:off x="0" y="0"/>
                          <a:ext cx="2148267" cy="914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2C270EA" id="_x0000_t32" coordsize="21600,21600" o:spt="32" o:oned="t" path="m,l21600,21600e" filled="f">
                <v:path arrowok="t" fillok="f" o:connecttype="none"/>
                <o:lock v:ext="edit" shapetype="t"/>
              </v:shapetype>
              <v:shape id="直線箭頭接點 8" o:spid="_x0000_s1026" type="#_x0000_t32" style="position:absolute;margin-left:205.95pt;margin-top:156.25pt;width:169.15pt;height:1in;flip:x y;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48" behindDoc="0" locked="0" layoutInCell="1" allowOverlap="1" wp14:anchorId="470BA7BF" wp14:editId="7CA13A31">
                <wp:simplePos x="0" y="0"/>
                <wp:positionH relativeFrom="column">
                  <wp:posOffset>269823</wp:posOffset>
                </wp:positionH>
                <wp:positionV relativeFrom="paragraph">
                  <wp:posOffset>2044398</wp:posOffset>
                </wp:positionV>
                <wp:extent cx="1791325" cy="1047448"/>
                <wp:effectExtent l="0" t="25400" r="38100" b="19685"/>
                <wp:wrapNone/>
                <wp:docPr id="1581256394" name="直線箭頭接點 8"/>
                <wp:cNvGraphicFramePr/>
                <a:graphic xmlns:a="http://schemas.openxmlformats.org/drawingml/2006/main">
                  <a:graphicData uri="http://schemas.microsoft.com/office/word/2010/wordprocessingShape">
                    <wps:wsp>
                      <wps:cNvCnPr/>
                      <wps:spPr>
                        <a:xfrm flipV="1">
                          <a:off x="0" y="0"/>
                          <a:ext cx="1791325" cy="10474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2C1B1E" id="直線箭頭接點 8" o:spid="_x0000_s1026" type="#_x0000_t32" style="position:absolute;margin-left:21.25pt;margin-top:161pt;width:141.05pt;height:82.5pt;flip:y;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47" behindDoc="0" locked="0" layoutInCell="1" allowOverlap="1" wp14:anchorId="5D43D1BA" wp14:editId="3FF6E0C1">
                <wp:simplePos x="0" y="0"/>
                <wp:positionH relativeFrom="column">
                  <wp:posOffset>2615784</wp:posOffset>
                </wp:positionH>
                <wp:positionV relativeFrom="paragraph">
                  <wp:posOffset>1752089</wp:posOffset>
                </wp:positionV>
                <wp:extent cx="1576902" cy="190115"/>
                <wp:effectExtent l="0" t="50800" r="10795" b="13335"/>
                <wp:wrapNone/>
                <wp:docPr id="241111118" name="直線箭頭接點 8"/>
                <wp:cNvGraphicFramePr/>
                <a:graphic xmlns:a="http://schemas.openxmlformats.org/drawingml/2006/main">
                  <a:graphicData uri="http://schemas.microsoft.com/office/word/2010/wordprocessingShape">
                    <wps:wsp>
                      <wps:cNvCnPr/>
                      <wps:spPr>
                        <a:xfrm flipH="1" flipV="1">
                          <a:off x="0" y="0"/>
                          <a:ext cx="1576902" cy="1901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EA67DE" id="直線箭頭接點 8" o:spid="_x0000_s1026" type="#_x0000_t32" style="position:absolute;margin-left:205.95pt;margin-top:137.95pt;width:124.15pt;height:14.95pt;flip:x y;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46" behindDoc="0" locked="0" layoutInCell="1" allowOverlap="1" wp14:anchorId="6041F161" wp14:editId="51A504B7">
                <wp:simplePos x="0" y="0"/>
                <wp:positionH relativeFrom="column">
                  <wp:posOffset>2136097</wp:posOffset>
                </wp:positionH>
                <wp:positionV relativeFrom="paragraph">
                  <wp:posOffset>215598</wp:posOffset>
                </wp:positionV>
                <wp:extent cx="1329388" cy="1236387"/>
                <wp:effectExtent l="25400" t="0" r="17145" b="33655"/>
                <wp:wrapNone/>
                <wp:docPr id="373601407" name="直線箭頭接點 8"/>
                <wp:cNvGraphicFramePr/>
                <a:graphic xmlns:a="http://schemas.openxmlformats.org/drawingml/2006/main">
                  <a:graphicData uri="http://schemas.microsoft.com/office/word/2010/wordprocessingShape">
                    <wps:wsp>
                      <wps:cNvCnPr/>
                      <wps:spPr>
                        <a:xfrm flipH="1">
                          <a:off x="0" y="0"/>
                          <a:ext cx="1329388" cy="12363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DAC7A3" id="直線箭頭接點 8" o:spid="_x0000_s1026" type="#_x0000_t32" style="position:absolute;margin-left:168.2pt;margin-top:17pt;width:104.7pt;height:97.35pt;flip:x;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45" behindDoc="0" locked="0" layoutInCell="1" allowOverlap="1" wp14:anchorId="7C393352" wp14:editId="72BC7B98">
                <wp:simplePos x="0" y="0"/>
                <wp:positionH relativeFrom="column">
                  <wp:posOffset>164891</wp:posOffset>
                </wp:positionH>
                <wp:positionV relativeFrom="paragraph">
                  <wp:posOffset>215597</wp:posOffset>
                </wp:positionV>
                <wp:extent cx="1671403" cy="1086787"/>
                <wp:effectExtent l="0" t="0" r="30480" b="31115"/>
                <wp:wrapNone/>
                <wp:docPr id="1028847495" name="直線箭頭接點 8"/>
                <wp:cNvGraphicFramePr/>
                <a:graphic xmlns:a="http://schemas.openxmlformats.org/drawingml/2006/main">
                  <a:graphicData uri="http://schemas.microsoft.com/office/word/2010/wordprocessingShape">
                    <wps:wsp>
                      <wps:cNvCnPr/>
                      <wps:spPr>
                        <a:xfrm>
                          <a:off x="0" y="0"/>
                          <a:ext cx="1671403" cy="1086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F2868C" id="直線箭頭接點 8" o:spid="_x0000_s1026" type="#_x0000_t32" style="position:absolute;margin-left:13pt;margin-top:17pt;width:131.6pt;height:85.55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" strokecolor="#156082 [3204]" strokeweight=".5pt">
                <v:stroke endarrow="block" joinstyle="miter"/>
              </v:shape>
            </w:pict>
          </mc:Fallback>
        </mc:AlternateContent>
      </w:r>
      <w:r w:rsidR="7ACFBE5F">
        <w:rPr>
          <w:noProof/>
        </w:rPr>
        <w:drawing>
          <wp:inline distT="0" distB="0" distL="0" distR="0" wp14:anchorId="2415DCF0" wp14:editId="343E9C67">
            <wp:extent cx="1938130" cy="428625"/>
            <wp:effectExtent l="0" t="0" r="0" b="0"/>
            <wp:docPr id="2087046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31733" name="Picture 1167631733"/>
                    <pic:cNvPicPr/>
                  </pic:nvPicPr>
                  <pic:blipFill>
                    <a:blip r:embed="rId87">
                      <a:extLst>
                        <a:ext uri="{28A0092B-C50C-407E-A947-70E740481C1C}">
                          <a14:useLocalDpi xmlns:a14="http://schemas.microsoft.com/office/drawing/2010/main"/>
                        </a:ext>
                      </a:extLst>
                    </a:blip>
                    <a:stretch>
                      <a:fillRect/>
                    </a:stretch>
                  </pic:blipFill>
                  <pic:spPr>
                    <a:xfrm>
                      <a:off x="0" y="0"/>
                      <a:ext cx="1938130" cy="428625"/>
                    </a:xfrm>
                    <a:prstGeom prst="rect">
                      <a:avLst/>
                    </a:prstGeom>
                  </pic:spPr>
                </pic:pic>
              </a:graphicData>
            </a:graphic>
          </wp:inline>
        </w:drawing>
      </w:r>
      <w:r w:rsidR="7ACFBE5F">
        <w:t xml:space="preserve">             </w:t>
      </w:r>
      <w:r w:rsidR="7ACFBE5F">
        <w:rPr>
          <w:noProof/>
        </w:rPr>
        <w:drawing>
          <wp:inline distT="0" distB="0" distL="0" distR="0" wp14:anchorId="4B6A49D0" wp14:editId="75A8CF64">
            <wp:extent cx="2904772" cy="442234"/>
            <wp:effectExtent l="0" t="0" r="0" b="0"/>
            <wp:docPr id="10012056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60495" name="Picture 885260495"/>
                    <pic:cNvPicPr/>
                  </pic:nvPicPr>
                  <pic:blipFill>
                    <a:blip r:embed="rId88">
                      <a:extLst>
                        <a:ext uri="{28A0092B-C50C-407E-A947-70E740481C1C}">
                          <a14:useLocalDpi xmlns:a14="http://schemas.microsoft.com/office/drawing/2010/main"/>
                        </a:ext>
                      </a:extLst>
                    </a:blip>
                    <a:stretch>
                      <a:fillRect/>
                    </a:stretch>
                  </pic:blipFill>
                  <pic:spPr>
                    <a:xfrm>
                      <a:off x="0" y="0"/>
                      <a:ext cx="2904772" cy="442234"/>
                    </a:xfrm>
                    <a:prstGeom prst="rect">
                      <a:avLst/>
                    </a:prstGeom>
                  </pic:spPr>
                </pic:pic>
              </a:graphicData>
            </a:graphic>
          </wp:inline>
        </w:drawing>
      </w:r>
      <w:r w:rsidR="2D3EBA4A">
        <w:rPr>
          <w:noProof/>
        </w:rPr>
        <w:drawing>
          <wp:inline distT="0" distB="0" distL="0" distR="0" wp14:anchorId="17A2D5A0" wp14:editId="36C28CE7">
            <wp:extent cx="3393455" cy="1907032"/>
            <wp:effectExtent l="0" t="0" r="0" b="0"/>
            <wp:docPr id="19430795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79500" name="Picture 1943079500"/>
                    <pic:cNvPicPr/>
                  </pic:nvPicPr>
                  <pic:blipFill>
                    <a:blip r:embed="rId89">
                      <a:extLst>
                        <a:ext uri="{28A0092B-C50C-407E-A947-70E740481C1C}">
                          <a14:useLocalDpi xmlns:a14="http://schemas.microsoft.com/office/drawing/2010/main"/>
                        </a:ext>
                      </a:extLst>
                    </a:blip>
                    <a:stretch>
                      <a:fillRect/>
                    </a:stretch>
                  </pic:blipFill>
                  <pic:spPr>
                    <a:xfrm>
                      <a:off x="0" y="0"/>
                      <a:ext cx="3393455" cy="1907032"/>
                    </a:xfrm>
                    <a:prstGeom prst="rect">
                      <a:avLst/>
                    </a:prstGeom>
                  </pic:spPr>
                </pic:pic>
              </a:graphicData>
            </a:graphic>
          </wp:inline>
        </w:drawing>
      </w:r>
      <w:r w:rsidR="1E86E832">
        <w:rPr>
          <w:noProof/>
        </w:rPr>
        <w:drawing>
          <wp:inline distT="0" distB="0" distL="0" distR="0" wp14:anchorId="39561A89" wp14:editId="7B4DC426">
            <wp:extent cx="1914525" cy="515449"/>
            <wp:effectExtent l="0" t="0" r="0" b="0"/>
            <wp:docPr id="855505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05428" name="Picture 855505428"/>
                    <pic:cNvPicPr/>
                  </pic:nvPicPr>
                  <pic:blipFill>
                    <a:blip r:embed="rId90">
                      <a:extLst>
                        <a:ext uri="{28A0092B-C50C-407E-A947-70E740481C1C}">
                          <a14:useLocalDpi xmlns:a14="http://schemas.microsoft.com/office/drawing/2010/main"/>
                        </a:ext>
                      </a:extLst>
                    </a:blip>
                    <a:stretch>
                      <a:fillRect/>
                    </a:stretch>
                  </pic:blipFill>
                  <pic:spPr>
                    <a:xfrm>
                      <a:off x="0" y="0"/>
                      <a:ext cx="1914525" cy="515449"/>
                    </a:xfrm>
                    <a:prstGeom prst="rect">
                      <a:avLst/>
                    </a:prstGeom>
                  </pic:spPr>
                </pic:pic>
              </a:graphicData>
            </a:graphic>
          </wp:inline>
        </w:drawing>
      </w:r>
      <w:r w:rsidR="490C92B4">
        <w:rPr>
          <w:noProof/>
        </w:rPr>
        <w:drawing>
          <wp:inline distT="0" distB="0" distL="0" distR="0" wp14:anchorId="0EA02103" wp14:editId="25A11364">
            <wp:extent cx="2266950" cy="1009955"/>
            <wp:effectExtent l="0" t="0" r="0" b="0"/>
            <wp:docPr id="15156950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95076" name="Picture 1515695076"/>
                    <pic:cNvPicPr/>
                  </pic:nvPicPr>
                  <pic:blipFill>
                    <a:blip r:embed="rId91">
                      <a:extLst>
                        <a:ext uri="{28A0092B-C50C-407E-A947-70E740481C1C}">
                          <a14:useLocalDpi xmlns:a14="http://schemas.microsoft.com/office/drawing/2010/main"/>
                        </a:ext>
                      </a:extLst>
                    </a:blip>
                    <a:stretch>
                      <a:fillRect/>
                    </a:stretch>
                  </pic:blipFill>
                  <pic:spPr>
                    <a:xfrm>
                      <a:off x="0" y="0"/>
                      <a:ext cx="2266950" cy="1009955"/>
                    </a:xfrm>
                    <a:prstGeom prst="rect">
                      <a:avLst/>
                    </a:prstGeom>
                  </pic:spPr>
                </pic:pic>
              </a:graphicData>
            </a:graphic>
          </wp:inline>
        </w:drawing>
      </w:r>
      <w:r w:rsidR="490C92B4">
        <w:rPr>
          <w:noProof/>
        </w:rPr>
        <w:drawing>
          <wp:inline distT="0" distB="0" distL="0" distR="0" wp14:anchorId="5A9FA88C" wp14:editId="026FA98D">
            <wp:extent cx="3009900" cy="641534"/>
            <wp:effectExtent l="0" t="0" r="0" b="0"/>
            <wp:docPr id="20940844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84476" name="Picture 2094084476"/>
                    <pic:cNvPicPr/>
                  </pic:nvPicPr>
                  <pic:blipFill>
                    <a:blip r:embed="rId92">
                      <a:extLst>
                        <a:ext uri="{28A0092B-C50C-407E-A947-70E740481C1C}">
                          <a14:useLocalDpi xmlns:a14="http://schemas.microsoft.com/office/drawing/2010/main"/>
                        </a:ext>
                      </a:extLst>
                    </a:blip>
                    <a:stretch>
                      <a:fillRect/>
                    </a:stretch>
                  </pic:blipFill>
                  <pic:spPr>
                    <a:xfrm>
                      <a:off x="0" y="0"/>
                      <a:ext cx="3009900" cy="641534"/>
                    </a:xfrm>
                    <a:prstGeom prst="rect">
                      <a:avLst/>
                    </a:prstGeom>
                  </pic:spPr>
                </pic:pic>
              </a:graphicData>
            </a:graphic>
          </wp:inline>
        </w:drawing>
      </w:r>
    </w:p>
    <w:p w14:paraId="2236D40E" w14:textId="41F64D70" w:rsidR="00D92579" w:rsidRPr="00F24057" w:rsidRDefault="005F7B3A" w:rsidP="0869D82A">
      <w:pPr>
        <w:rPr>
          <w:rFonts w:cs="Times New Roman"/>
        </w:rPr>
      </w:pPr>
      <w:r w:rsidRPr="00F24057">
        <w:rPr>
          <w:rFonts w:cs="Times New Roman"/>
        </w:rPr>
        <w:br w:type="page"/>
      </w:r>
    </w:p>
    <w:p w14:paraId="27380B69" w14:textId="3B3D23C7" w:rsidR="00D92579" w:rsidRPr="00F24057" w:rsidRDefault="00E61214" w:rsidP="0869D82A">
      <w:r>
        <w:rPr>
          <w:noProof/>
        </w:rPr>
        <mc:AlternateContent>
          <mc:Choice Requires="wps">
            <w:drawing>
              <wp:anchor distT="0" distB="0" distL="114300" distR="114300" simplePos="0" relativeHeight="251658254" behindDoc="0" locked="0" layoutInCell="1" allowOverlap="1" wp14:anchorId="4F817522" wp14:editId="7F4F547D">
                <wp:simplePos x="0" y="0"/>
                <wp:positionH relativeFrom="column">
                  <wp:posOffset>2405921</wp:posOffset>
                </wp:positionH>
                <wp:positionV relativeFrom="paragraph">
                  <wp:posOffset>2847517</wp:posOffset>
                </wp:positionV>
                <wp:extent cx="1906666" cy="442824"/>
                <wp:effectExtent l="0" t="38100" r="0" b="14605"/>
                <wp:wrapNone/>
                <wp:docPr id="1964952803" name="直線箭頭接點 8"/>
                <wp:cNvGraphicFramePr/>
                <a:graphic xmlns:a="http://schemas.openxmlformats.org/drawingml/2006/main">
                  <a:graphicData uri="http://schemas.microsoft.com/office/word/2010/wordprocessingShape">
                    <wps:wsp>
                      <wps:cNvCnPr/>
                      <wps:spPr>
                        <a:xfrm flipV="1">
                          <a:off x="0" y="0"/>
                          <a:ext cx="1906666" cy="4428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275782" id="直線箭頭接點 8" o:spid="_x0000_s1026" type="#_x0000_t32" style="position:absolute;margin-left:189.45pt;margin-top:224.2pt;width:150.15pt;height:34.85pt;flip:y;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53" behindDoc="0" locked="0" layoutInCell="1" allowOverlap="1" wp14:anchorId="7066D3C1" wp14:editId="539174C1">
                <wp:simplePos x="0" y="0"/>
                <wp:positionH relativeFrom="column">
                  <wp:posOffset>329784</wp:posOffset>
                </wp:positionH>
                <wp:positionV relativeFrom="paragraph">
                  <wp:posOffset>2600511</wp:posOffset>
                </wp:positionV>
                <wp:extent cx="4242216" cy="180632"/>
                <wp:effectExtent l="0" t="63500" r="0" b="22860"/>
                <wp:wrapNone/>
                <wp:docPr id="376547123" name="直線箭頭接點 8"/>
                <wp:cNvGraphicFramePr/>
                <a:graphic xmlns:a="http://schemas.openxmlformats.org/drawingml/2006/main">
                  <a:graphicData uri="http://schemas.microsoft.com/office/word/2010/wordprocessingShape">
                    <wps:wsp>
                      <wps:cNvCnPr/>
                      <wps:spPr>
                        <a:xfrm flipV="1">
                          <a:off x="0" y="0"/>
                          <a:ext cx="4242216" cy="1806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E19910" id="直線箭頭接點 8" o:spid="_x0000_s1026" type="#_x0000_t32" style="position:absolute;margin-left:25.95pt;margin-top:204.75pt;width:334.05pt;height:14.2pt;flip:y;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52" behindDoc="0" locked="0" layoutInCell="1" allowOverlap="1" wp14:anchorId="61B39DA2" wp14:editId="4DD40A85">
                <wp:simplePos x="0" y="0"/>
                <wp:positionH relativeFrom="column">
                  <wp:posOffset>224852</wp:posOffset>
                </wp:positionH>
                <wp:positionV relativeFrom="paragraph">
                  <wp:posOffset>1131757</wp:posOffset>
                </wp:positionV>
                <wp:extent cx="3740046" cy="1469036"/>
                <wp:effectExtent l="0" t="0" r="32385" b="42545"/>
                <wp:wrapNone/>
                <wp:docPr id="744959401" name="直線箭頭接點 8"/>
                <wp:cNvGraphicFramePr/>
                <a:graphic xmlns:a="http://schemas.openxmlformats.org/drawingml/2006/main">
                  <a:graphicData uri="http://schemas.microsoft.com/office/word/2010/wordprocessingShape">
                    <wps:wsp>
                      <wps:cNvCnPr/>
                      <wps:spPr>
                        <a:xfrm>
                          <a:off x="0" y="0"/>
                          <a:ext cx="3740046" cy="14690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876139" id="直線箭頭接點 8" o:spid="_x0000_s1026" type="#_x0000_t32" style="position:absolute;margin-left:17.7pt;margin-top:89.1pt;width:294.5pt;height:115.6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51" behindDoc="0" locked="0" layoutInCell="1" allowOverlap="1" wp14:anchorId="57270C8A" wp14:editId="392295B2">
                <wp:simplePos x="0" y="0"/>
                <wp:positionH relativeFrom="column">
                  <wp:posOffset>3338236</wp:posOffset>
                </wp:positionH>
                <wp:positionV relativeFrom="paragraph">
                  <wp:posOffset>217357</wp:posOffset>
                </wp:positionV>
                <wp:extent cx="978930" cy="2023673"/>
                <wp:effectExtent l="0" t="0" r="37465" b="34290"/>
                <wp:wrapNone/>
                <wp:docPr id="1759140048" name="直線箭頭接點 8"/>
                <wp:cNvGraphicFramePr/>
                <a:graphic xmlns:a="http://schemas.openxmlformats.org/drawingml/2006/main">
                  <a:graphicData uri="http://schemas.microsoft.com/office/word/2010/wordprocessingShape">
                    <wps:wsp>
                      <wps:cNvCnPr/>
                      <wps:spPr>
                        <a:xfrm>
                          <a:off x="0" y="0"/>
                          <a:ext cx="978930" cy="20236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912B55" id="直線箭頭接點 8" o:spid="_x0000_s1026" type="#_x0000_t32" style="position:absolute;margin-left:262.85pt;margin-top:17.1pt;width:77.1pt;height:159.3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50" behindDoc="0" locked="0" layoutInCell="1" allowOverlap="1" wp14:anchorId="62BEA875" wp14:editId="41AADBDB">
                <wp:simplePos x="0" y="0"/>
                <wp:positionH relativeFrom="column">
                  <wp:posOffset>329784</wp:posOffset>
                </wp:positionH>
                <wp:positionV relativeFrom="paragraph">
                  <wp:posOffset>344773</wp:posOffset>
                </wp:positionV>
                <wp:extent cx="3455232" cy="1543987"/>
                <wp:effectExtent l="0" t="0" r="50165" b="43815"/>
                <wp:wrapNone/>
                <wp:docPr id="1231687934" name="直線箭頭接點 8"/>
                <wp:cNvGraphicFramePr/>
                <a:graphic xmlns:a="http://schemas.openxmlformats.org/drawingml/2006/main">
                  <a:graphicData uri="http://schemas.microsoft.com/office/word/2010/wordprocessingShape">
                    <wps:wsp>
                      <wps:cNvCnPr/>
                      <wps:spPr>
                        <a:xfrm>
                          <a:off x="0" y="0"/>
                          <a:ext cx="3455232" cy="15439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1BB007" id="直線箭頭接點 8" o:spid="_x0000_s1026" type="#_x0000_t32" style="position:absolute;margin-left:25.95pt;margin-top:27.15pt;width:272.05pt;height:121.5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" strokecolor="#156082 [3204]" strokeweight=".5pt">
                <v:stroke endarrow="block" joinstyle="miter"/>
              </v:shape>
            </w:pict>
          </mc:Fallback>
        </mc:AlternateContent>
      </w:r>
      <w:r w:rsidR="3443DD63">
        <w:rPr>
          <w:noProof/>
        </w:rPr>
        <w:drawing>
          <wp:inline distT="0" distB="0" distL="0" distR="0" wp14:anchorId="437415AE" wp14:editId="038D0DD6">
            <wp:extent cx="2333625" cy="508611"/>
            <wp:effectExtent l="0" t="0" r="0" b="0"/>
            <wp:docPr id="2063139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22249" name="Picture 526922249"/>
                    <pic:cNvPicPr/>
                  </pic:nvPicPr>
                  <pic:blipFill>
                    <a:blip r:embed="rId93">
                      <a:extLst>
                        <a:ext uri="{28A0092B-C50C-407E-A947-70E740481C1C}">
                          <a14:useLocalDpi xmlns:a14="http://schemas.microsoft.com/office/drawing/2010/main"/>
                        </a:ext>
                      </a:extLst>
                    </a:blip>
                    <a:stretch>
                      <a:fillRect/>
                    </a:stretch>
                  </pic:blipFill>
                  <pic:spPr>
                    <a:xfrm>
                      <a:off x="0" y="0"/>
                      <a:ext cx="2333625" cy="508611"/>
                    </a:xfrm>
                    <a:prstGeom prst="rect">
                      <a:avLst/>
                    </a:prstGeom>
                  </pic:spPr>
                </pic:pic>
              </a:graphicData>
            </a:graphic>
          </wp:inline>
        </w:drawing>
      </w:r>
      <w:r w:rsidR="3443DD63">
        <w:rPr>
          <w:noProof/>
        </w:rPr>
        <w:drawing>
          <wp:inline distT="0" distB="0" distL="0" distR="0" wp14:anchorId="678231D5" wp14:editId="4D114EA5">
            <wp:extent cx="2924175" cy="623262"/>
            <wp:effectExtent l="0" t="0" r="0" b="0"/>
            <wp:docPr id="1875368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85211" name="Picture 2108385211"/>
                    <pic:cNvPicPr/>
                  </pic:nvPicPr>
                  <pic:blipFill>
                    <a:blip r:embed="rId94">
                      <a:extLst>
                        <a:ext uri="{28A0092B-C50C-407E-A947-70E740481C1C}">
                          <a14:useLocalDpi xmlns:a14="http://schemas.microsoft.com/office/drawing/2010/main"/>
                        </a:ext>
                      </a:extLst>
                    </a:blip>
                    <a:stretch>
                      <a:fillRect/>
                    </a:stretch>
                  </pic:blipFill>
                  <pic:spPr>
                    <a:xfrm>
                      <a:off x="0" y="0"/>
                      <a:ext cx="2924175" cy="623262"/>
                    </a:xfrm>
                    <a:prstGeom prst="rect">
                      <a:avLst/>
                    </a:prstGeom>
                  </pic:spPr>
                </pic:pic>
              </a:graphicData>
            </a:graphic>
          </wp:inline>
        </w:drawing>
      </w:r>
      <w:r w:rsidR="00240B51">
        <w:rPr>
          <w:noProof/>
        </w:rPr>
        <w:drawing>
          <wp:inline distT="0" distB="0" distL="0" distR="0" wp14:anchorId="02AF6E4C" wp14:editId="3B817612">
            <wp:extent cx="1995868" cy="550142"/>
            <wp:effectExtent l="0" t="0" r="0" b="0"/>
            <wp:docPr id="2034041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12980" name="Picture 667512980"/>
                    <pic:cNvPicPr/>
                  </pic:nvPicPr>
                  <pic:blipFill>
                    <a:blip r:embed="rId95">
                      <a:extLst>
                        <a:ext uri="{28A0092B-C50C-407E-A947-70E740481C1C}">
                          <a14:useLocalDpi xmlns:a14="http://schemas.microsoft.com/office/drawing/2010/main"/>
                        </a:ext>
                      </a:extLst>
                    </a:blip>
                    <a:stretch>
                      <a:fillRect/>
                    </a:stretch>
                  </pic:blipFill>
                  <pic:spPr>
                    <a:xfrm>
                      <a:off x="0" y="0"/>
                      <a:ext cx="1995868" cy="550142"/>
                    </a:xfrm>
                    <a:prstGeom prst="rect">
                      <a:avLst/>
                    </a:prstGeom>
                  </pic:spPr>
                </pic:pic>
              </a:graphicData>
            </a:graphic>
          </wp:inline>
        </w:drawing>
      </w:r>
      <w:r w:rsidR="5C25065D">
        <w:br/>
      </w:r>
      <w:r w:rsidR="00240B51">
        <w:rPr>
          <w:noProof/>
        </w:rPr>
        <w:drawing>
          <wp:inline distT="0" distB="0" distL="0" distR="0" wp14:anchorId="39D1EF14" wp14:editId="7976C33A">
            <wp:extent cx="2073714" cy="455285"/>
            <wp:effectExtent l="0" t="0" r="0" b="0"/>
            <wp:docPr id="1316439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66984" name="Picture 446866984"/>
                    <pic:cNvPicPr/>
                  </pic:nvPicPr>
                  <pic:blipFill>
                    <a:blip r:embed="rId96">
                      <a:extLst>
                        <a:ext uri="{28A0092B-C50C-407E-A947-70E740481C1C}">
                          <a14:useLocalDpi xmlns:a14="http://schemas.microsoft.com/office/drawing/2010/main"/>
                        </a:ext>
                      </a:extLst>
                    </a:blip>
                    <a:stretch>
                      <a:fillRect/>
                    </a:stretch>
                  </pic:blipFill>
                  <pic:spPr>
                    <a:xfrm>
                      <a:off x="0" y="0"/>
                      <a:ext cx="2073714" cy="455285"/>
                    </a:xfrm>
                    <a:prstGeom prst="rect">
                      <a:avLst/>
                    </a:prstGeom>
                  </pic:spPr>
                </pic:pic>
              </a:graphicData>
            </a:graphic>
          </wp:inline>
        </w:drawing>
      </w:r>
      <w:r w:rsidR="5C25065D">
        <w:rPr>
          <w:noProof/>
        </w:rPr>
        <w:drawing>
          <wp:inline distT="0" distB="0" distL="0" distR="0" wp14:anchorId="3DA56FC1" wp14:editId="27AFF59F">
            <wp:extent cx="3325166" cy="1873892"/>
            <wp:effectExtent l="0" t="0" r="0" b="0"/>
            <wp:docPr id="1186374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74539" name="Picture 1186374539"/>
                    <pic:cNvPicPr/>
                  </pic:nvPicPr>
                  <pic:blipFill>
                    <a:blip r:embed="rId97">
                      <a:extLst>
                        <a:ext uri="{28A0092B-C50C-407E-A947-70E740481C1C}">
                          <a14:useLocalDpi xmlns:a14="http://schemas.microsoft.com/office/drawing/2010/main"/>
                        </a:ext>
                      </a:extLst>
                    </a:blip>
                    <a:stretch>
                      <a:fillRect/>
                    </a:stretch>
                  </pic:blipFill>
                  <pic:spPr>
                    <a:xfrm>
                      <a:off x="0" y="0"/>
                      <a:ext cx="3325166" cy="1873892"/>
                    </a:xfrm>
                    <a:prstGeom prst="rect">
                      <a:avLst/>
                    </a:prstGeom>
                  </pic:spPr>
                </pic:pic>
              </a:graphicData>
            </a:graphic>
          </wp:inline>
        </w:drawing>
      </w:r>
    </w:p>
    <w:p w14:paraId="5C166107" w14:textId="5AE05FA8" w:rsidR="00D92579" w:rsidRPr="00F24057" w:rsidRDefault="724AEFE4" w:rsidP="61075D93">
      <w:r>
        <w:t xml:space="preserve">                                                   </w:t>
      </w:r>
      <w:r>
        <w:rPr>
          <w:noProof/>
        </w:rPr>
        <w:drawing>
          <wp:inline distT="0" distB="0" distL="0" distR="0" wp14:anchorId="3940C74F" wp14:editId="261DC534">
            <wp:extent cx="3362325" cy="743591"/>
            <wp:effectExtent l="0" t="0" r="0" b="0"/>
            <wp:docPr id="9087111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11102" name="Picture 908711102"/>
                    <pic:cNvPicPr/>
                  </pic:nvPicPr>
                  <pic:blipFill>
                    <a:blip r:embed="rId98">
                      <a:extLst>
                        <a:ext uri="{28A0092B-C50C-407E-A947-70E740481C1C}">
                          <a14:useLocalDpi xmlns:a14="http://schemas.microsoft.com/office/drawing/2010/main"/>
                        </a:ext>
                      </a:extLst>
                    </a:blip>
                    <a:stretch>
                      <a:fillRect/>
                    </a:stretch>
                  </pic:blipFill>
                  <pic:spPr>
                    <a:xfrm>
                      <a:off x="0" y="0"/>
                      <a:ext cx="3362325" cy="743591"/>
                    </a:xfrm>
                    <a:prstGeom prst="rect">
                      <a:avLst/>
                    </a:prstGeom>
                  </pic:spPr>
                </pic:pic>
              </a:graphicData>
            </a:graphic>
          </wp:inline>
        </w:drawing>
      </w:r>
    </w:p>
    <w:p w14:paraId="0BC7F6F0" w14:textId="2553B6B8" w:rsidR="00D92579" w:rsidRPr="00F24057" w:rsidRDefault="00D92579" w:rsidP="61075D93">
      <w:pPr>
        <w:rPr>
          <w:rFonts w:cs="Times New Roman"/>
        </w:rPr>
      </w:pPr>
    </w:p>
    <w:p w14:paraId="7A37DA4F" w14:textId="66B973FD" w:rsidR="00D92579" w:rsidRPr="00F24057" w:rsidRDefault="00D92579" w:rsidP="61075D93">
      <w:pPr>
        <w:rPr>
          <w:rFonts w:cs="Times New Roman"/>
        </w:rPr>
      </w:pPr>
    </w:p>
    <w:p w14:paraId="20BE060C" w14:textId="728586F8" w:rsidR="00D92579" w:rsidRPr="00F24057" w:rsidRDefault="1B582415" w:rsidP="0869D82A">
      <w:r>
        <w:br w:type="page"/>
      </w:r>
    </w:p>
    <w:p w14:paraId="7BE3FD76" w14:textId="5836CE9B" w:rsidR="00D92579" w:rsidRPr="00F24057" w:rsidRDefault="00D92579" w:rsidP="61075D93">
      <w:pPr>
        <w:rPr>
          <w:rFonts w:cs="Times New Roman"/>
        </w:rPr>
      </w:pPr>
    </w:p>
    <w:p w14:paraId="32E0B227" w14:textId="0C0D97CF" w:rsidR="00D92579" w:rsidRPr="00F24057" w:rsidRDefault="00E61214" w:rsidP="61075D93">
      <w:r>
        <w:rPr>
          <w:noProof/>
        </w:rPr>
        <mc:AlternateContent>
          <mc:Choice Requires="wps">
            <w:drawing>
              <wp:anchor distT="0" distB="0" distL="114300" distR="114300" simplePos="0" relativeHeight="251658257" behindDoc="0" locked="0" layoutInCell="1" allowOverlap="1" wp14:anchorId="5130DDCF" wp14:editId="370C7798">
                <wp:simplePos x="0" y="0"/>
                <wp:positionH relativeFrom="column">
                  <wp:posOffset>269823</wp:posOffset>
                </wp:positionH>
                <wp:positionV relativeFrom="paragraph">
                  <wp:posOffset>1954748</wp:posOffset>
                </wp:positionV>
                <wp:extent cx="719528" cy="2041379"/>
                <wp:effectExtent l="0" t="25400" r="42545" b="16510"/>
                <wp:wrapNone/>
                <wp:docPr id="375412841" name="直線箭頭接點 8"/>
                <wp:cNvGraphicFramePr/>
                <a:graphic xmlns:a="http://schemas.openxmlformats.org/drawingml/2006/main">
                  <a:graphicData uri="http://schemas.microsoft.com/office/word/2010/wordprocessingShape">
                    <wps:wsp>
                      <wps:cNvCnPr/>
                      <wps:spPr>
                        <a:xfrm flipV="1">
                          <a:off x="0" y="0"/>
                          <a:ext cx="719528" cy="20413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C47F11" id="直線箭頭接點 8" o:spid="_x0000_s1026" type="#_x0000_t32" style="position:absolute;margin-left:21.25pt;margin-top:153.9pt;width:56.65pt;height:160.75pt;flip:y;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56" behindDoc="0" locked="0" layoutInCell="1" allowOverlap="1" wp14:anchorId="3B71054A" wp14:editId="53F5AD31">
                <wp:simplePos x="0" y="0"/>
                <wp:positionH relativeFrom="column">
                  <wp:posOffset>3770026</wp:posOffset>
                </wp:positionH>
                <wp:positionV relativeFrom="paragraph">
                  <wp:posOffset>373286</wp:posOffset>
                </wp:positionV>
                <wp:extent cx="279754" cy="1109272"/>
                <wp:effectExtent l="25400" t="0" r="12700" b="34290"/>
                <wp:wrapNone/>
                <wp:docPr id="1349160127" name="直線箭頭接點 8"/>
                <wp:cNvGraphicFramePr/>
                <a:graphic xmlns:a="http://schemas.openxmlformats.org/drawingml/2006/main">
                  <a:graphicData uri="http://schemas.microsoft.com/office/word/2010/wordprocessingShape">
                    <wps:wsp>
                      <wps:cNvCnPr/>
                      <wps:spPr>
                        <a:xfrm flipH="1">
                          <a:off x="0" y="0"/>
                          <a:ext cx="279754" cy="11092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2BE495" id="直線箭頭接點 8" o:spid="_x0000_s1026" type="#_x0000_t32" style="position:absolute;margin-left:296.85pt;margin-top:29.4pt;width:22.05pt;height:87.35pt;flip:x;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55" behindDoc="0" locked="0" layoutInCell="1" allowOverlap="1" wp14:anchorId="5AD1BD33" wp14:editId="7B0F3342">
                <wp:simplePos x="0" y="0"/>
                <wp:positionH relativeFrom="column">
                  <wp:posOffset>652072</wp:posOffset>
                </wp:positionH>
                <wp:positionV relativeFrom="paragraph">
                  <wp:posOffset>283345</wp:posOffset>
                </wp:positionV>
                <wp:extent cx="1116767" cy="1274164"/>
                <wp:effectExtent l="0" t="0" r="39370" b="34290"/>
                <wp:wrapNone/>
                <wp:docPr id="2103181786" name="直線箭頭接點 8"/>
                <wp:cNvGraphicFramePr/>
                <a:graphic xmlns:a="http://schemas.openxmlformats.org/drawingml/2006/main">
                  <a:graphicData uri="http://schemas.microsoft.com/office/word/2010/wordprocessingShape">
                    <wps:wsp>
                      <wps:cNvCnPr/>
                      <wps:spPr>
                        <a:xfrm>
                          <a:off x="0" y="0"/>
                          <a:ext cx="1116767" cy="12741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6284FB" id="直線箭頭接點 8" o:spid="_x0000_s1026" type="#_x0000_t32" style="position:absolute;margin-left:51.35pt;margin-top:22.3pt;width:87.95pt;height:100.3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" strokecolor="#156082 [3204]" strokeweight=".5pt">
                <v:stroke endarrow="block" joinstyle="miter"/>
              </v:shape>
            </w:pict>
          </mc:Fallback>
        </mc:AlternateContent>
      </w:r>
      <w:r w:rsidR="2A27FF02">
        <w:rPr>
          <w:noProof/>
        </w:rPr>
        <w:drawing>
          <wp:inline distT="0" distB="0" distL="0" distR="0" wp14:anchorId="7418CD15" wp14:editId="66419DA5">
            <wp:extent cx="3254985" cy="646823"/>
            <wp:effectExtent l="0" t="0" r="0" b="0"/>
            <wp:docPr id="1454989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98660" name="Picture 579998660"/>
                    <pic:cNvPicPr/>
                  </pic:nvPicPr>
                  <pic:blipFill>
                    <a:blip r:embed="rId99">
                      <a:extLst>
                        <a:ext uri="{28A0092B-C50C-407E-A947-70E740481C1C}">
                          <a14:useLocalDpi xmlns:a14="http://schemas.microsoft.com/office/drawing/2010/main"/>
                        </a:ext>
                      </a:extLst>
                    </a:blip>
                    <a:stretch>
                      <a:fillRect/>
                    </a:stretch>
                  </pic:blipFill>
                  <pic:spPr>
                    <a:xfrm>
                      <a:off x="0" y="0"/>
                      <a:ext cx="3254985" cy="646823"/>
                    </a:xfrm>
                    <a:prstGeom prst="rect">
                      <a:avLst/>
                    </a:prstGeom>
                  </pic:spPr>
                </pic:pic>
              </a:graphicData>
            </a:graphic>
          </wp:inline>
        </w:drawing>
      </w:r>
      <w:r w:rsidR="2A27FF02">
        <w:rPr>
          <w:noProof/>
        </w:rPr>
        <w:drawing>
          <wp:inline distT="0" distB="0" distL="0" distR="0" wp14:anchorId="0A33801D" wp14:editId="62947760">
            <wp:extent cx="2360990" cy="612948"/>
            <wp:effectExtent l="0" t="0" r="0" b="0"/>
            <wp:docPr id="1582988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88979" name="Picture 1582988979"/>
                    <pic:cNvPicPr/>
                  </pic:nvPicPr>
                  <pic:blipFill>
                    <a:blip r:embed="rId100">
                      <a:extLst>
                        <a:ext uri="{28A0092B-C50C-407E-A947-70E740481C1C}">
                          <a14:useLocalDpi xmlns:a14="http://schemas.microsoft.com/office/drawing/2010/main"/>
                        </a:ext>
                      </a:extLst>
                    </a:blip>
                    <a:stretch>
                      <a:fillRect/>
                    </a:stretch>
                  </pic:blipFill>
                  <pic:spPr>
                    <a:xfrm>
                      <a:off x="0" y="0"/>
                      <a:ext cx="2360990" cy="612948"/>
                    </a:xfrm>
                    <a:prstGeom prst="rect">
                      <a:avLst/>
                    </a:prstGeom>
                  </pic:spPr>
                </pic:pic>
              </a:graphicData>
            </a:graphic>
          </wp:inline>
        </w:drawing>
      </w:r>
      <w:r w:rsidR="60E6E38E">
        <w:rPr>
          <w:noProof/>
        </w:rPr>
        <w:drawing>
          <wp:inline distT="0" distB="0" distL="0" distR="0" wp14:anchorId="38D81B60" wp14:editId="6FD5C7D3">
            <wp:extent cx="5943600" cy="3076575"/>
            <wp:effectExtent l="0" t="0" r="0" b="0"/>
            <wp:docPr id="742954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5422" name="Picture 74295422"/>
                    <pic:cNvPicPr/>
                  </pic:nvPicPr>
                  <pic:blipFill>
                    <a:blip r:embed="rId101">
                      <a:extLst>
                        <a:ext uri="{28A0092B-C50C-407E-A947-70E740481C1C}">
                          <a14:useLocalDpi xmlns:a14="http://schemas.microsoft.com/office/drawing/2010/main"/>
                        </a:ext>
                      </a:extLst>
                    </a:blip>
                    <a:stretch>
                      <a:fillRect/>
                    </a:stretch>
                  </pic:blipFill>
                  <pic:spPr>
                    <a:xfrm>
                      <a:off x="0" y="0"/>
                      <a:ext cx="5943600" cy="3076575"/>
                    </a:xfrm>
                    <a:prstGeom prst="rect">
                      <a:avLst/>
                    </a:prstGeom>
                  </pic:spPr>
                </pic:pic>
              </a:graphicData>
            </a:graphic>
          </wp:inline>
        </w:drawing>
      </w:r>
      <w:r w:rsidR="106C2581">
        <w:t xml:space="preserve">                           </w:t>
      </w:r>
      <w:r w:rsidR="106C2581">
        <w:rPr>
          <w:noProof/>
        </w:rPr>
        <w:drawing>
          <wp:inline distT="0" distB="0" distL="0" distR="0" wp14:anchorId="47A663DC" wp14:editId="605B07E8">
            <wp:extent cx="2952750" cy="903806"/>
            <wp:effectExtent l="0" t="0" r="0" b="0"/>
            <wp:docPr id="1414916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16532" name="Picture 1414916532"/>
                    <pic:cNvPicPr/>
                  </pic:nvPicPr>
                  <pic:blipFill>
                    <a:blip r:embed="rId102">
                      <a:extLst>
                        <a:ext uri="{28A0092B-C50C-407E-A947-70E740481C1C}">
                          <a14:useLocalDpi xmlns:a14="http://schemas.microsoft.com/office/drawing/2010/main"/>
                        </a:ext>
                      </a:extLst>
                    </a:blip>
                    <a:stretch>
                      <a:fillRect/>
                    </a:stretch>
                  </pic:blipFill>
                  <pic:spPr>
                    <a:xfrm>
                      <a:off x="0" y="0"/>
                      <a:ext cx="2952750" cy="903806"/>
                    </a:xfrm>
                    <a:prstGeom prst="rect">
                      <a:avLst/>
                    </a:prstGeom>
                  </pic:spPr>
                </pic:pic>
              </a:graphicData>
            </a:graphic>
          </wp:inline>
        </w:drawing>
      </w:r>
    </w:p>
    <w:p w14:paraId="364B58B6" w14:textId="3EE610F4" w:rsidR="61075D93" w:rsidRDefault="61075D93">
      <w:r>
        <w:br w:type="page"/>
      </w:r>
    </w:p>
    <w:p w14:paraId="237592B5" w14:textId="27AF33D6" w:rsidR="019FF4EE" w:rsidRDefault="00E61214" w:rsidP="61075D93">
      <w:r>
        <w:rPr>
          <w:noProof/>
        </w:rPr>
        <mc:AlternateContent>
          <mc:Choice Requires="wps">
            <w:drawing>
              <wp:anchor distT="0" distB="0" distL="114300" distR="114300" simplePos="0" relativeHeight="251658259" behindDoc="0" locked="0" layoutInCell="1" allowOverlap="1" wp14:anchorId="56A6171A" wp14:editId="57C2392B">
                <wp:simplePos x="0" y="0"/>
                <wp:positionH relativeFrom="column">
                  <wp:posOffset>2263514</wp:posOffset>
                </wp:positionH>
                <wp:positionV relativeFrom="paragraph">
                  <wp:posOffset>1304144</wp:posOffset>
                </wp:positionV>
                <wp:extent cx="754765" cy="1936646"/>
                <wp:effectExtent l="25400" t="25400" r="20320" b="19685"/>
                <wp:wrapNone/>
                <wp:docPr id="2113118254" name="直線箭頭接點 8"/>
                <wp:cNvGraphicFramePr/>
                <a:graphic xmlns:a="http://schemas.openxmlformats.org/drawingml/2006/main">
                  <a:graphicData uri="http://schemas.microsoft.com/office/word/2010/wordprocessingShape">
                    <wps:wsp>
                      <wps:cNvCnPr/>
                      <wps:spPr>
                        <a:xfrm flipH="1" flipV="1">
                          <a:off x="0" y="0"/>
                          <a:ext cx="754765" cy="19366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4E5010" id="直線箭頭接點 8" o:spid="_x0000_s1026" type="#_x0000_t32" style="position:absolute;margin-left:178.25pt;margin-top:102.7pt;width:59.45pt;height:152.5pt;flip:x y;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58" behindDoc="0" locked="0" layoutInCell="1" allowOverlap="1" wp14:anchorId="76CA3A46" wp14:editId="0D2FDC8E">
                <wp:simplePos x="0" y="0"/>
                <wp:positionH relativeFrom="column">
                  <wp:posOffset>164892</wp:posOffset>
                </wp:positionH>
                <wp:positionV relativeFrom="paragraph">
                  <wp:posOffset>1236688</wp:posOffset>
                </wp:positionV>
                <wp:extent cx="959370" cy="2048843"/>
                <wp:effectExtent l="0" t="25400" r="31750" b="21590"/>
                <wp:wrapNone/>
                <wp:docPr id="1190131719" name="直線箭頭接點 8"/>
                <wp:cNvGraphicFramePr/>
                <a:graphic xmlns:a="http://schemas.openxmlformats.org/drawingml/2006/main">
                  <a:graphicData uri="http://schemas.microsoft.com/office/word/2010/wordprocessingShape">
                    <wps:wsp>
                      <wps:cNvCnPr/>
                      <wps:spPr>
                        <a:xfrm flipV="1">
                          <a:off x="0" y="0"/>
                          <a:ext cx="959370" cy="20488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8041B0" id="直線箭頭接點 8" o:spid="_x0000_s1026" type="#_x0000_t32" style="position:absolute;margin-left:13pt;margin-top:97.4pt;width:75.55pt;height:161.35pt;flip:y;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" strokecolor="#156082 [3204]" strokeweight=".5pt">
                <v:stroke endarrow="block" joinstyle="miter"/>
              </v:shape>
            </w:pict>
          </mc:Fallback>
        </mc:AlternateContent>
      </w:r>
      <w:r w:rsidR="019FF4EE">
        <w:rPr>
          <w:noProof/>
        </w:rPr>
        <w:drawing>
          <wp:inline distT="0" distB="0" distL="0" distR="0" wp14:anchorId="50CD0494" wp14:editId="1542BB15">
            <wp:extent cx="5943600" cy="3048000"/>
            <wp:effectExtent l="0" t="0" r="0" b="0"/>
            <wp:docPr id="965067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67999" name="Picture 965067999"/>
                    <pic:cNvPicPr/>
                  </pic:nvPicPr>
                  <pic:blipFill>
                    <a:blip r:embed="rId103">
                      <a:extLst>
                        <a:ext uri="{28A0092B-C50C-407E-A947-70E740481C1C}">
                          <a14:useLocalDpi xmlns:a14="http://schemas.microsoft.com/office/drawing/2010/main"/>
                        </a:ext>
                      </a:extLst>
                    </a:blip>
                    <a:stretch>
                      <a:fillRect/>
                    </a:stretch>
                  </pic:blipFill>
                  <pic:spPr>
                    <a:xfrm>
                      <a:off x="0" y="0"/>
                      <a:ext cx="5943600" cy="3048000"/>
                    </a:xfrm>
                    <a:prstGeom prst="rect">
                      <a:avLst/>
                    </a:prstGeom>
                  </pic:spPr>
                </pic:pic>
              </a:graphicData>
            </a:graphic>
          </wp:inline>
        </w:drawing>
      </w:r>
      <w:r w:rsidR="0B25C449">
        <w:rPr>
          <w:noProof/>
        </w:rPr>
        <w:drawing>
          <wp:inline distT="0" distB="0" distL="0" distR="0" wp14:anchorId="330DDA05" wp14:editId="45C6960A">
            <wp:extent cx="2779381" cy="923933"/>
            <wp:effectExtent l="0" t="0" r="0" b="0"/>
            <wp:docPr id="1736720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83157" name="Picture 691183157"/>
                    <pic:cNvPicPr/>
                  </pic:nvPicPr>
                  <pic:blipFill>
                    <a:blip r:embed="rId104">
                      <a:extLst>
                        <a:ext uri="{28A0092B-C50C-407E-A947-70E740481C1C}">
                          <a14:useLocalDpi xmlns:a14="http://schemas.microsoft.com/office/drawing/2010/main"/>
                        </a:ext>
                      </a:extLst>
                    </a:blip>
                    <a:srcRect b="50256"/>
                    <a:stretch>
                      <a:fillRect/>
                    </a:stretch>
                  </pic:blipFill>
                  <pic:spPr>
                    <a:xfrm>
                      <a:off x="0" y="0"/>
                      <a:ext cx="2779381" cy="923933"/>
                    </a:xfrm>
                    <a:prstGeom prst="rect">
                      <a:avLst/>
                    </a:prstGeom>
                  </pic:spPr>
                </pic:pic>
              </a:graphicData>
            </a:graphic>
          </wp:inline>
        </w:drawing>
      </w:r>
      <w:r w:rsidR="0B25C449">
        <w:rPr>
          <w:noProof/>
        </w:rPr>
        <w:drawing>
          <wp:inline distT="0" distB="0" distL="0" distR="0" wp14:anchorId="7DFEBEF0" wp14:editId="18944EC1">
            <wp:extent cx="2753850" cy="896324"/>
            <wp:effectExtent l="0" t="0" r="0" b="0"/>
            <wp:docPr id="626672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83157" name="Picture 691183157"/>
                    <pic:cNvPicPr/>
                  </pic:nvPicPr>
                  <pic:blipFill>
                    <a:blip r:embed="rId104">
                      <a:extLst>
                        <a:ext uri="{28A0092B-C50C-407E-A947-70E740481C1C}">
                          <a14:useLocalDpi xmlns:a14="http://schemas.microsoft.com/office/drawing/2010/main"/>
                        </a:ext>
                      </a:extLst>
                    </a:blip>
                    <a:srcRect t="51295"/>
                    <a:stretch>
                      <a:fillRect/>
                    </a:stretch>
                  </pic:blipFill>
                  <pic:spPr>
                    <a:xfrm>
                      <a:off x="0" y="0"/>
                      <a:ext cx="2753850" cy="896324"/>
                    </a:xfrm>
                    <a:prstGeom prst="rect">
                      <a:avLst/>
                    </a:prstGeom>
                  </pic:spPr>
                </pic:pic>
              </a:graphicData>
            </a:graphic>
          </wp:inline>
        </w:drawing>
      </w:r>
    </w:p>
    <w:p w14:paraId="206BC540" w14:textId="1C98A449" w:rsidR="61075D93" w:rsidRDefault="61075D93">
      <w:r>
        <w:br w:type="page"/>
      </w:r>
    </w:p>
    <w:p w14:paraId="6CA484A3" w14:textId="166C66C8" w:rsidR="61075D93" w:rsidRDefault="001722F5" w:rsidP="61075D93">
      <w:r>
        <w:rPr>
          <w:noProof/>
        </w:rPr>
        <mc:AlternateContent>
          <mc:Choice Requires="wps">
            <w:drawing>
              <wp:anchor distT="0" distB="0" distL="114300" distR="114300" simplePos="0" relativeHeight="251658265" behindDoc="0" locked="0" layoutInCell="1" allowOverlap="1" wp14:anchorId="2DD6AB04" wp14:editId="375D0F6C">
                <wp:simplePos x="0" y="0"/>
                <wp:positionH relativeFrom="column">
                  <wp:posOffset>5386746</wp:posOffset>
                </wp:positionH>
                <wp:positionV relativeFrom="paragraph">
                  <wp:posOffset>2678659</wp:posOffset>
                </wp:positionV>
                <wp:extent cx="92158" cy="1985947"/>
                <wp:effectExtent l="0" t="25400" r="47625" b="8255"/>
                <wp:wrapNone/>
                <wp:docPr id="1003286292" name="直線箭頭接點 8"/>
                <wp:cNvGraphicFramePr/>
                <a:graphic xmlns:a="http://schemas.openxmlformats.org/drawingml/2006/main">
                  <a:graphicData uri="http://schemas.microsoft.com/office/word/2010/wordprocessingShape">
                    <wps:wsp>
                      <wps:cNvCnPr/>
                      <wps:spPr>
                        <a:xfrm flipV="1">
                          <a:off x="0" y="0"/>
                          <a:ext cx="92158" cy="19859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F02D94" id="直線箭頭接點 8" o:spid="_x0000_s1026" type="#_x0000_t32" style="position:absolute;margin-left:424.15pt;margin-top:210.9pt;width:7.25pt;height:156.35pt;flip:y;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64" behindDoc="0" locked="0" layoutInCell="1" allowOverlap="1" wp14:anchorId="50CF5D1F" wp14:editId="542AC86D">
                <wp:simplePos x="0" y="0"/>
                <wp:positionH relativeFrom="column">
                  <wp:posOffset>2608289</wp:posOffset>
                </wp:positionH>
                <wp:positionV relativeFrom="paragraph">
                  <wp:posOffset>2675743</wp:posOffset>
                </wp:positionV>
                <wp:extent cx="1881265" cy="1719435"/>
                <wp:effectExtent l="0" t="25400" r="24130" b="20955"/>
                <wp:wrapNone/>
                <wp:docPr id="1009245525" name="直線箭頭接點 8"/>
                <wp:cNvGraphicFramePr/>
                <a:graphic xmlns:a="http://schemas.openxmlformats.org/drawingml/2006/main">
                  <a:graphicData uri="http://schemas.microsoft.com/office/word/2010/wordprocessingShape">
                    <wps:wsp>
                      <wps:cNvCnPr/>
                      <wps:spPr>
                        <a:xfrm flipV="1">
                          <a:off x="0" y="0"/>
                          <a:ext cx="1881265" cy="17194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5DC7C1" id="直線箭頭接點 8" o:spid="_x0000_s1026" type="#_x0000_t32" style="position:absolute;margin-left:205.4pt;margin-top:210.7pt;width:148.15pt;height:135.4pt;flip:y;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63" behindDoc="0" locked="0" layoutInCell="1" allowOverlap="1" wp14:anchorId="77B5F6C0" wp14:editId="0787ABD8">
                <wp:simplePos x="0" y="0"/>
                <wp:positionH relativeFrom="column">
                  <wp:posOffset>5621310</wp:posOffset>
                </wp:positionH>
                <wp:positionV relativeFrom="paragraph">
                  <wp:posOffset>1086786</wp:posOffset>
                </wp:positionV>
                <wp:extent cx="104859" cy="2479321"/>
                <wp:effectExtent l="63500" t="25400" r="22225" b="10160"/>
                <wp:wrapNone/>
                <wp:docPr id="46605357" name="直線箭頭接點 8"/>
                <wp:cNvGraphicFramePr/>
                <a:graphic xmlns:a="http://schemas.openxmlformats.org/drawingml/2006/main">
                  <a:graphicData uri="http://schemas.microsoft.com/office/word/2010/wordprocessingShape">
                    <wps:wsp>
                      <wps:cNvCnPr/>
                      <wps:spPr>
                        <a:xfrm flipH="1" flipV="1">
                          <a:off x="0" y="0"/>
                          <a:ext cx="104859" cy="24793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1D820D" id="直線箭頭接點 8" o:spid="_x0000_s1026" type="#_x0000_t32" style="position:absolute;margin-left:442.6pt;margin-top:85.55pt;width:8.25pt;height:195.2pt;flip:x y;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62" behindDoc="0" locked="0" layoutInCell="1" allowOverlap="1" wp14:anchorId="43DE0B87" wp14:editId="480EC1B9">
                <wp:simplePos x="0" y="0"/>
                <wp:positionH relativeFrom="column">
                  <wp:posOffset>134911</wp:posOffset>
                </wp:positionH>
                <wp:positionV relativeFrom="paragraph">
                  <wp:posOffset>2435902</wp:posOffset>
                </wp:positionV>
                <wp:extent cx="4279692" cy="1858062"/>
                <wp:effectExtent l="0" t="25400" r="38735" b="21590"/>
                <wp:wrapNone/>
                <wp:docPr id="1245457635" name="直線箭頭接點 8"/>
                <wp:cNvGraphicFramePr/>
                <a:graphic xmlns:a="http://schemas.openxmlformats.org/drawingml/2006/main">
                  <a:graphicData uri="http://schemas.microsoft.com/office/word/2010/wordprocessingShape">
                    <wps:wsp>
                      <wps:cNvCnPr/>
                      <wps:spPr>
                        <a:xfrm flipV="1">
                          <a:off x="0" y="0"/>
                          <a:ext cx="4279692" cy="18580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AC0CC4" id="直線箭頭接點 8" o:spid="_x0000_s1026" type="#_x0000_t32" style="position:absolute;margin-left:10.6pt;margin-top:191.8pt;width:337pt;height:146.3pt;flip:y;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61" behindDoc="0" locked="0" layoutInCell="1" allowOverlap="1" wp14:anchorId="5117F7FB" wp14:editId="5E0A7AAA">
                <wp:simplePos x="0" y="0"/>
                <wp:positionH relativeFrom="column">
                  <wp:posOffset>134912</wp:posOffset>
                </wp:positionH>
                <wp:positionV relativeFrom="paragraph">
                  <wp:posOffset>2473376</wp:posOffset>
                </wp:positionV>
                <wp:extent cx="1424066" cy="1329805"/>
                <wp:effectExtent l="0" t="25400" r="24130" b="16510"/>
                <wp:wrapNone/>
                <wp:docPr id="1587672273" name="直線箭頭接點 8"/>
                <wp:cNvGraphicFramePr/>
                <a:graphic xmlns:a="http://schemas.openxmlformats.org/drawingml/2006/main">
                  <a:graphicData uri="http://schemas.microsoft.com/office/word/2010/wordprocessingShape">
                    <wps:wsp>
                      <wps:cNvCnPr/>
                      <wps:spPr>
                        <a:xfrm flipV="1">
                          <a:off x="0" y="0"/>
                          <a:ext cx="1424066" cy="13298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AA1768" id="直線箭頭接點 8" o:spid="_x0000_s1026" type="#_x0000_t32" style="position:absolute;margin-left:10.6pt;margin-top:194.75pt;width:112.15pt;height:104.7pt;flip:y;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60" behindDoc="0" locked="0" layoutInCell="1" allowOverlap="1" wp14:anchorId="66D6CB8C" wp14:editId="4A576458">
                <wp:simplePos x="0" y="0"/>
                <wp:positionH relativeFrom="column">
                  <wp:posOffset>247338</wp:posOffset>
                </wp:positionH>
                <wp:positionV relativeFrom="paragraph">
                  <wp:posOffset>906904</wp:posOffset>
                </wp:positionV>
                <wp:extent cx="794478" cy="2253407"/>
                <wp:effectExtent l="0" t="12700" r="43815" b="20320"/>
                <wp:wrapNone/>
                <wp:docPr id="314080430" name="直線箭頭接點 8"/>
                <wp:cNvGraphicFramePr/>
                <a:graphic xmlns:a="http://schemas.openxmlformats.org/drawingml/2006/main">
                  <a:graphicData uri="http://schemas.microsoft.com/office/word/2010/wordprocessingShape">
                    <wps:wsp>
                      <wps:cNvCnPr/>
                      <wps:spPr>
                        <a:xfrm flipV="1">
                          <a:off x="0" y="0"/>
                          <a:ext cx="794478" cy="22534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96216C" id="直線箭頭接點 8" o:spid="_x0000_s1026" type="#_x0000_t32" style="position:absolute;margin-left:19.5pt;margin-top:71.4pt;width:62.55pt;height:177.45pt;flip:y;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" strokecolor="#156082 [3204]" strokeweight=".5pt">
                <v:stroke endarrow="block" joinstyle="miter"/>
              </v:shape>
            </w:pict>
          </mc:Fallback>
        </mc:AlternateContent>
      </w:r>
      <w:r w:rsidR="71C017D4">
        <w:rPr>
          <w:noProof/>
        </w:rPr>
        <w:drawing>
          <wp:inline distT="0" distB="0" distL="0" distR="0" wp14:anchorId="6D5DF39B" wp14:editId="128D8B13">
            <wp:extent cx="5943600" cy="3057525"/>
            <wp:effectExtent l="0" t="0" r="0" b="0"/>
            <wp:docPr id="14735558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55868" name="Picture 1473555868"/>
                    <pic:cNvPicPr/>
                  </pic:nvPicPr>
                  <pic:blipFill>
                    <a:blip r:embed="rId105">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r w:rsidR="7796F8B8">
        <w:rPr>
          <w:noProof/>
        </w:rPr>
        <w:drawing>
          <wp:inline distT="0" distB="0" distL="0" distR="0" wp14:anchorId="78B1FF51" wp14:editId="71B75DFA">
            <wp:extent cx="2867025" cy="643243"/>
            <wp:effectExtent l="0" t="0" r="0" b="0"/>
            <wp:docPr id="11751530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53091" name="Picture 1175153091"/>
                    <pic:cNvPicPr/>
                  </pic:nvPicPr>
                  <pic:blipFill>
                    <a:blip r:embed="rId106">
                      <a:extLst>
                        <a:ext uri="{28A0092B-C50C-407E-A947-70E740481C1C}">
                          <a14:useLocalDpi xmlns:a14="http://schemas.microsoft.com/office/drawing/2010/main"/>
                        </a:ext>
                      </a:extLst>
                    </a:blip>
                    <a:stretch>
                      <a:fillRect/>
                    </a:stretch>
                  </pic:blipFill>
                  <pic:spPr>
                    <a:xfrm>
                      <a:off x="0" y="0"/>
                      <a:ext cx="2867025" cy="643243"/>
                    </a:xfrm>
                    <a:prstGeom prst="rect">
                      <a:avLst/>
                    </a:prstGeom>
                  </pic:spPr>
                </pic:pic>
              </a:graphicData>
            </a:graphic>
          </wp:inline>
        </w:drawing>
      </w:r>
      <w:r w:rsidR="7AB192F0">
        <w:rPr>
          <w:noProof/>
        </w:rPr>
        <w:drawing>
          <wp:inline distT="0" distB="0" distL="0" distR="0" wp14:anchorId="241C1FC5" wp14:editId="09EB5793">
            <wp:extent cx="3053330" cy="411025"/>
            <wp:effectExtent l="0" t="0" r="0" b="0"/>
            <wp:docPr id="2090809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09184" name="Picture 2090809184"/>
                    <pic:cNvPicPr/>
                  </pic:nvPicPr>
                  <pic:blipFill>
                    <a:blip r:embed="rId107">
                      <a:extLst>
                        <a:ext uri="{28A0092B-C50C-407E-A947-70E740481C1C}">
                          <a14:useLocalDpi xmlns:a14="http://schemas.microsoft.com/office/drawing/2010/main"/>
                        </a:ext>
                      </a:extLst>
                    </a:blip>
                    <a:stretch>
                      <a:fillRect/>
                    </a:stretch>
                  </pic:blipFill>
                  <pic:spPr>
                    <a:xfrm>
                      <a:off x="0" y="0"/>
                      <a:ext cx="3053330" cy="411025"/>
                    </a:xfrm>
                    <a:prstGeom prst="rect">
                      <a:avLst/>
                    </a:prstGeom>
                  </pic:spPr>
                </pic:pic>
              </a:graphicData>
            </a:graphic>
          </wp:inline>
        </w:drawing>
      </w:r>
      <w:r w:rsidR="7796F8B8">
        <w:rPr>
          <w:noProof/>
        </w:rPr>
        <w:drawing>
          <wp:inline distT="0" distB="0" distL="0" distR="0" wp14:anchorId="4B815103" wp14:editId="5926D49A">
            <wp:extent cx="2752725" cy="361736"/>
            <wp:effectExtent l="0" t="0" r="0" b="0"/>
            <wp:docPr id="15523700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70051" name="Picture 1552370051"/>
                    <pic:cNvPicPr/>
                  </pic:nvPicPr>
                  <pic:blipFill>
                    <a:blip r:embed="rId108">
                      <a:extLst>
                        <a:ext uri="{28A0092B-C50C-407E-A947-70E740481C1C}">
                          <a14:useLocalDpi xmlns:a14="http://schemas.microsoft.com/office/drawing/2010/main"/>
                        </a:ext>
                      </a:extLst>
                    </a:blip>
                    <a:stretch>
                      <a:fillRect/>
                    </a:stretch>
                  </pic:blipFill>
                  <pic:spPr>
                    <a:xfrm>
                      <a:off x="0" y="0"/>
                      <a:ext cx="2752725" cy="361736"/>
                    </a:xfrm>
                    <a:prstGeom prst="rect">
                      <a:avLst/>
                    </a:prstGeom>
                  </pic:spPr>
                </pic:pic>
              </a:graphicData>
            </a:graphic>
          </wp:inline>
        </w:drawing>
      </w:r>
      <w:r w:rsidR="468957C5">
        <w:rPr>
          <w:noProof/>
        </w:rPr>
        <w:drawing>
          <wp:inline distT="0" distB="0" distL="0" distR="0" wp14:anchorId="6BFBDC79" wp14:editId="583BA96E">
            <wp:extent cx="3181350" cy="101966"/>
            <wp:effectExtent l="0" t="0" r="0" b="0"/>
            <wp:docPr id="17390601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60134" name="Picture 1739060134"/>
                    <pic:cNvPicPr/>
                  </pic:nvPicPr>
                  <pic:blipFill>
                    <a:blip r:embed="rId109">
                      <a:extLst>
                        <a:ext uri="{28A0092B-C50C-407E-A947-70E740481C1C}">
                          <a14:useLocalDpi xmlns:a14="http://schemas.microsoft.com/office/drawing/2010/main"/>
                        </a:ext>
                      </a:extLst>
                    </a:blip>
                    <a:stretch>
                      <a:fillRect/>
                    </a:stretch>
                  </pic:blipFill>
                  <pic:spPr>
                    <a:xfrm>
                      <a:off x="0" y="0"/>
                      <a:ext cx="3181350" cy="101966"/>
                    </a:xfrm>
                    <a:prstGeom prst="rect">
                      <a:avLst/>
                    </a:prstGeom>
                  </pic:spPr>
                </pic:pic>
              </a:graphicData>
            </a:graphic>
          </wp:inline>
        </w:drawing>
      </w:r>
      <w:r w:rsidR="468957C5">
        <w:t xml:space="preserve">              </w:t>
      </w:r>
      <w:r w:rsidR="468957C5" w:rsidRPr="6AA07840">
        <w:rPr>
          <w:color w:val="FFFFFF" w:themeColor="background1"/>
        </w:rPr>
        <w:t xml:space="preserve">.    </w:t>
      </w:r>
      <w:r w:rsidR="468957C5">
        <w:t xml:space="preserve">                                                                   </w:t>
      </w:r>
      <w:r w:rsidR="468957C5">
        <w:rPr>
          <w:noProof/>
        </w:rPr>
        <w:drawing>
          <wp:inline distT="0" distB="0" distL="0" distR="0" wp14:anchorId="72FA79DE" wp14:editId="61DCEEFE">
            <wp:extent cx="3162300" cy="136830"/>
            <wp:effectExtent l="0" t="0" r="0" b="0"/>
            <wp:docPr id="5842682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68260" name="Picture 584268260"/>
                    <pic:cNvPicPr/>
                  </pic:nvPicPr>
                  <pic:blipFill>
                    <a:blip r:embed="rId110">
                      <a:extLst>
                        <a:ext uri="{28A0092B-C50C-407E-A947-70E740481C1C}">
                          <a14:useLocalDpi xmlns:a14="http://schemas.microsoft.com/office/drawing/2010/main"/>
                        </a:ext>
                      </a:extLst>
                    </a:blip>
                    <a:stretch>
                      <a:fillRect/>
                    </a:stretch>
                  </pic:blipFill>
                  <pic:spPr>
                    <a:xfrm>
                      <a:off x="0" y="0"/>
                      <a:ext cx="3162300" cy="136830"/>
                    </a:xfrm>
                    <a:prstGeom prst="rect">
                      <a:avLst/>
                    </a:prstGeom>
                  </pic:spPr>
                </pic:pic>
              </a:graphicData>
            </a:graphic>
          </wp:inline>
        </w:drawing>
      </w:r>
    </w:p>
    <w:p w14:paraId="0D1422AA" w14:textId="4113C283" w:rsidR="5B389E48" w:rsidRDefault="5B389E48" w:rsidP="6AA07840">
      <w:r w:rsidRPr="6AA07840">
        <w:rPr>
          <w:color w:val="FFFFFF" w:themeColor="background1"/>
        </w:rPr>
        <w:t xml:space="preserve">.     </w:t>
      </w:r>
      <w:r>
        <w:t xml:space="preserve">                                                                    </w:t>
      </w:r>
      <w:r>
        <w:rPr>
          <w:noProof/>
        </w:rPr>
        <w:drawing>
          <wp:inline distT="0" distB="0" distL="0" distR="0" wp14:anchorId="170FD808" wp14:editId="5D38AFB6">
            <wp:extent cx="3009900" cy="429297"/>
            <wp:effectExtent l="0" t="0" r="0" b="0"/>
            <wp:docPr id="734149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49956" name="Picture 734149956"/>
                    <pic:cNvPicPr/>
                  </pic:nvPicPr>
                  <pic:blipFill>
                    <a:blip r:embed="rId111">
                      <a:extLst>
                        <a:ext uri="{28A0092B-C50C-407E-A947-70E740481C1C}">
                          <a14:useLocalDpi xmlns:a14="http://schemas.microsoft.com/office/drawing/2010/main"/>
                        </a:ext>
                      </a:extLst>
                    </a:blip>
                    <a:stretch>
                      <a:fillRect/>
                    </a:stretch>
                  </pic:blipFill>
                  <pic:spPr>
                    <a:xfrm>
                      <a:off x="0" y="0"/>
                      <a:ext cx="3009900" cy="429297"/>
                    </a:xfrm>
                    <a:prstGeom prst="rect">
                      <a:avLst/>
                    </a:prstGeom>
                  </pic:spPr>
                </pic:pic>
              </a:graphicData>
            </a:graphic>
          </wp:inline>
        </w:drawing>
      </w:r>
    </w:p>
    <w:p w14:paraId="478826F2" w14:textId="5BA8BEA5" w:rsidR="61075D93" w:rsidRDefault="61075D93">
      <w:r>
        <w:br w:type="page"/>
      </w:r>
    </w:p>
    <w:p w14:paraId="3136DE07" w14:textId="3E9B6FE1" w:rsidR="61075D93" w:rsidRDefault="61075D93" w:rsidP="61075D93"/>
    <w:p w14:paraId="28FDD1C4" w14:textId="41F78B7F" w:rsidR="00D92579" w:rsidRPr="00F24057" w:rsidRDefault="00F11FB7" w:rsidP="61075D93">
      <w:r>
        <w:rPr>
          <w:noProof/>
        </w:rPr>
        <mc:AlternateContent>
          <mc:Choice Requires="wps">
            <w:drawing>
              <wp:anchor distT="0" distB="0" distL="114300" distR="114300" simplePos="0" relativeHeight="251658275" behindDoc="0" locked="0" layoutInCell="1" allowOverlap="1" wp14:anchorId="2755B484" wp14:editId="7B31689D">
                <wp:simplePos x="0" y="0"/>
                <wp:positionH relativeFrom="column">
                  <wp:posOffset>2548328</wp:posOffset>
                </wp:positionH>
                <wp:positionV relativeFrom="paragraph">
                  <wp:posOffset>2414862</wp:posOffset>
                </wp:positionV>
                <wp:extent cx="1325880" cy="2912641"/>
                <wp:effectExtent l="0" t="25400" r="33020" b="21590"/>
                <wp:wrapNone/>
                <wp:docPr id="2070825253" name="直線箭頭接點 8"/>
                <wp:cNvGraphicFramePr/>
                <a:graphic xmlns:a="http://schemas.openxmlformats.org/drawingml/2006/main">
                  <a:graphicData uri="http://schemas.microsoft.com/office/word/2010/wordprocessingShape">
                    <wps:wsp>
                      <wps:cNvCnPr/>
                      <wps:spPr>
                        <a:xfrm flipV="1">
                          <a:off x="0" y="0"/>
                          <a:ext cx="1325880" cy="29126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E7DEDA" id="直線箭頭接點 8" o:spid="_x0000_s1026" type="#_x0000_t32" style="position:absolute;margin-left:200.65pt;margin-top:190.15pt;width:104.4pt;height:229.35pt;flip:y;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76" behindDoc="0" locked="0" layoutInCell="1" allowOverlap="1" wp14:anchorId="4C0D7645" wp14:editId="3E3A6B4E">
                <wp:simplePos x="0" y="0"/>
                <wp:positionH relativeFrom="column">
                  <wp:posOffset>4540958</wp:posOffset>
                </wp:positionH>
                <wp:positionV relativeFrom="paragraph">
                  <wp:posOffset>2417777</wp:posOffset>
                </wp:positionV>
                <wp:extent cx="458262" cy="3089639"/>
                <wp:effectExtent l="50800" t="25400" r="24765" b="9525"/>
                <wp:wrapNone/>
                <wp:docPr id="702940617" name="直線箭頭接點 8"/>
                <wp:cNvGraphicFramePr/>
                <a:graphic xmlns:a="http://schemas.openxmlformats.org/drawingml/2006/main">
                  <a:graphicData uri="http://schemas.microsoft.com/office/word/2010/wordprocessingShape">
                    <wps:wsp>
                      <wps:cNvCnPr/>
                      <wps:spPr>
                        <a:xfrm flipH="1" flipV="1">
                          <a:off x="0" y="0"/>
                          <a:ext cx="458262" cy="30896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649258" id="直線箭頭接點 8" o:spid="_x0000_s1026" type="#_x0000_t32" style="position:absolute;margin-left:357.55pt;margin-top:190.4pt;width:36.1pt;height:243.3pt;flip:x y;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72" behindDoc="0" locked="0" layoutInCell="1" allowOverlap="1" wp14:anchorId="5D791815" wp14:editId="7A6BF966">
                <wp:simplePos x="0" y="0"/>
                <wp:positionH relativeFrom="column">
                  <wp:posOffset>314792</wp:posOffset>
                </wp:positionH>
                <wp:positionV relativeFrom="paragraph">
                  <wp:posOffset>1905197</wp:posOffset>
                </wp:positionV>
                <wp:extent cx="3859697" cy="2335551"/>
                <wp:effectExtent l="0" t="25400" r="39370" b="13970"/>
                <wp:wrapNone/>
                <wp:docPr id="1954898024" name="直線箭頭接點 8"/>
                <wp:cNvGraphicFramePr/>
                <a:graphic xmlns:a="http://schemas.openxmlformats.org/drawingml/2006/main">
                  <a:graphicData uri="http://schemas.microsoft.com/office/word/2010/wordprocessingShape">
                    <wps:wsp>
                      <wps:cNvCnPr/>
                      <wps:spPr>
                        <a:xfrm flipV="1">
                          <a:off x="0" y="0"/>
                          <a:ext cx="3859697" cy="23355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BDC9ED" id="直線箭頭接點 8" o:spid="_x0000_s1026" type="#_x0000_t32" style="position:absolute;margin-left:24.8pt;margin-top:150pt;width:303.9pt;height:183.9pt;flip:y;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74" behindDoc="0" locked="0" layoutInCell="1" allowOverlap="1" wp14:anchorId="73ACF3EA" wp14:editId="453F057C">
                <wp:simplePos x="0" y="0"/>
                <wp:positionH relativeFrom="column">
                  <wp:posOffset>2675744</wp:posOffset>
                </wp:positionH>
                <wp:positionV relativeFrom="paragraph">
                  <wp:posOffset>2307016</wp:posOffset>
                </wp:positionV>
                <wp:extent cx="869430" cy="2663513"/>
                <wp:effectExtent l="0" t="25400" r="32385" b="16510"/>
                <wp:wrapNone/>
                <wp:docPr id="1531313691" name="直線箭頭接點 8"/>
                <wp:cNvGraphicFramePr/>
                <a:graphic xmlns:a="http://schemas.openxmlformats.org/drawingml/2006/main">
                  <a:graphicData uri="http://schemas.microsoft.com/office/word/2010/wordprocessingShape">
                    <wps:wsp>
                      <wps:cNvCnPr/>
                      <wps:spPr>
                        <a:xfrm flipV="1">
                          <a:off x="0" y="0"/>
                          <a:ext cx="869430" cy="26635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52783B" id="直線箭頭接點 8" o:spid="_x0000_s1026" type="#_x0000_t32" style="position:absolute;margin-left:210.7pt;margin-top:181.65pt;width:68.45pt;height:209.75pt;flip:y;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73" behindDoc="0" locked="0" layoutInCell="1" allowOverlap="1" wp14:anchorId="0BB20056" wp14:editId="088CD73E">
                <wp:simplePos x="0" y="0"/>
                <wp:positionH relativeFrom="column">
                  <wp:posOffset>5176332</wp:posOffset>
                </wp:positionH>
                <wp:positionV relativeFrom="paragraph">
                  <wp:posOffset>1950168</wp:posOffset>
                </wp:positionV>
                <wp:extent cx="422493" cy="2507938"/>
                <wp:effectExtent l="50800" t="25400" r="22225" b="19685"/>
                <wp:wrapNone/>
                <wp:docPr id="2054807371" name="直線箭頭接點 8"/>
                <wp:cNvGraphicFramePr/>
                <a:graphic xmlns:a="http://schemas.openxmlformats.org/drawingml/2006/main">
                  <a:graphicData uri="http://schemas.microsoft.com/office/word/2010/wordprocessingShape">
                    <wps:wsp>
                      <wps:cNvCnPr/>
                      <wps:spPr>
                        <a:xfrm flipH="1" flipV="1">
                          <a:off x="0" y="0"/>
                          <a:ext cx="422493" cy="25079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5DD4E2" id="直線箭頭接點 8" o:spid="_x0000_s1026" type="#_x0000_t32" style="position:absolute;margin-left:407.6pt;margin-top:153.55pt;width:33.25pt;height:197.5pt;flip:x y;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71" behindDoc="0" locked="0" layoutInCell="1" allowOverlap="1" wp14:anchorId="0A43B93E" wp14:editId="3409D9CF">
                <wp:simplePos x="0" y="0"/>
                <wp:positionH relativeFrom="column">
                  <wp:posOffset>314356</wp:posOffset>
                </wp:positionH>
                <wp:positionV relativeFrom="paragraph">
                  <wp:posOffset>1545205</wp:posOffset>
                </wp:positionV>
                <wp:extent cx="3979888" cy="2213870"/>
                <wp:effectExtent l="0" t="25400" r="33655" b="21590"/>
                <wp:wrapNone/>
                <wp:docPr id="935909087" name="直線箭頭接點 8"/>
                <wp:cNvGraphicFramePr/>
                <a:graphic xmlns:a="http://schemas.openxmlformats.org/drawingml/2006/main">
                  <a:graphicData uri="http://schemas.microsoft.com/office/word/2010/wordprocessingShape">
                    <wps:wsp>
                      <wps:cNvCnPr/>
                      <wps:spPr>
                        <a:xfrm flipV="1">
                          <a:off x="0" y="0"/>
                          <a:ext cx="3979888" cy="22138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73998C" id="直線箭頭接點 8" o:spid="_x0000_s1026" type="#_x0000_t32" style="position:absolute;margin-left:24.75pt;margin-top:121.65pt;width:313.4pt;height:174.3pt;flip:y;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69" behindDoc="0" locked="0" layoutInCell="1" allowOverlap="1" wp14:anchorId="2A8A32C9" wp14:editId="308EE20B">
                <wp:simplePos x="0" y="0"/>
                <wp:positionH relativeFrom="column">
                  <wp:posOffset>1476531</wp:posOffset>
                </wp:positionH>
                <wp:positionV relativeFrom="paragraph">
                  <wp:posOffset>1410522</wp:posOffset>
                </wp:positionV>
                <wp:extent cx="2015428" cy="1338580"/>
                <wp:effectExtent l="0" t="25400" r="29845" b="20320"/>
                <wp:wrapNone/>
                <wp:docPr id="1823425820" name="直線箭頭接點 8"/>
                <wp:cNvGraphicFramePr/>
                <a:graphic xmlns:a="http://schemas.openxmlformats.org/drawingml/2006/main">
                  <a:graphicData uri="http://schemas.microsoft.com/office/word/2010/wordprocessingShape">
                    <wps:wsp>
                      <wps:cNvCnPr/>
                      <wps:spPr>
                        <a:xfrm flipV="1">
                          <a:off x="0" y="0"/>
                          <a:ext cx="2015428" cy="13385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988746" id="直線箭頭接點 8" o:spid="_x0000_s1026" type="#_x0000_t32" style="position:absolute;margin-left:116.25pt;margin-top:111.05pt;width:158.7pt;height:105.4pt;flip:y;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70" behindDoc="0" locked="0" layoutInCell="1" allowOverlap="1" wp14:anchorId="0A3724CA" wp14:editId="28B80B50">
                <wp:simplePos x="0" y="0"/>
                <wp:positionH relativeFrom="column">
                  <wp:posOffset>1476531</wp:posOffset>
                </wp:positionH>
                <wp:positionV relativeFrom="paragraph">
                  <wp:posOffset>1410521</wp:posOffset>
                </wp:positionV>
                <wp:extent cx="3065083" cy="1338705"/>
                <wp:effectExtent l="0" t="25400" r="34290" b="20320"/>
                <wp:wrapNone/>
                <wp:docPr id="1146466266" name="直線箭頭接點 8"/>
                <wp:cNvGraphicFramePr/>
                <a:graphic xmlns:a="http://schemas.openxmlformats.org/drawingml/2006/main">
                  <a:graphicData uri="http://schemas.microsoft.com/office/word/2010/wordprocessingShape">
                    <wps:wsp>
                      <wps:cNvCnPr/>
                      <wps:spPr>
                        <a:xfrm flipV="1">
                          <a:off x="0" y="0"/>
                          <a:ext cx="3065083" cy="13387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8C46B4" id="直線箭頭接點 8" o:spid="_x0000_s1026" type="#_x0000_t32" style="position:absolute;margin-left:116.25pt;margin-top:111.05pt;width:241.35pt;height:105.4pt;flip:y;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68" behindDoc="0" locked="0" layoutInCell="1" allowOverlap="1" wp14:anchorId="758DFA1D" wp14:editId="6DDC0E8C">
                <wp:simplePos x="0" y="0"/>
                <wp:positionH relativeFrom="column">
                  <wp:posOffset>127417</wp:posOffset>
                </wp:positionH>
                <wp:positionV relativeFrom="paragraph">
                  <wp:posOffset>1280191</wp:posOffset>
                </wp:positionV>
                <wp:extent cx="3365292" cy="942694"/>
                <wp:effectExtent l="0" t="38100" r="0" b="22860"/>
                <wp:wrapNone/>
                <wp:docPr id="1953589830" name="直線箭頭接點 8"/>
                <wp:cNvGraphicFramePr/>
                <a:graphic xmlns:a="http://schemas.openxmlformats.org/drawingml/2006/main">
                  <a:graphicData uri="http://schemas.microsoft.com/office/word/2010/wordprocessingShape">
                    <wps:wsp>
                      <wps:cNvCnPr/>
                      <wps:spPr>
                        <a:xfrm flipV="1">
                          <a:off x="0" y="0"/>
                          <a:ext cx="3365292" cy="9426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C5CC36" id="直線箭頭接點 8" o:spid="_x0000_s1026" type="#_x0000_t32" style="position:absolute;margin-left:10.05pt;margin-top:100.8pt;width:265pt;height:74.25pt;flip:y;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67" behindDoc="0" locked="0" layoutInCell="1" allowOverlap="1" wp14:anchorId="37F0C84D" wp14:editId="4A267563">
                <wp:simplePos x="0" y="0"/>
                <wp:positionH relativeFrom="column">
                  <wp:posOffset>3495498</wp:posOffset>
                </wp:positionH>
                <wp:positionV relativeFrom="paragraph">
                  <wp:posOffset>148435</wp:posOffset>
                </wp:positionV>
                <wp:extent cx="1548692" cy="981710"/>
                <wp:effectExtent l="0" t="0" r="52070" b="34290"/>
                <wp:wrapNone/>
                <wp:docPr id="757276299" name="直線箭頭接點 8"/>
                <wp:cNvGraphicFramePr/>
                <a:graphic xmlns:a="http://schemas.openxmlformats.org/drawingml/2006/main">
                  <a:graphicData uri="http://schemas.microsoft.com/office/word/2010/wordprocessingShape">
                    <wps:wsp>
                      <wps:cNvCnPr/>
                      <wps:spPr>
                        <a:xfrm>
                          <a:off x="0" y="0"/>
                          <a:ext cx="1548692" cy="9817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446193" id="直線箭頭接點 8" o:spid="_x0000_s1026" type="#_x0000_t32" style="position:absolute;margin-left:275.25pt;margin-top:11.7pt;width:121.95pt;height:77.3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66" behindDoc="0" locked="0" layoutInCell="1" allowOverlap="1" wp14:anchorId="1DD7689F" wp14:editId="0B962DAC">
                <wp:simplePos x="0" y="0"/>
                <wp:positionH relativeFrom="column">
                  <wp:posOffset>0</wp:posOffset>
                </wp:positionH>
                <wp:positionV relativeFrom="paragraph">
                  <wp:posOffset>148435</wp:posOffset>
                </wp:positionV>
                <wp:extent cx="3492708" cy="981856"/>
                <wp:effectExtent l="0" t="0" r="50800" b="46990"/>
                <wp:wrapNone/>
                <wp:docPr id="1230077892" name="直線箭頭接點 8"/>
                <wp:cNvGraphicFramePr/>
                <a:graphic xmlns:a="http://schemas.openxmlformats.org/drawingml/2006/main">
                  <a:graphicData uri="http://schemas.microsoft.com/office/word/2010/wordprocessingShape">
                    <wps:wsp>
                      <wps:cNvCnPr/>
                      <wps:spPr>
                        <a:xfrm>
                          <a:off x="0" y="0"/>
                          <a:ext cx="3492708" cy="9818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A28C06" id="直線箭頭接點 8" o:spid="_x0000_s1026" type="#_x0000_t32" style="position:absolute;margin-left:0;margin-top:11.7pt;width:275pt;height:77.3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" strokecolor="#156082 [3204]" strokeweight=".5pt">
                <v:stroke endarrow="block" joinstyle="miter"/>
              </v:shape>
            </w:pict>
          </mc:Fallback>
        </mc:AlternateContent>
      </w:r>
      <w:r w:rsidR="2F5A403B">
        <w:rPr>
          <w:noProof/>
        </w:rPr>
        <w:drawing>
          <wp:inline distT="0" distB="0" distL="0" distR="0" wp14:anchorId="5F4930E1" wp14:editId="14E4B412">
            <wp:extent cx="2855259" cy="466725"/>
            <wp:effectExtent l="0" t="0" r="0" b="0"/>
            <wp:docPr id="1466254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7680" name="Picture 68587680"/>
                    <pic:cNvPicPr/>
                  </pic:nvPicPr>
                  <pic:blipFill>
                    <a:blip r:embed="rId112">
                      <a:extLst>
                        <a:ext uri="{28A0092B-C50C-407E-A947-70E740481C1C}">
                          <a14:useLocalDpi xmlns:a14="http://schemas.microsoft.com/office/drawing/2010/main"/>
                        </a:ext>
                      </a:extLst>
                    </a:blip>
                    <a:stretch>
                      <a:fillRect/>
                    </a:stretch>
                  </pic:blipFill>
                  <pic:spPr>
                    <a:xfrm>
                      <a:off x="0" y="0"/>
                      <a:ext cx="2855259" cy="466725"/>
                    </a:xfrm>
                    <a:prstGeom prst="rect">
                      <a:avLst/>
                    </a:prstGeom>
                  </pic:spPr>
                </pic:pic>
              </a:graphicData>
            </a:graphic>
          </wp:inline>
        </w:drawing>
      </w:r>
      <w:r w:rsidR="2F5A403B">
        <w:rPr>
          <w:noProof/>
        </w:rPr>
        <w:drawing>
          <wp:inline distT="0" distB="0" distL="0" distR="0" wp14:anchorId="57D44ED7" wp14:editId="12A35EA5">
            <wp:extent cx="2875584" cy="617513"/>
            <wp:effectExtent l="0" t="0" r="0" b="0"/>
            <wp:docPr id="17298237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30827" name="Picture 1877330827"/>
                    <pic:cNvPicPr/>
                  </pic:nvPicPr>
                  <pic:blipFill>
                    <a:blip r:embed="rId113">
                      <a:extLst>
                        <a:ext uri="{28A0092B-C50C-407E-A947-70E740481C1C}">
                          <a14:useLocalDpi xmlns:a14="http://schemas.microsoft.com/office/drawing/2010/main"/>
                        </a:ext>
                      </a:extLst>
                    </a:blip>
                    <a:stretch>
                      <a:fillRect/>
                    </a:stretch>
                  </pic:blipFill>
                  <pic:spPr>
                    <a:xfrm>
                      <a:off x="0" y="0"/>
                      <a:ext cx="2875584" cy="617513"/>
                    </a:xfrm>
                    <a:prstGeom prst="rect">
                      <a:avLst/>
                    </a:prstGeom>
                  </pic:spPr>
                </pic:pic>
              </a:graphicData>
            </a:graphic>
          </wp:inline>
        </w:drawing>
      </w:r>
      <w:r w:rsidR="2F5A403B">
        <w:rPr>
          <w:noProof/>
        </w:rPr>
        <w:drawing>
          <wp:inline distT="0" distB="0" distL="0" distR="0" wp14:anchorId="2337848C" wp14:editId="1ECA97E3">
            <wp:extent cx="2168479" cy="340562"/>
            <wp:effectExtent l="0" t="0" r="0" b="0"/>
            <wp:docPr id="7887487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41885" name="Picture 1212541885"/>
                    <pic:cNvPicPr/>
                  </pic:nvPicPr>
                  <pic:blipFill>
                    <a:blip r:embed="rId114">
                      <a:extLst>
                        <a:ext uri="{28A0092B-C50C-407E-A947-70E740481C1C}">
                          <a14:useLocalDpi xmlns:a14="http://schemas.microsoft.com/office/drawing/2010/main"/>
                        </a:ext>
                      </a:extLst>
                    </a:blip>
                    <a:stretch>
                      <a:fillRect/>
                    </a:stretch>
                  </pic:blipFill>
                  <pic:spPr>
                    <a:xfrm>
                      <a:off x="0" y="0"/>
                      <a:ext cx="2168479" cy="340562"/>
                    </a:xfrm>
                    <a:prstGeom prst="rect">
                      <a:avLst/>
                    </a:prstGeom>
                  </pic:spPr>
                </pic:pic>
              </a:graphicData>
            </a:graphic>
          </wp:inline>
        </w:drawing>
      </w:r>
      <w:r w:rsidR="3BE74E9E">
        <w:rPr>
          <w:noProof/>
        </w:rPr>
        <w:drawing>
          <wp:inline distT="0" distB="0" distL="0" distR="0" wp14:anchorId="016314D8" wp14:editId="733E938D">
            <wp:extent cx="3577168" cy="1857375"/>
            <wp:effectExtent l="0" t="0" r="0" b="0"/>
            <wp:docPr id="3593819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81964" name="Picture 359381964"/>
                    <pic:cNvPicPr/>
                  </pic:nvPicPr>
                  <pic:blipFill>
                    <a:blip r:embed="rId115">
                      <a:extLst>
                        <a:ext uri="{28A0092B-C50C-407E-A947-70E740481C1C}">
                          <a14:useLocalDpi xmlns:a14="http://schemas.microsoft.com/office/drawing/2010/main"/>
                        </a:ext>
                      </a:extLst>
                    </a:blip>
                    <a:stretch>
                      <a:fillRect/>
                    </a:stretch>
                  </pic:blipFill>
                  <pic:spPr>
                    <a:xfrm>
                      <a:off x="0" y="0"/>
                      <a:ext cx="3577168" cy="1857375"/>
                    </a:xfrm>
                    <a:prstGeom prst="rect">
                      <a:avLst/>
                    </a:prstGeom>
                  </pic:spPr>
                </pic:pic>
              </a:graphicData>
            </a:graphic>
          </wp:inline>
        </w:drawing>
      </w:r>
      <w:r w:rsidR="614CB7A7">
        <w:rPr>
          <w:noProof/>
        </w:rPr>
        <w:drawing>
          <wp:inline distT="0" distB="0" distL="0" distR="0" wp14:anchorId="73DEFADE" wp14:editId="78E2563D">
            <wp:extent cx="4295010" cy="942975"/>
            <wp:effectExtent l="0" t="0" r="0" b="0"/>
            <wp:docPr id="16274442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44255" name="Picture 1627444255"/>
                    <pic:cNvPicPr/>
                  </pic:nvPicPr>
                  <pic:blipFill>
                    <a:blip r:embed="rId116">
                      <a:extLst>
                        <a:ext uri="{28A0092B-C50C-407E-A947-70E740481C1C}">
                          <a14:useLocalDpi xmlns:a14="http://schemas.microsoft.com/office/drawing/2010/main"/>
                        </a:ext>
                      </a:extLst>
                    </a:blip>
                    <a:stretch>
                      <a:fillRect/>
                    </a:stretch>
                  </pic:blipFill>
                  <pic:spPr>
                    <a:xfrm>
                      <a:off x="0" y="0"/>
                      <a:ext cx="4295010" cy="942975"/>
                    </a:xfrm>
                    <a:prstGeom prst="rect">
                      <a:avLst/>
                    </a:prstGeom>
                  </pic:spPr>
                </pic:pic>
              </a:graphicData>
            </a:graphic>
          </wp:inline>
        </w:drawing>
      </w:r>
      <w:r w:rsidR="614CB7A7">
        <w:rPr>
          <w:noProof/>
        </w:rPr>
        <w:drawing>
          <wp:inline distT="0" distB="0" distL="0" distR="0" wp14:anchorId="73F38F1B" wp14:editId="5F7A3940">
            <wp:extent cx="2817091" cy="613982"/>
            <wp:effectExtent l="0" t="0" r="0" b="0"/>
            <wp:docPr id="20325142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14211" name="Picture 2032514211"/>
                    <pic:cNvPicPr/>
                  </pic:nvPicPr>
                  <pic:blipFill>
                    <a:blip r:embed="rId117">
                      <a:extLst>
                        <a:ext uri="{28A0092B-C50C-407E-A947-70E740481C1C}">
                          <a14:useLocalDpi xmlns:a14="http://schemas.microsoft.com/office/drawing/2010/main"/>
                        </a:ext>
                      </a:extLst>
                    </a:blip>
                    <a:stretch>
                      <a:fillRect/>
                    </a:stretch>
                  </pic:blipFill>
                  <pic:spPr>
                    <a:xfrm>
                      <a:off x="0" y="0"/>
                      <a:ext cx="2817091" cy="613982"/>
                    </a:xfrm>
                    <a:prstGeom prst="rect">
                      <a:avLst/>
                    </a:prstGeom>
                  </pic:spPr>
                </pic:pic>
              </a:graphicData>
            </a:graphic>
          </wp:inline>
        </w:drawing>
      </w:r>
      <w:r w:rsidR="3BE74E9E">
        <w:br/>
      </w:r>
      <w:r w:rsidR="614CB7A7">
        <w:rPr>
          <w:noProof/>
        </w:rPr>
        <w:drawing>
          <wp:inline distT="0" distB="0" distL="0" distR="0" wp14:anchorId="5C06D666" wp14:editId="5C25B32D">
            <wp:extent cx="2730119" cy="586275"/>
            <wp:effectExtent l="0" t="0" r="0" b="0"/>
            <wp:docPr id="2084744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4105" name="Picture 2084744105"/>
                    <pic:cNvPicPr/>
                  </pic:nvPicPr>
                  <pic:blipFill>
                    <a:blip r:embed="rId118">
                      <a:extLst>
                        <a:ext uri="{28A0092B-C50C-407E-A947-70E740481C1C}">
                          <a14:useLocalDpi xmlns:a14="http://schemas.microsoft.com/office/drawing/2010/main"/>
                        </a:ext>
                      </a:extLst>
                    </a:blip>
                    <a:stretch>
                      <a:fillRect/>
                    </a:stretch>
                  </pic:blipFill>
                  <pic:spPr>
                    <a:xfrm>
                      <a:off x="0" y="0"/>
                      <a:ext cx="2730119" cy="586275"/>
                    </a:xfrm>
                    <a:prstGeom prst="rect">
                      <a:avLst/>
                    </a:prstGeom>
                  </pic:spPr>
                </pic:pic>
              </a:graphicData>
            </a:graphic>
          </wp:inline>
        </w:drawing>
      </w:r>
      <w:r w:rsidR="218E1C93">
        <w:rPr>
          <w:noProof/>
        </w:rPr>
        <w:drawing>
          <wp:inline distT="0" distB="0" distL="0" distR="0" wp14:anchorId="5117A9A9" wp14:editId="410862E5">
            <wp:extent cx="3048000" cy="488462"/>
            <wp:effectExtent l="0" t="0" r="0" b="0"/>
            <wp:docPr id="2000992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92728" name="Picture 2000992728"/>
                    <pic:cNvPicPr/>
                  </pic:nvPicPr>
                  <pic:blipFill>
                    <a:blip r:embed="rId119">
                      <a:extLst>
                        <a:ext uri="{28A0092B-C50C-407E-A947-70E740481C1C}">
                          <a14:useLocalDpi xmlns:a14="http://schemas.microsoft.com/office/drawing/2010/main"/>
                        </a:ext>
                      </a:extLst>
                    </a:blip>
                    <a:stretch>
                      <a:fillRect/>
                    </a:stretch>
                  </pic:blipFill>
                  <pic:spPr>
                    <a:xfrm>
                      <a:off x="0" y="0"/>
                      <a:ext cx="3048000" cy="488462"/>
                    </a:xfrm>
                    <a:prstGeom prst="rect">
                      <a:avLst/>
                    </a:prstGeom>
                  </pic:spPr>
                </pic:pic>
              </a:graphicData>
            </a:graphic>
          </wp:inline>
        </w:drawing>
      </w:r>
      <w:r w:rsidR="3BE74E9E">
        <w:br/>
      </w:r>
      <w:r w:rsidR="23A666B5">
        <w:rPr>
          <w:noProof/>
        </w:rPr>
        <w:drawing>
          <wp:inline distT="0" distB="0" distL="0" distR="0" wp14:anchorId="46552091" wp14:editId="4C769DBB">
            <wp:extent cx="2857500" cy="448774"/>
            <wp:effectExtent l="0" t="0" r="0" b="0"/>
            <wp:docPr id="14896244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24425" name="Picture 1489624425"/>
                    <pic:cNvPicPr/>
                  </pic:nvPicPr>
                  <pic:blipFill>
                    <a:blip r:embed="rId120">
                      <a:extLst>
                        <a:ext uri="{28A0092B-C50C-407E-A947-70E740481C1C}">
                          <a14:useLocalDpi xmlns:a14="http://schemas.microsoft.com/office/drawing/2010/main"/>
                        </a:ext>
                      </a:extLst>
                    </a:blip>
                    <a:stretch>
                      <a:fillRect/>
                    </a:stretch>
                  </pic:blipFill>
                  <pic:spPr>
                    <a:xfrm>
                      <a:off x="0" y="0"/>
                      <a:ext cx="2857500" cy="448774"/>
                    </a:xfrm>
                    <a:prstGeom prst="rect">
                      <a:avLst/>
                    </a:prstGeom>
                  </pic:spPr>
                </pic:pic>
              </a:graphicData>
            </a:graphic>
          </wp:inline>
        </w:drawing>
      </w:r>
      <w:r w:rsidR="3BE74E9E">
        <w:br/>
      </w:r>
      <w:r w:rsidR="23A666B5">
        <w:rPr>
          <w:noProof/>
        </w:rPr>
        <w:drawing>
          <wp:inline distT="0" distB="0" distL="0" distR="0" wp14:anchorId="7959759D" wp14:editId="394A89C4">
            <wp:extent cx="2943225" cy="632039"/>
            <wp:effectExtent l="0" t="0" r="0" b="0"/>
            <wp:docPr id="1021820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20675" name="Picture 1021820675"/>
                    <pic:cNvPicPr/>
                  </pic:nvPicPr>
                  <pic:blipFill>
                    <a:blip r:embed="rId121">
                      <a:extLst>
                        <a:ext uri="{28A0092B-C50C-407E-A947-70E740481C1C}">
                          <a14:useLocalDpi xmlns:a14="http://schemas.microsoft.com/office/drawing/2010/main"/>
                        </a:ext>
                      </a:extLst>
                    </a:blip>
                    <a:stretch>
                      <a:fillRect/>
                    </a:stretch>
                  </pic:blipFill>
                  <pic:spPr>
                    <a:xfrm>
                      <a:off x="0" y="0"/>
                      <a:ext cx="2943225" cy="632039"/>
                    </a:xfrm>
                    <a:prstGeom prst="rect">
                      <a:avLst/>
                    </a:prstGeom>
                  </pic:spPr>
                </pic:pic>
              </a:graphicData>
            </a:graphic>
          </wp:inline>
        </w:drawing>
      </w:r>
      <w:r w:rsidR="23A666B5">
        <w:rPr>
          <w:noProof/>
        </w:rPr>
        <w:drawing>
          <wp:inline distT="0" distB="0" distL="0" distR="0" wp14:anchorId="61067250" wp14:editId="33C6E31F">
            <wp:extent cx="2696066" cy="419100"/>
            <wp:effectExtent l="0" t="0" r="0" b="0"/>
            <wp:docPr id="1662381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81006" name="Picture 1662381006"/>
                    <pic:cNvPicPr/>
                  </pic:nvPicPr>
                  <pic:blipFill>
                    <a:blip r:embed="rId122">
                      <a:extLst>
                        <a:ext uri="{28A0092B-C50C-407E-A947-70E740481C1C}">
                          <a14:useLocalDpi xmlns:a14="http://schemas.microsoft.com/office/drawing/2010/main"/>
                        </a:ext>
                      </a:extLst>
                    </a:blip>
                    <a:stretch>
                      <a:fillRect/>
                    </a:stretch>
                  </pic:blipFill>
                  <pic:spPr>
                    <a:xfrm>
                      <a:off x="0" y="0"/>
                      <a:ext cx="2696066" cy="419100"/>
                    </a:xfrm>
                    <a:prstGeom prst="rect">
                      <a:avLst/>
                    </a:prstGeom>
                  </pic:spPr>
                </pic:pic>
              </a:graphicData>
            </a:graphic>
          </wp:inline>
        </w:drawing>
      </w:r>
    </w:p>
    <w:p w14:paraId="2B84EB35" w14:textId="331B0315" w:rsidR="697FC5A2" w:rsidRDefault="697FC5A2">
      <w:r>
        <w:br w:type="page"/>
      </w:r>
    </w:p>
    <w:p w14:paraId="59166716" w14:textId="4C525771" w:rsidR="013F30B8" w:rsidRDefault="00F11FB7" w:rsidP="697FC5A2">
      <w:r>
        <w:rPr>
          <w:noProof/>
        </w:rPr>
        <mc:AlternateContent>
          <mc:Choice Requires="wps">
            <w:drawing>
              <wp:anchor distT="0" distB="0" distL="114300" distR="114300" simplePos="0" relativeHeight="251658277" behindDoc="0" locked="0" layoutInCell="1" allowOverlap="1" wp14:anchorId="684F48E8" wp14:editId="38400BD3">
                <wp:simplePos x="0" y="0"/>
                <wp:positionH relativeFrom="column">
                  <wp:posOffset>1137804</wp:posOffset>
                </wp:positionH>
                <wp:positionV relativeFrom="paragraph">
                  <wp:posOffset>1289153</wp:posOffset>
                </wp:positionV>
                <wp:extent cx="263775" cy="1843457"/>
                <wp:effectExtent l="0" t="12700" r="41275" b="10795"/>
                <wp:wrapNone/>
                <wp:docPr id="600173812" name="直線箭頭接點 8"/>
                <wp:cNvGraphicFramePr/>
                <a:graphic xmlns:a="http://schemas.openxmlformats.org/drawingml/2006/main">
                  <a:graphicData uri="http://schemas.microsoft.com/office/word/2010/wordprocessingShape">
                    <wps:wsp>
                      <wps:cNvCnPr/>
                      <wps:spPr>
                        <a:xfrm flipV="1">
                          <a:off x="0" y="0"/>
                          <a:ext cx="263775" cy="18434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76916C" id="直線箭頭接點 8" o:spid="_x0000_s1026" type="#_x0000_t32" style="position:absolute;margin-left:89.6pt;margin-top:101.5pt;width:20.75pt;height:145.15pt;flip:y;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78" behindDoc="0" locked="0" layoutInCell="1" allowOverlap="1" wp14:anchorId="18F8EADA" wp14:editId="17496A9B">
                <wp:simplePos x="0" y="0"/>
                <wp:positionH relativeFrom="column">
                  <wp:posOffset>1738859</wp:posOffset>
                </wp:positionH>
                <wp:positionV relativeFrom="paragraph">
                  <wp:posOffset>1329543</wp:posOffset>
                </wp:positionV>
                <wp:extent cx="2705506" cy="2582889"/>
                <wp:effectExtent l="0" t="25400" r="38100" b="20955"/>
                <wp:wrapNone/>
                <wp:docPr id="1159522353" name="直線箭頭接點 8"/>
                <wp:cNvGraphicFramePr/>
                <a:graphic xmlns:a="http://schemas.openxmlformats.org/drawingml/2006/main">
                  <a:graphicData uri="http://schemas.microsoft.com/office/word/2010/wordprocessingShape">
                    <wps:wsp>
                      <wps:cNvCnPr/>
                      <wps:spPr>
                        <a:xfrm flipV="1">
                          <a:off x="0" y="0"/>
                          <a:ext cx="2705506" cy="25828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2A59B3" id="直線箭頭接點 8" o:spid="_x0000_s1026" type="#_x0000_t32" style="position:absolute;margin-left:136.9pt;margin-top:104.7pt;width:213.05pt;height:203.4pt;flip:y;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" strokecolor="#156082 [3204]" strokeweight=".5pt">
                <v:stroke endarrow="block" joinstyle="miter"/>
              </v:shape>
            </w:pict>
          </mc:Fallback>
        </mc:AlternateContent>
      </w:r>
      <w:r w:rsidR="013F30B8">
        <w:rPr>
          <w:noProof/>
        </w:rPr>
        <w:drawing>
          <wp:inline distT="0" distB="0" distL="0" distR="0" wp14:anchorId="001E13D9" wp14:editId="208E0940">
            <wp:extent cx="5943600" cy="3057525"/>
            <wp:effectExtent l="0" t="0" r="0" b="0"/>
            <wp:docPr id="1754386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86813" name="Picture 1754386813"/>
                    <pic:cNvPicPr/>
                  </pic:nvPicPr>
                  <pic:blipFill>
                    <a:blip r:embed="rId123">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r w:rsidR="4168038A">
        <w:rPr>
          <w:noProof/>
        </w:rPr>
        <w:drawing>
          <wp:inline distT="0" distB="0" distL="0" distR="0" wp14:anchorId="5777D1D4" wp14:editId="312075FD">
            <wp:extent cx="4940554" cy="317516"/>
            <wp:effectExtent l="0" t="0" r="0" b="0"/>
            <wp:docPr id="20172569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56950" name="Picture 2017256950"/>
                    <pic:cNvPicPr/>
                  </pic:nvPicPr>
                  <pic:blipFill>
                    <a:blip r:embed="rId124">
                      <a:extLst>
                        <a:ext uri="{28A0092B-C50C-407E-A947-70E740481C1C}">
                          <a14:useLocalDpi xmlns:a14="http://schemas.microsoft.com/office/drawing/2010/main"/>
                        </a:ext>
                      </a:extLst>
                    </a:blip>
                    <a:stretch>
                      <a:fillRect/>
                    </a:stretch>
                  </pic:blipFill>
                  <pic:spPr>
                    <a:xfrm>
                      <a:off x="0" y="0"/>
                      <a:ext cx="4940554" cy="317516"/>
                    </a:xfrm>
                    <a:prstGeom prst="rect">
                      <a:avLst/>
                    </a:prstGeom>
                  </pic:spPr>
                </pic:pic>
              </a:graphicData>
            </a:graphic>
          </wp:inline>
        </w:drawing>
      </w:r>
      <w:r w:rsidR="4168038A">
        <w:rPr>
          <w:noProof/>
        </w:rPr>
        <w:drawing>
          <wp:inline distT="0" distB="0" distL="0" distR="0" wp14:anchorId="3A5EAFA4" wp14:editId="5C3E5F55">
            <wp:extent cx="5943600" cy="1371600"/>
            <wp:effectExtent l="0" t="0" r="0" b="0"/>
            <wp:docPr id="11894862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86288" name="Picture 1189486288"/>
                    <pic:cNvPicPr/>
                  </pic:nvPicPr>
                  <pic:blipFill>
                    <a:blip r:embed="rId125">
                      <a:extLst>
                        <a:ext uri="{28A0092B-C50C-407E-A947-70E740481C1C}">
                          <a14:useLocalDpi xmlns:a14="http://schemas.microsoft.com/office/drawing/2010/main"/>
                        </a:ext>
                      </a:extLst>
                    </a:blip>
                    <a:stretch>
                      <a:fillRect/>
                    </a:stretch>
                  </pic:blipFill>
                  <pic:spPr>
                    <a:xfrm>
                      <a:off x="0" y="0"/>
                      <a:ext cx="5943600" cy="1371600"/>
                    </a:xfrm>
                    <a:prstGeom prst="rect">
                      <a:avLst/>
                    </a:prstGeom>
                  </pic:spPr>
                </pic:pic>
              </a:graphicData>
            </a:graphic>
          </wp:inline>
        </w:drawing>
      </w:r>
    </w:p>
    <w:p w14:paraId="5051BF43" w14:textId="6E361028" w:rsidR="00D92579" w:rsidRPr="00F24057" w:rsidRDefault="00D92579" w:rsidP="61075D93">
      <w:pPr>
        <w:rPr>
          <w:rFonts w:cs="Times New Roman"/>
        </w:rPr>
      </w:pPr>
    </w:p>
    <w:p w14:paraId="7A57D718" w14:textId="24D9DB17" w:rsidR="697FC5A2" w:rsidRDefault="697FC5A2">
      <w:r>
        <w:br w:type="page"/>
      </w:r>
    </w:p>
    <w:p w14:paraId="5AC5A870" w14:textId="3BBA9B36" w:rsidR="3C970118" w:rsidRDefault="00F11FB7" w:rsidP="697FC5A2">
      <w:r>
        <w:rPr>
          <w:noProof/>
        </w:rPr>
        <mc:AlternateContent>
          <mc:Choice Requires="wps">
            <w:drawing>
              <wp:anchor distT="0" distB="0" distL="114300" distR="114300" simplePos="0" relativeHeight="251658279" behindDoc="0" locked="0" layoutInCell="1" allowOverlap="1" wp14:anchorId="18AEC3F9" wp14:editId="06D09F30">
                <wp:simplePos x="0" y="0"/>
                <wp:positionH relativeFrom="column">
                  <wp:posOffset>172386</wp:posOffset>
                </wp:positionH>
                <wp:positionV relativeFrom="paragraph">
                  <wp:posOffset>1172147</wp:posOffset>
                </wp:positionV>
                <wp:extent cx="959183" cy="3017603"/>
                <wp:effectExtent l="0" t="12700" r="44450" b="17780"/>
                <wp:wrapNone/>
                <wp:docPr id="1493777118" name="直線箭頭接點 8"/>
                <wp:cNvGraphicFramePr/>
                <a:graphic xmlns:a="http://schemas.openxmlformats.org/drawingml/2006/main">
                  <a:graphicData uri="http://schemas.microsoft.com/office/word/2010/wordprocessingShape">
                    <wps:wsp>
                      <wps:cNvCnPr/>
                      <wps:spPr>
                        <a:xfrm flipV="1">
                          <a:off x="0" y="0"/>
                          <a:ext cx="959183" cy="30176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BDD075" id="直線箭頭接點 8" o:spid="_x0000_s1026" type="#_x0000_t32" style="position:absolute;margin-left:13.55pt;margin-top:92.3pt;width:75.55pt;height:237.6pt;flip:y;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" strokecolor="#156082 [3204]" strokeweight=".5pt">
                <v:stroke endarrow="block" joinstyle="miter"/>
              </v:shape>
            </w:pict>
          </mc:Fallback>
        </mc:AlternateContent>
      </w:r>
      <w:r w:rsidR="3C970118">
        <w:rPr>
          <w:noProof/>
        </w:rPr>
        <w:drawing>
          <wp:inline distT="0" distB="0" distL="0" distR="0" wp14:anchorId="2F54EDA5" wp14:editId="1F302BC7">
            <wp:extent cx="5943600" cy="4029075"/>
            <wp:effectExtent l="0" t="0" r="0" b="0"/>
            <wp:docPr id="3111128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12848" name="Picture 311112848"/>
                    <pic:cNvPicPr/>
                  </pic:nvPicPr>
                  <pic:blipFill>
                    <a:blip r:embed="rId126">
                      <a:extLst>
                        <a:ext uri="{28A0092B-C50C-407E-A947-70E740481C1C}">
                          <a14:useLocalDpi xmlns:a14="http://schemas.microsoft.com/office/drawing/2010/main"/>
                        </a:ext>
                      </a:extLst>
                    </a:blip>
                    <a:stretch>
                      <a:fillRect/>
                    </a:stretch>
                  </pic:blipFill>
                  <pic:spPr>
                    <a:xfrm>
                      <a:off x="0" y="0"/>
                      <a:ext cx="5943600" cy="4029075"/>
                    </a:xfrm>
                    <a:prstGeom prst="rect">
                      <a:avLst/>
                    </a:prstGeom>
                  </pic:spPr>
                </pic:pic>
              </a:graphicData>
            </a:graphic>
          </wp:inline>
        </w:drawing>
      </w:r>
      <w:r w:rsidR="0D20B346">
        <w:rPr>
          <w:noProof/>
        </w:rPr>
        <w:drawing>
          <wp:inline distT="0" distB="0" distL="0" distR="0" wp14:anchorId="46B6E55F" wp14:editId="2D68AF70">
            <wp:extent cx="4940554" cy="317516"/>
            <wp:effectExtent l="0" t="0" r="0" b="0"/>
            <wp:docPr id="1790239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56950" name="Picture 2017256950"/>
                    <pic:cNvPicPr/>
                  </pic:nvPicPr>
                  <pic:blipFill>
                    <a:blip r:embed="rId124">
                      <a:extLst>
                        <a:ext uri="{28A0092B-C50C-407E-A947-70E740481C1C}">
                          <a14:useLocalDpi xmlns:a14="http://schemas.microsoft.com/office/drawing/2010/main"/>
                        </a:ext>
                      </a:extLst>
                    </a:blip>
                    <a:stretch>
                      <a:fillRect/>
                    </a:stretch>
                  </pic:blipFill>
                  <pic:spPr>
                    <a:xfrm>
                      <a:off x="0" y="0"/>
                      <a:ext cx="4940554" cy="317516"/>
                    </a:xfrm>
                    <a:prstGeom prst="rect">
                      <a:avLst/>
                    </a:prstGeom>
                  </pic:spPr>
                </pic:pic>
              </a:graphicData>
            </a:graphic>
          </wp:inline>
        </w:drawing>
      </w:r>
    </w:p>
    <w:p w14:paraId="48705921" w14:textId="5BBAD9A6" w:rsidR="697FC5A2" w:rsidRDefault="697FC5A2">
      <w:r>
        <w:br w:type="page"/>
      </w:r>
    </w:p>
    <w:p w14:paraId="524B97D1" w14:textId="1071D13E" w:rsidR="00D92579" w:rsidRPr="00F24057" w:rsidRDefault="00EA17A6" w:rsidP="61075D93">
      <w:r>
        <w:rPr>
          <w:noProof/>
        </w:rPr>
        <mc:AlternateContent>
          <mc:Choice Requires="wps">
            <w:drawing>
              <wp:anchor distT="0" distB="0" distL="114300" distR="114300" simplePos="0" relativeHeight="251658286" behindDoc="0" locked="0" layoutInCell="1" allowOverlap="1" wp14:anchorId="2080212B" wp14:editId="70756CD6">
                <wp:simplePos x="0" y="0"/>
                <wp:positionH relativeFrom="column">
                  <wp:posOffset>2810656</wp:posOffset>
                </wp:positionH>
                <wp:positionV relativeFrom="paragraph">
                  <wp:posOffset>3680084</wp:posOffset>
                </wp:positionV>
                <wp:extent cx="1304144" cy="1871283"/>
                <wp:effectExtent l="0" t="25400" r="42545" b="21590"/>
                <wp:wrapNone/>
                <wp:docPr id="598403018" name="直線箭頭接點 8"/>
                <wp:cNvGraphicFramePr/>
                <a:graphic xmlns:a="http://schemas.openxmlformats.org/drawingml/2006/main">
                  <a:graphicData uri="http://schemas.microsoft.com/office/word/2010/wordprocessingShape">
                    <wps:wsp>
                      <wps:cNvCnPr/>
                      <wps:spPr>
                        <a:xfrm flipV="1">
                          <a:off x="0" y="0"/>
                          <a:ext cx="1304144" cy="18712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3B9BA1" id="直線箭頭接點 8" o:spid="_x0000_s1026" type="#_x0000_t32" style="position:absolute;margin-left:221.3pt;margin-top:289.75pt;width:102.7pt;height:147.35pt;flip:y;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85" behindDoc="0" locked="0" layoutInCell="1" allowOverlap="1" wp14:anchorId="05B28B92" wp14:editId="028BD394">
                <wp:simplePos x="0" y="0"/>
                <wp:positionH relativeFrom="column">
                  <wp:posOffset>2638269</wp:posOffset>
                </wp:positionH>
                <wp:positionV relativeFrom="paragraph">
                  <wp:posOffset>3762530</wp:posOffset>
                </wp:positionV>
                <wp:extent cx="172387" cy="1816714"/>
                <wp:effectExtent l="50800" t="25400" r="18415" b="12700"/>
                <wp:wrapNone/>
                <wp:docPr id="543513894" name="直線箭頭接點 8"/>
                <wp:cNvGraphicFramePr/>
                <a:graphic xmlns:a="http://schemas.openxmlformats.org/drawingml/2006/main">
                  <a:graphicData uri="http://schemas.microsoft.com/office/word/2010/wordprocessingShape">
                    <wps:wsp>
                      <wps:cNvCnPr/>
                      <wps:spPr>
                        <a:xfrm flipH="1" flipV="1">
                          <a:off x="0" y="0"/>
                          <a:ext cx="172387" cy="18167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6A6CE9" id="直線箭頭接點 8" o:spid="_x0000_s1026" type="#_x0000_t32" style="position:absolute;margin-left:207.75pt;margin-top:296.25pt;width:13.55pt;height:143.05pt;flip:x y;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84" behindDoc="0" locked="0" layoutInCell="1" allowOverlap="1" wp14:anchorId="78C12BB3" wp14:editId="479A05F2">
                <wp:simplePos x="0" y="0"/>
                <wp:positionH relativeFrom="column">
                  <wp:posOffset>0</wp:posOffset>
                </wp:positionH>
                <wp:positionV relativeFrom="paragraph">
                  <wp:posOffset>3188325</wp:posOffset>
                </wp:positionV>
                <wp:extent cx="4167266" cy="3050446"/>
                <wp:effectExtent l="0" t="25400" r="36830" b="23495"/>
                <wp:wrapNone/>
                <wp:docPr id="1038101749" name="直線箭頭接點 8"/>
                <wp:cNvGraphicFramePr/>
                <a:graphic xmlns:a="http://schemas.openxmlformats.org/drawingml/2006/main">
                  <a:graphicData uri="http://schemas.microsoft.com/office/word/2010/wordprocessingShape">
                    <wps:wsp>
                      <wps:cNvCnPr/>
                      <wps:spPr>
                        <a:xfrm flipV="1">
                          <a:off x="0" y="0"/>
                          <a:ext cx="4167266" cy="30504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4CBA84" id="直線箭頭接點 8" o:spid="_x0000_s1026" type="#_x0000_t32" style="position:absolute;margin-left:0;margin-top:251.05pt;width:328.15pt;height:240.2pt;flip:y;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83" behindDoc="0" locked="0" layoutInCell="1" allowOverlap="1" wp14:anchorId="164FE5C5" wp14:editId="73ADED72">
                <wp:simplePos x="0" y="0"/>
                <wp:positionH relativeFrom="column">
                  <wp:posOffset>3627619</wp:posOffset>
                </wp:positionH>
                <wp:positionV relativeFrom="paragraph">
                  <wp:posOffset>3185410</wp:posOffset>
                </wp:positionV>
                <wp:extent cx="319863" cy="1756608"/>
                <wp:effectExtent l="50800" t="25400" r="23495" b="8890"/>
                <wp:wrapNone/>
                <wp:docPr id="1372751002" name="直線箭頭接點 8"/>
                <wp:cNvGraphicFramePr/>
                <a:graphic xmlns:a="http://schemas.openxmlformats.org/drawingml/2006/main">
                  <a:graphicData uri="http://schemas.microsoft.com/office/word/2010/wordprocessingShape">
                    <wps:wsp>
                      <wps:cNvCnPr/>
                      <wps:spPr>
                        <a:xfrm flipH="1" flipV="1">
                          <a:off x="0" y="0"/>
                          <a:ext cx="319863" cy="17566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6AF175" id="直線箭頭接點 8" o:spid="_x0000_s1026" type="#_x0000_t32" style="position:absolute;margin-left:285.65pt;margin-top:250.8pt;width:25.2pt;height:138.3pt;flip:x y;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82" behindDoc="0" locked="0" layoutInCell="1" allowOverlap="1" wp14:anchorId="6F0B15B9" wp14:editId="705917F9">
                <wp:simplePos x="0" y="0"/>
                <wp:positionH relativeFrom="column">
                  <wp:posOffset>419725</wp:posOffset>
                </wp:positionH>
                <wp:positionV relativeFrom="paragraph">
                  <wp:posOffset>2375940</wp:posOffset>
                </wp:positionV>
                <wp:extent cx="2263514" cy="2565931"/>
                <wp:effectExtent l="0" t="12700" r="35560" b="12700"/>
                <wp:wrapNone/>
                <wp:docPr id="1160010033" name="直線箭頭接點 8"/>
                <wp:cNvGraphicFramePr/>
                <a:graphic xmlns:a="http://schemas.openxmlformats.org/drawingml/2006/main">
                  <a:graphicData uri="http://schemas.microsoft.com/office/word/2010/wordprocessingShape">
                    <wps:wsp>
                      <wps:cNvCnPr/>
                      <wps:spPr>
                        <a:xfrm flipV="1">
                          <a:off x="0" y="0"/>
                          <a:ext cx="2263514" cy="25659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200190" id="直線箭頭接點 8" o:spid="_x0000_s1026" type="#_x0000_t32" style="position:absolute;margin-left:33.05pt;margin-top:187.1pt;width:178.25pt;height:202.05pt;flip:y;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" strokecolor="#156082 [3204]" strokeweight=".5pt">
                <v:stroke endarrow="block" joinstyle="miter"/>
              </v:shape>
            </w:pict>
          </mc:Fallback>
        </mc:AlternateContent>
      </w:r>
      <w:r w:rsidR="00E905C6">
        <w:rPr>
          <w:noProof/>
        </w:rPr>
        <mc:AlternateContent>
          <mc:Choice Requires="wps">
            <w:drawing>
              <wp:anchor distT="0" distB="0" distL="114300" distR="114300" simplePos="0" relativeHeight="251658281" behindDoc="0" locked="0" layoutInCell="1" allowOverlap="1" wp14:anchorId="0C985F20" wp14:editId="75851F12">
                <wp:simplePos x="0" y="0"/>
                <wp:positionH relativeFrom="column">
                  <wp:posOffset>3379074</wp:posOffset>
                </wp:positionH>
                <wp:positionV relativeFrom="paragraph">
                  <wp:posOffset>1848994</wp:posOffset>
                </wp:positionV>
                <wp:extent cx="45719" cy="2400716"/>
                <wp:effectExtent l="25400" t="12700" r="43815" b="12700"/>
                <wp:wrapNone/>
                <wp:docPr id="980515104" name="直線箭頭接點 8"/>
                <wp:cNvGraphicFramePr/>
                <a:graphic xmlns:a="http://schemas.openxmlformats.org/drawingml/2006/main">
                  <a:graphicData uri="http://schemas.microsoft.com/office/word/2010/wordprocessingShape">
                    <wps:wsp>
                      <wps:cNvCnPr/>
                      <wps:spPr>
                        <a:xfrm flipV="1">
                          <a:off x="0" y="0"/>
                          <a:ext cx="45719" cy="24007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D9828C" id="直線箭頭接點 8" o:spid="_x0000_s1026" type="#_x0000_t32" style="position:absolute;margin-left:266.05pt;margin-top:145.6pt;width:3.6pt;height:189.05pt;flip:y;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" strokecolor="#156082 [3204]" strokeweight=".5pt">
                <v:stroke endarrow="block" joinstyle="miter"/>
              </v:shape>
            </w:pict>
          </mc:Fallback>
        </mc:AlternateContent>
      </w:r>
      <w:r w:rsidR="00F11FB7">
        <w:rPr>
          <w:noProof/>
        </w:rPr>
        <mc:AlternateContent>
          <mc:Choice Requires="wps">
            <w:drawing>
              <wp:anchor distT="0" distB="0" distL="114300" distR="114300" simplePos="0" relativeHeight="251658280" behindDoc="0" locked="0" layoutInCell="1" allowOverlap="1" wp14:anchorId="6623C5A9" wp14:editId="0BA21D4E">
                <wp:simplePos x="0" y="0"/>
                <wp:positionH relativeFrom="column">
                  <wp:posOffset>149902</wp:posOffset>
                </wp:positionH>
                <wp:positionV relativeFrom="paragraph">
                  <wp:posOffset>1539406</wp:posOffset>
                </wp:positionV>
                <wp:extent cx="2315803" cy="2612868"/>
                <wp:effectExtent l="0" t="25400" r="34290" b="16510"/>
                <wp:wrapNone/>
                <wp:docPr id="14865808" name="直線箭頭接點 8"/>
                <wp:cNvGraphicFramePr/>
                <a:graphic xmlns:a="http://schemas.openxmlformats.org/drawingml/2006/main">
                  <a:graphicData uri="http://schemas.microsoft.com/office/word/2010/wordprocessingShape">
                    <wps:wsp>
                      <wps:cNvCnPr/>
                      <wps:spPr>
                        <a:xfrm flipV="1">
                          <a:off x="0" y="0"/>
                          <a:ext cx="2315803" cy="26128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8C5D3F" id="直線箭頭接點 8" o:spid="_x0000_s1026" type="#_x0000_t32" style="position:absolute;margin-left:11.8pt;margin-top:121.2pt;width:182.35pt;height:205.75pt;flip:y;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" strokecolor="#156082 [3204]" strokeweight=".5pt">
                <v:stroke endarrow="block" joinstyle="miter"/>
              </v:shape>
            </w:pict>
          </mc:Fallback>
        </mc:AlternateContent>
      </w:r>
      <w:r w:rsidR="7E35ED22">
        <w:rPr>
          <w:noProof/>
        </w:rPr>
        <w:drawing>
          <wp:inline distT="0" distB="0" distL="0" distR="0" wp14:anchorId="00A2CAEB" wp14:editId="7BE01EC2">
            <wp:extent cx="5943600" cy="4048125"/>
            <wp:effectExtent l="0" t="0" r="0" b="0"/>
            <wp:docPr id="1033525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25966" name="Picture 1033525966"/>
                    <pic:cNvPicPr/>
                  </pic:nvPicPr>
                  <pic:blipFill>
                    <a:blip r:embed="rId127">
                      <a:extLst>
                        <a:ext uri="{28A0092B-C50C-407E-A947-70E740481C1C}">
                          <a14:useLocalDpi xmlns:a14="http://schemas.microsoft.com/office/drawing/2010/main"/>
                        </a:ext>
                      </a:extLst>
                    </a:blip>
                    <a:stretch>
                      <a:fillRect/>
                    </a:stretch>
                  </pic:blipFill>
                  <pic:spPr>
                    <a:xfrm>
                      <a:off x="0" y="0"/>
                      <a:ext cx="5943600" cy="4048125"/>
                    </a:xfrm>
                    <a:prstGeom prst="rect">
                      <a:avLst/>
                    </a:prstGeom>
                  </pic:spPr>
                </pic:pic>
              </a:graphicData>
            </a:graphic>
          </wp:inline>
        </w:drawing>
      </w:r>
      <w:r w:rsidR="2CBB2FBC">
        <w:rPr>
          <w:noProof/>
        </w:rPr>
        <w:drawing>
          <wp:inline distT="0" distB="0" distL="0" distR="0" wp14:anchorId="255B0527" wp14:editId="76F623B0">
            <wp:extent cx="2756038" cy="715510"/>
            <wp:effectExtent l="0" t="0" r="0" b="0"/>
            <wp:docPr id="184855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5823" name="Picture 184855823"/>
                    <pic:cNvPicPr/>
                  </pic:nvPicPr>
                  <pic:blipFill>
                    <a:blip r:embed="rId128">
                      <a:extLst>
                        <a:ext uri="{28A0092B-C50C-407E-A947-70E740481C1C}">
                          <a14:useLocalDpi xmlns:a14="http://schemas.microsoft.com/office/drawing/2010/main"/>
                        </a:ext>
                      </a:extLst>
                    </a:blip>
                    <a:stretch>
                      <a:fillRect/>
                    </a:stretch>
                  </pic:blipFill>
                  <pic:spPr>
                    <a:xfrm>
                      <a:off x="0" y="0"/>
                      <a:ext cx="2756038" cy="715510"/>
                    </a:xfrm>
                    <a:prstGeom prst="rect">
                      <a:avLst/>
                    </a:prstGeom>
                  </pic:spPr>
                </pic:pic>
              </a:graphicData>
            </a:graphic>
          </wp:inline>
        </w:drawing>
      </w:r>
      <w:r w:rsidR="2CBB2FBC">
        <w:rPr>
          <w:noProof/>
        </w:rPr>
        <w:drawing>
          <wp:inline distT="0" distB="0" distL="0" distR="0" wp14:anchorId="72AC9622" wp14:editId="02D128E6">
            <wp:extent cx="2797130" cy="717213"/>
            <wp:effectExtent l="0" t="0" r="0" b="0"/>
            <wp:docPr id="2225284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28419" name="Picture 222528419"/>
                    <pic:cNvPicPr/>
                  </pic:nvPicPr>
                  <pic:blipFill>
                    <a:blip r:embed="rId129">
                      <a:extLst>
                        <a:ext uri="{28A0092B-C50C-407E-A947-70E740481C1C}">
                          <a14:useLocalDpi xmlns:a14="http://schemas.microsoft.com/office/drawing/2010/main"/>
                        </a:ext>
                      </a:extLst>
                    </a:blip>
                    <a:stretch>
                      <a:fillRect/>
                    </a:stretch>
                  </pic:blipFill>
                  <pic:spPr>
                    <a:xfrm>
                      <a:off x="0" y="0"/>
                      <a:ext cx="2797130" cy="717213"/>
                    </a:xfrm>
                    <a:prstGeom prst="rect">
                      <a:avLst/>
                    </a:prstGeom>
                  </pic:spPr>
                </pic:pic>
              </a:graphicData>
            </a:graphic>
          </wp:inline>
        </w:drawing>
      </w:r>
      <w:r w:rsidR="2CBB2FBC">
        <w:rPr>
          <w:noProof/>
        </w:rPr>
        <w:drawing>
          <wp:inline distT="0" distB="0" distL="0" distR="0" wp14:anchorId="7CC59B81" wp14:editId="1EE16D93">
            <wp:extent cx="2786063" cy="714375"/>
            <wp:effectExtent l="0" t="0" r="0" b="0"/>
            <wp:docPr id="13868364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36468" name="Picture 1386836468"/>
                    <pic:cNvPicPr/>
                  </pic:nvPicPr>
                  <pic:blipFill>
                    <a:blip r:embed="rId130">
                      <a:extLst>
                        <a:ext uri="{28A0092B-C50C-407E-A947-70E740481C1C}">
                          <a14:useLocalDpi xmlns:a14="http://schemas.microsoft.com/office/drawing/2010/main"/>
                        </a:ext>
                      </a:extLst>
                    </a:blip>
                    <a:stretch>
                      <a:fillRect/>
                    </a:stretch>
                  </pic:blipFill>
                  <pic:spPr>
                    <a:xfrm>
                      <a:off x="0" y="0"/>
                      <a:ext cx="2786063" cy="714375"/>
                    </a:xfrm>
                    <a:prstGeom prst="rect">
                      <a:avLst/>
                    </a:prstGeom>
                  </pic:spPr>
                </pic:pic>
              </a:graphicData>
            </a:graphic>
          </wp:inline>
        </w:drawing>
      </w:r>
      <w:r w:rsidR="2CBB2FBC">
        <w:rPr>
          <w:noProof/>
        </w:rPr>
        <w:drawing>
          <wp:inline distT="0" distB="0" distL="0" distR="0" wp14:anchorId="78DC0850" wp14:editId="1180548B">
            <wp:extent cx="2790825" cy="724541"/>
            <wp:effectExtent l="0" t="0" r="0" b="0"/>
            <wp:docPr id="9384258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25859" name="Picture 938425859"/>
                    <pic:cNvPicPr/>
                  </pic:nvPicPr>
                  <pic:blipFill>
                    <a:blip r:embed="rId131">
                      <a:extLst>
                        <a:ext uri="{28A0092B-C50C-407E-A947-70E740481C1C}">
                          <a14:useLocalDpi xmlns:a14="http://schemas.microsoft.com/office/drawing/2010/main"/>
                        </a:ext>
                      </a:extLst>
                    </a:blip>
                    <a:stretch>
                      <a:fillRect/>
                    </a:stretch>
                  </pic:blipFill>
                  <pic:spPr>
                    <a:xfrm>
                      <a:off x="0" y="0"/>
                      <a:ext cx="2790825" cy="724541"/>
                    </a:xfrm>
                    <a:prstGeom prst="rect">
                      <a:avLst/>
                    </a:prstGeom>
                  </pic:spPr>
                </pic:pic>
              </a:graphicData>
            </a:graphic>
          </wp:inline>
        </w:drawing>
      </w:r>
      <w:r w:rsidR="2CBB2FBC">
        <w:rPr>
          <w:noProof/>
        </w:rPr>
        <w:drawing>
          <wp:inline distT="0" distB="0" distL="0" distR="0" wp14:anchorId="05C86686" wp14:editId="6C81CDBC">
            <wp:extent cx="2809875" cy="697966"/>
            <wp:effectExtent l="0" t="0" r="0" b="0"/>
            <wp:docPr id="932039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39833" name="Picture 932039833"/>
                    <pic:cNvPicPr/>
                  </pic:nvPicPr>
                  <pic:blipFill>
                    <a:blip r:embed="rId132">
                      <a:extLst>
                        <a:ext uri="{28A0092B-C50C-407E-A947-70E740481C1C}">
                          <a14:useLocalDpi xmlns:a14="http://schemas.microsoft.com/office/drawing/2010/main"/>
                        </a:ext>
                      </a:extLst>
                    </a:blip>
                    <a:stretch>
                      <a:fillRect/>
                    </a:stretch>
                  </pic:blipFill>
                  <pic:spPr>
                    <a:xfrm>
                      <a:off x="0" y="0"/>
                      <a:ext cx="2809875" cy="697966"/>
                    </a:xfrm>
                    <a:prstGeom prst="rect">
                      <a:avLst/>
                    </a:prstGeom>
                  </pic:spPr>
                </pic:pic>
              </a:graphicData>
            </a:graphic>
          </wp:inline>
        </w:drawing>
      </w:r>
      <w:r w:rsidR="2CBB2FBC">
        <w:rPr>
          <w:noProof/>
        </w:rPr>
        <w:drawing>
          <wp:inline distT="0" distB="0" distL="0" distR="0" wp14:anchorId="45D0AAD5" wp14:editId="729DE87B">
            <wp:extent cx="2867025" cy="1355404"/>
            <wp:effectExtent l="0" t="0" r="0" b="0"/>
            <wp:docPr id="496318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18267" name="Picture 496318267"/>
                    <pic:cNvPicPr/>
                  </pic:nvPicPr>
                  <pic:blipFill>
                    <a:blip r:embed="rId133">
                      <a:extLst>
                        <a:ext uri="{28A0092B-C50C-407E-A947-70E740481C1C}">
                          <a14:useLocalDpi xmlns:a14="http://schemas.microsoft.com/office/drawing/2010/main"/>
                        </a:ext>
                      </a:extLst>
                    </a:blip>
                    <a:stretch>
                      <a:fillRect/>
                    </a:stretch>
                  </pic:blipFill>
                  <pic:spPr>
                    <a:xfrm>
                      <a:off x="0" y="0"/>
                      <a:ext cx="2867025" cy="1355404"/>
                    </a:xfrm>
                    <a:prstGeom prst="rect">
                      <a:avLst/>
                    </a:prstGeom>
                  </pic:spPr>
                </pic:pic>
              </a:graphicData>
            </a:graphic>
          </wp:inline>
        </w:drawing>
      </w:r>
    </w:p>
    <w:p w14:paraId="564D9B07" w14:textId="0C2BAFFC" w:rsidR="00D92579" w:rsidRPr="00F24057" w:rsidRDefault="00D92579" w:rsidP="61075D93">
      <w:pPr>
        <w:rPr>
          <w:rFonts w:cs="Times New Roman"/>
        </w:rPr>
      </w:pPr>
    </w:p>
    <w:p w14:paraId="305113CA" w14:textId="160A6F54" w:rsidR="00D92579" w:rsidRPr="00F24057" w:rsidRDefault="00D92579" w:rsidP="61075D93">
      <w:pPr>
        <w:rPr>
          <w:rFonts w:cs="Times New Roman"/>
        </w:rPr>
      </w:pPr>
    </w:p>
    <w:p w14:paraId="7551E627" w14:textId="02F1753F" w:rsidR="00D92579" w:rsidRPr="00F24057" w:rsidRDefault="00D92579" w:rsidP="61075D93">
      <w:pPr>
        <w:rPr>
          <w:rFonts w:cs="Times New Roman"/>
        </w:rPr>
      </w:pPr>
    </w:p>
    <w:p w14:paraId="4CD0E0A0" w14:textId="6491D50E" w:rsidR="61075D93" w:rsidRDefault="61075D93" w:rsidP="61075D93">
      <w:pPr>
        <w:pStyle w:val="Heading1"/>
        <w:rPr>
          <w:rFonts w:cs="Times New Roman"/>
        </w:rPr>
      </w:pPr>
    </w:p>
    <w:p w14:paraId="48512211" w14:textId="7C9374B3" w:rsidR="61075D93" w:rsidRDefault="61075D93" w:rsidP="61075D93">
      <w:pPr>
        <w:pStyle w:val="Heading1"/>
        <w:rPr>
          <w:rFonts w:cs="Times New Roman"/>
        </w:rPr>
      </w:pPr>
    </w:p>
    <w:p w14:paraId="10B7DD83" w14:textId="37506A43" w:rsidR="61075D93" w:rsidRDefault="61075D93" w:rsidP="61075D93">
      <w:pPr>
        <w:pStyle w:val="Heading1"/>
        <w:rPr>
          <w:rFonts w:cs="Times New Roman"/>
        </w:rPr>
      </w:pPr>
    </w:p>
    <w:p w14:paraId="489036CF" w14:textId="3EC7CA0A" w:rsidR="61075D93" w:rsidRDefault="003B624F" w:rsidP="697FC5A2">
      <w:r>
        <w:rPr>
          <w:noProof/>
        </w:rPr>
        <mc:AlternateContent>
          <mc:Choice Requires="wps">
            <w:drawing>
              <wp:anchor distT="0" distB="0" distL="114300" distR="114300" simplePos="0" relativeHeight="251658287" behindDoc="0" locked="0" layoutInCell="1" allowOverlap="1" wp14:anchorId="4FE881B7" wp14:editId="65CD5528">
                <wp:simplePos x="0" y="0"/>
                <wp:positionH relativeFrom="column">
                  <wp:posOffset>149902</wp:posOffset>
                </wp:positionH>
                <wp:positionV relativeFrom="paragraph">
                  <wp:posOffset>963783</wp:posOffset>
                </wp:positionV>
                <wp:extent cx="554313" cy="2087880"/>
                <wp:effectExtent l="0" t="25400" r="43180" b="20320"/>
                <wp:wrapNone/>
                <wp:docPr id="317888659" name="直線箭頭接點 8"/>
                <wp:cNvGraphicFramePr/>
                <a:graphic xmlns:a="http://schemas.openxmlformats.org/drawingml/2006/main">
                  <a:graphicData uri="http://schemas.microsoft.com/office/word/2010/wordprocessingShape">
                    <wps:wsp>
                      <wps:cNvCnPr/>
                      <wps:spPr>
                        <a:xfrm flipV="1">
                          <a:off x="0" y="0"/>
                          <a:ext cx="554313" cy="2087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37FC06" id="直線箭頭接點 8" o:spid="_x0000_s1026" type="#_x0000_t32" style="position:absolute;margin-left:11.8pt;margin-top:75.9pt;width:43.65pt;height:164.4pt;flip:y;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88" behindDoc="0" locked="0" layoutInCell="1" allowOverlap="1" wp14:anchorId="54C7EA28" wp14:editId="6CB4AEA1">
                <wp:simplePos x="0" y="0"/>
                <wp:positionH relativeFrom="column">
                  <wp:posOffset>217356</wp:posOffset>
                </wp:positionH>
                <wp:positionV relativeFrom="paragraph">
                  <wp:posOffset>461613</wp:posOffset>
                </wp:positionV>
                <wp:extent cx="3042733" cy="2935157"/>
                <wp:effectExtent l="0" t="25400" r="31115" b="11430"/>
                <wp:wrapNone/>
                <wp:docPr id="1252922522" name="直線箭頭接點 8"/>
                <wp:cNvGraphicFramePr/>
                <a:graphic xmlns:a="http://schemas.openxmlformats.org/drawingml/2006/main">
                  <a:graphicData uri="http://schemas.microsoft.com/office/word/2010/wordprocessingShape">
                    <wps:wsp>
                      <wps:cNvCnPr/>
                      <wps:spPr>
                        <a:xfrm flipV="1">
                          <a:off x="0" y="0"/>
                          <a:ext cx="3042733" cy="29351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0B66C4" id="直線箭頭接點 8" o:spid="_x0000_s1026" type="#_x0000_t32" style="position:absolute;margin-left:17.1pt;margin-top:36.35pt;width:239.6pt;height:231.1pt;flip:y;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90" behindDoc="0" locked="0" layoutInCell="1" allowOverlap="1" wp14:anchorId="379B4A0B" wp14:editId="6AF66032">
                <wp:simplePos x="0" y="0"/>
                <wp:positionH relativeFrom="column">
                  <wp:posOffset>479684</wp:posOffset>
                </wp:positionH>
                <wp:positionV relativeFrom="paragraph">
                  <wp:posOffset>2295619</wp:posOffset>
                </wp:positionV>
                <wp:extent cx="3402705" cy="1392940"/>
                <wp:effectExtent l="0" t="25400" r="39370" b="17145"/>
                <wp:wrapNone/>
                <wp:docPr id="1512876232" name="直線箭頭接點 8"/>
                <wp:cNvGraphicFramePr/>
                <a:graphic xmlns:a="http://schemas.openxmlformats.org/drawingml/2006/main">
                  <a:graphicData uri="http://schemas.microsoft.com/office/word/2010/wordprocessingShape">
                    <wps:wsp>
                      <wps:cNvCnPr/>
                      <wps:spPr>
                        <a:xfrm flipV="1">
                          <a:off x="0" y="0"/>
                          <a:ext cx="3402705" cy="13929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0A0787" id="直線箭頭接點 8" o:spid="_x0000_s1026" type="#_x0000_t32" style="position:absolute;margin-left:37.75pt;margin-top:180.75pt;width:267.95pt;height:109.7pt;flip:y;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92" behindDoc="0" locked="0" layoutInCell="1" allowOverlap="1" wp14:anchorId="19B0B10C" wp14:editId="799561DA">
                <wp:simplePos x="0" y="0"/>
                <wp:positionH relativeFrom="column">
                  <wp:posOffset>994555</wp:posOffset>
                </wp:positionH>
                <wp:positionV relativeFrom="paragraph">
                  <wp:posOffset>963783</wp:posOffset>
                </wp:positionV>
                <wp:extent cx="2100913" cy="2088213"/>
                <wp:effectExtent l="25400" t="25400" r="20320" b="20320"/>
                <wp:wrapNone/>
                <wp:docPr id="375455588" name="直線箭頭接點 8"/>
                <wp:cNvGraphicFramePr/>
                <a:graphic xmlns:a="http://schemas.openxmlformats.org/drawingml/2006/main">
                  <a:graphicData uri="http://schemas.microsoft.com/office/word/2010/wordprocessingShape">
                    <wps:wsp>
                      <wps:cNvCnPr/>
                      <wps:spPr>
                        <a:xfrm flipH="1" flipV="1">
                          <a:off x="0" y="0"/>
                          <a:ext cx="2100913" cy="20882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B1FB45" id="直線箭頭接點 8" o:spid="_x0000_s1026" type="#_x0000_t32" style="position:absolute;margin-left:78.3pt;margin-top:75.9pt;width:165.45pt;height:164.45pt;flip:x y;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89" behindDoc="0" locked="0" layoutInCell="1" allowOverlap="1" wp14:anchorId="5955D430" wp14:editId="3D8AD873">
                <wp:simplePos x="0" y="0"/>
                <wp:positionH relativeFrom="column">
                  <wp:posOffset>3095469</wp:posOffset>
                </wp:positionH>
                <wp:positionV relativeFrom="paragraph">
                  <wp:posOffset>2297908</wp:posOffset>
                </wp:positionV>
                <wp:extent cx="1731041" cy="1391170"/>
                <wp:effectExtent l="0" t="25400" r="34290" b="19050"/>
                <wp:wrapNone/>
                <wp:docPr id="1008365092" name="直線箭頭接點 8"/>
                <wp:cNvGraphicFramePr/>
                <a:graphic xmlns:a="http://schemas.openxmlformats.org/drawingml/2006/main">
                  <a:graphicData uri="http://schemas.microsoft.com/office/word/2010/wordprocessingShape">
                    <wps:wsp>
                      <wps:cNvCnPr/>
                      <wps:spPr>
                        <a:xfrm flipV="1">
                          <a:off x="0" y="0"/>
                          <a:ext cx="1731041" cy="13911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90BA1C" id="直線箭頭接點 8" o:spid="_x0000_s1026" type="#_x0000_t32" style="position:absolute;margin-left:243.75pt;margin-top:180.95pt;width:136.3pt;height:109.55pt;flip:y;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91" behindDoc="0" locked="0" layoutInCell="1" allowOverlap="1" wp14:anchorId="34FE2F6C" wp14:editId="358FFAAD">
                <wp:simplePos x="0" y="0"/>
                <wp:positionH relativeFrom="column">
                  <wp:posOffset>3162925</wp:posOffset>
                </wp:positionH>
                <wp:positionV relativeFrom="paragraph">
                  <wp:posOffset>1923154</wp:posOffset>
                </wp:positionV>
                <wp:extent cx="291954" cy="1323715"/>
                <wp:effectExtent l="0" t="12700" r="38735" b="10160"/>
                <wp:wrapNone/>
                <wp:docPr id="1407397270" name="直線箭頭接點 8"/>
                <wp:cNvGraphicFramePr/>
                <a:graphic xmlns:a="http://schemas.openxmlformats.org/drawingml/2006/main">
                  <a:graphicData uri="http://schemas.microsoft.com/office/word/2010/wordprocessingShape">
                    <wps:wsp>
                      <wps:cNvCnPr/>
                      <wps:spPr>
                        <a:xfrm flipV="1">
                          <a:off x="0" y="0"/>
                          <a:ext cx="291954" cy="13237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509C45" id="直線箭頭接點 8" o:spid="_x0000_s1026" type="#_x0000_t32" style="position:absolute;margin-left:249.05pt;margin-top:151.45pt;width:23pt;height:104.25pt;flip:y;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" strokecolor="#156082 [3204]" strokeweight=".5pt">
                <v:stroke endarrow="block" joinstyle="miter"/>
              </v:shape>
            </w:pict>
          </mc:Fallback>
        </mc:AlternateContent>
      </w:r>
      <w:r w:rsidR="5E2C405D">
        <w:rPr>
          <w:noProof/>
        </w:rPr>
        <w:drawing>
          <wp:inline distT="0" distB="0" distL="0" distR="0" wp14:anchorId="398A9FA1" wp14:editId="4E6612DB">
            <wp:extent cx="5943600" cy="2886075"/>
            <wp:effectExtent l="0" t="0" r="0" b="0"/>
            <wp:docPr id="190621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1116" name="Picture 190621116"/>
                    <pic:cNvPicPr/>
                  </pic:nvPicPr>
                  <pic:blipFill>
                    <a:blip r:embed="rId134">
                      <a:extLst>
                        <a:ext uri="{28A0092B-C50C-407E-A947-70E740481C1C}">
                          <a14:useLocalDpi xmlns:a14="http://schemas.microsoft.com/office/drawing/2010/main"/>
                        </a:ext>
                      </a:extLst>
                    </a:blip>
                    <a:stretch>
                      <a:fillRect/>
                    </a:stretch>
                  </pic:blipFill>
                  <pic:spPr>
                    <a:xfrm>
                      <a:off x="0" y="0"/>
                      <a:ext cx="5943600" cy="2886075"/>
                    </a:xfrm>
                    <a:prstGeom prst="rect">
                      <a:avLst/>
                    </a:prstGeom>
                  </pic:spPr>
                </pic:pic>
              </a:graphicData>
            </a:graphic>
          </wp:inline>
        </w:drawing>
      </w:r>
      <w:r w:rsidR="2E4CBF92">
        <w:rPr>
          <w:noProof/>
        </w:rPr>
        <w:drawing>
          <wp:inline distT="0" distB="0" distL="0" distR="0" wp14:anchorId="19646382" wp14:editId="49CFD8D7">
            <wp:extent cx="2876550" cy="216663"/>
            <wp:effectExtent l="0" t="0" r="0" b="0"/>
            <wp:docPr id="1638988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88944" name="Picture 1638988944"/>
                    <pic:cNvPicPr/>
                  </pic:nvPicPr>
                  <pic:blipFill>
                    <a:blip r:embed="rId135">
                      <a:extLst>
                        <a:ext uri="{28A0092B-C50C-407E-A947-70E740481C1C}">
                          <a14:useLocalDpi xmlns:a14="http://schemas.microsoft.com/office/drawing/2010/main"/>
                        </a:ext>
                      </a:extLst>
                    </a:blip>
                    <a:stretch>
                      <a:fillRect/>
                    </a:stretch>
                  </pic:blipFill>
                  <pic:spPr>
                    <a:xfrm>
                      <a:off x="0" y="0"/>
                      <a:ext cx="2876550" cy="216663"/>
                    </a:xfrm>
                    <a:prstGeom prst="rect">
                      <a:avLst/>
                    </a:prstGeom>
                  </pic:spPr>
                </pic:pic>
              </a:graphicData>
            </a:graphic>
          </wp:inline>
        </w:drawing>
      </w:r>
      <w:r w:rsidR="04441A30">
        <w:rPr>
          <w:noProof/>
        </w:rPr>
        <w:drawing>
          <wp:inline distT="0" distB="0" distL="0" distR="0" wp14:anchorId="78DC5784" wp14:editId="7A8023EB">
            <wp:extent cx="2914650" cy="247558"/>
            <wp:effectExtent l="0" t="0" r="0" b="0"/>
            <wp:docPr id="906061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61002" name="Picture 906061002"/>
                    <pic:cNvPicPr/>
                  </pic:nvPicPr>
                  <pic:blipFill>
                    <a:blip r:embed="rId136">
                      <a:extLst>
                        <a:ext uri="{28A0092B-C50C-407E-A947-70E740481C1C}">
                          <a14:useLocalDpi xmlns:a14="http://schemas.microsoft.com/office/drawing/2010/main"/>
                        </a:ext>
                      </a:extLst>
                    </a:blip>
                    <a:stretch>
                      <a:fillRect/>
                    </a:stretch>
                  </pic:blipFill>
                  <pic:spPr>
                    <a:xfrm>
                      <a:off x="0" y="0"/>
                      <a:ext cx="2914650" cy="247558"/>
                    </a:xfrm>
                    <a:prstGeom prst="rect">
                      <a:avLst/>
                    </a:prstGeom>
                  </pic:spPr>
                </pic:pic>
              </a:graphicData>
            </a:graphic>
          </wp:inline>
        </w:drawing>
      </w:r>
      <w:r w:rsidR="2E4CBF92">
        <w:rPr>
          <w:noProof/>
        </w:rPr>
        <w:drawing>
          <wp:inline distT="0" distB="0" distL="0" distR="0" wp14:anchorId="5DD4C8A2" wp14:editId="16E55033">
            <wp:extent cx="2809875" cy="292695"/>
            <wp:effectExtent l="0" t="0" r="0" b="0"/>
            <wp:docPr id="126592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2395" name="Picture 126592395"/>
                    <pic:cNvPicPr/>
                  </pic:nvPicPr>
                  <pic:blipFill>
                    <a:blip r:embed="rId137">
                      <a:extLst>
                        <a:ext uri="{28A0092B-C50C-407E-A947-70E740481C1C}">
                          <a14:useLocalDpi xmlns:a14="http://schemas.microsoft.com/office/drawing/2010/main"/>
                        </a:ext>
                      </a:extLst>
                    </a:blip>
                    <a:stretch>
                      <a:fillRect/>
                    </a:stretch>
                  </pic:blipFill>
                  <pic:spPr>
                    <a:xfrm>
                      <a:off x="0" y="0"/>
                      <a:ext cx="2809875" cy="292695"/>
                    </a:xfrm>
                    <a:prstGeom prst="rect">
                      <a:avLst/>
                    </a:prstGeom>
                  </pic:spPr>
                </pic:pic>
              </a:graphicData>
            </a:graphic>
          </wp:inline>
        </w:drawing>
      </w:r>
      <w:r w:rsidR="2E4CBF92">
        <w:rPr>
          <w:noProof/>
        </w:rPr>
        <w:drawing>
          <wp:inline distT="0" distB="0" distL="0" distR="0" wp14:anchorId="009B7EC0" wp14:editId="417AC5B3">
            <wp:extent cx="2847975" cy="387945"/>
            <wp:effectExtent l="0" t="0" r="0" b="0"/>
            <wp:docPr id="1063482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82551" name="Picture 1063482551"/>
                    <pic:cNvPicPr/>
                  </pic:nvPicPr>
                  <pic:blipFill>
                    <a:blip r:embed="rId138">
                      <a:extLst>
                        <a:ext uri="{28A0092B-C50C-407E-A947-70E740481C1C}">
                          <a14:useLocalDpi xmlns:a14="http://schemas.microsoft.com/office/drawing/2010/main"/>
                        </a:ext>
                      </a:extLst>
                    </a:blip>
                    <a:stretch>
                      <a:fillRect/>
                    </a:stretch>
                  </pic:blipFill>
                  <pic:spPr>
                    <a:xfrm>
                      <a:off x="0" y="0"/>
                      <a:ext cx="2847975" cy="387945"/>
                    </a:xfrm>
                    <a:prstGeom prst="rect">
                      <a:avLst/>
                    </a:prstGeom>
                  </pic:spPr>
                </pic:pic>
              </a:graphicData>
            </a:graphic>
          </wp:inline>
        </w:drawing>
      </w:r>
      <w:r w:rsidR="2E4CBF92">
        <w:rPr>
          <w:noProof/>
        </w:rPr>
        <w:drawing>
          <wp:inline distT="0" distB="0" distL="0" distR="0" wp14:anchorId="5DC732B5" wp14:editId="62824CA1">
            <wp:extent cx="2752725" cy="273508"/>
            <wp:effectExtent l="0" t="0" r="0" b="0"/>
            <wp:docPr id="15198439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43950" name="Picture 1519843950"/>
                    <pic:cNvPicPr/>
                  </pic:nvPicPr>
                  <pic:blipFill>
                    <a:blip r:embed="rId139">
                      <a:extLst>
                        <a:ext uri="{28A0092B-C50C-407E-A947-70E740481C1C}">
                          <a14:useLocalDpi xmlns:a14="http://schemas.microsoft.com/office/drawing/2010/main"/>
                        </a:ext>
                      </a:extLst>
                    </a:blip>
                    <a:stretch>
                      <a:fillRect/>
                    </a:stretch>
                  </pic:blipFill>
                  <pic:spPr>
                    <a:xfrm>
                      <a:off x="0" y="0"/>
                      <a:ext cx="2752725" cy="273508"/>
                    </a:xfrm>
                    <a:prstGeom prst="rect">
                      <a:avLst/>
                    </a:prstGeom>
                  </pic:spPr>
                </pic:pic>
              </a:graphicData>
            </a:graphic>
          </wp:inline>
        </w:drawing>
      </w:r>
      <w:r w:rsidR="2E4CBF92">
        <w:rPr>
          <w:noProof/>
        </w:rPr>
        <w:drawing>
          <wp:inline distT="0" distB="0" distL="0" distR="0" wp14:anchorId="0E6622F0" wp14:editId="6F6AED78">
            <wp:extent cx="2790825" cy="313073"/>
            <wp:effectExtent l="0" t="0" r="0" b="0"/>
            <wp:docPr id="611655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55059" name="Picture 611655059"/>
                    <pic:cNvPicPr/>
                  </pic:nvPicPr>
                  <pic:blipFill>
                    <a:blip r:embed="rId140">
                      <a:extLst>
                        <a:ext uri="{28A0092B-C50C-407E-A947-70E740481C1C}">
                          <a14:useLocalDpi xmlns:a14="http://schemas.microsoft.com/office/drawing/2010/main"/>
                        </a:ext>
                      </a:extLst>
                    </a:blip>
                    <a:stretch>
                      <a:fillRect/>
                    </a:stretch>
                  </pic:blipFill>
                  <pic:spPr>
                    <a:xfrm>
                      <a:off x="0" y="0"/>
                      <a:ext cx="2790825" cy="313073"/>
                    </a:xfrm>
                    <a:prstGeom prst="rect">
                      <a:avLst/>
                    </a:prstGeom>
                  </pic:spPr>
                </pic:pic>
              </a:graphicData>
            </a:graphic>
          </wp:inline>
        </w:drawing>
      </w:r>
    </w:p>
    <w:p w14:paraId="54E8DFD0" w14:textId="6EE5A71E" w:rsidR="00232440" w:rsidRPr="00F24057" w:rsidRDefault="008A4158" w:rsidP="697FC5A2">
      <w:r>
        <w:br w:type="page"/>
      </w:r>
    </w:p>
    <w:p w14:paraId="265DC7F1" w14:textId="2C005AA8" w:rsidR="00232440" w:rsidRPr="00F24057" w:rsidRDefault="009C4306" w:rsidP="697FC5A2">
      <w:r>
        <w:rPr>
          <w:noProof/>
        </w:rPr>
        <mc:AlternateContent>
          <mc:Choice Requires="wps">
            <w:drawing>
              <wp:anchor distT="0" distB="0" distL="114300" distR="114300" simplePos="0" relativeHeight="251658293" behindDoc="0" locked="0" layoutInCell="1" allowOverlap="1" wp14:anchorId="4BD05364" wp14:editId="473A58CD">
                <wp:simplePos x="0" y="0"/>
                <wp:positionH relativeFrom="column">
                  <wp:posOffset>517160</wp:posOffset>
                </wp:positionH>
                <wp:positionV relativeFrom="paragraph">
                  <wp:posOffset>1232108</wp:posOffset>
                </wp:positionV>
                <wp:extent cx="456929" cy="1983282"/>
                <wp:effectExtent l="0" t="12700" r="38735" b="10795"/>
                <wp:wrapNone/>
                <wp:docPr id="1563048369" name="直線箭頭接點 8"/>
                <wp:cNvGraphicFramePr/>
                <a:graphic xmlns:a="http://schemas.openxmlformats.org/drawingml/2006/main">
                  <a:graphicData uri="http://schemas.microsoft.com/office/word/2010/wordprocessingShape">
                    <wps:wsp>
                      <wps:cNvCnPr/>
                      <wps:spPr>
                        <a:xfrm flipV="1">
                          <a:off x="0" y="0"/>
                          <a:ext cx="456929" cy="19832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32CC5B" id="直線箭頭接點 8" o:spid="_x0000_s1026" type="#_x0000_t32" style="position:absolute;margin-left:40.7pt;margin-top:97pt;width:36pt;height:156.15pt;flip:y;z-index:251658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94" behindDoc="0" locked="0" layoutInCell="1" allowOverlap="1" wp14:anchorId="1DF24FC1" wp14:editId="03EA8294">
                <wp:simplePos x="0" y="0"/>
                <wp:positionH relativeFrom="column">
                  <wp:posOffset>1873770</wp:posOffset>
                </wp:positionH>
                <wp:positionV relativeFrom="paragraph">
                  <wp:posOffset>1277078</wp:posOffset>
                </wp:positionV>
                <wp:extent cx="2540750" cy="3212475"/>
                <wp:effectExtent l="0" t="12700" r="37465" b="13335"/>
                <wp:wrapNone/>
                <wp:docPr id="1578163234" name="直線箭頭接點 8"/>
                <wp:cNvGraphicFramePr/>
                <a:graphic xmlns:a="http://schemas.openxmlformats.org/drawingml/2006/main">
                  <a:graphicData uri="http://schemas.microsoft.com/office/word/2010/wordprocessingShape">
                    <wps:wsp>
                      <wps:cNvCnPr/>
                      <wps:spPr>
                        <a:xfrm flipV="1">
                          <a:off x="0" y="0"/>
                          <a:ext cx="2540750" cy="3212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687E64" id="直線箭頭接點 8" o:spid="_x0000_s1026" type="#_x0000_t32" style="position:absolute;margin-left:147.55pt;margin-top:100.55pt;width:200.05pt;height:252.95pt;flip:y;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" strokecolor="#156082 [3204]" strokeweight=".5pt">
                <v:stroke endarrow="block" joinstyle="miter"/>
              </v:shape>
            </w:pict>
          </mc:Fallback>
        </mc:AlternateContent>
      </w:r>
      <w:r w:rsidR="6B5C9474">
        <w:rPr>
          <w:noProof/>
        </w:rPr>
        <w:drawing>
          <wp:inline distT="0" distB="0" distL="0" distR="0" wp14:anchorId="4FAE651F" wp14:editId="3AC7C86D">
            <wp:extent cx="5943600" cy="3076575"/>
            <wp:effectExtent l="0" t="0" r="0" b="0"/>
            <wp:docPr id="784421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21510" name="Picture 784421510"/>
                    <pic:cNvPicPr/>
                  </pic:nvPicPr>
                  <pic:blipFill>
                    <a:blip r:embed="rId141">
                      <a:extLst>
                        <a:ext uri="{28A0092B-C50C-407E-A947-70E740481C1C}">
                          <a14:useLocalDpi xmlns:a14="http://schemas.microsoft.com/office/drawing/2010/main"/>
                        </a:ext>
                      </a:extLst>
                    </a:blip>
                    <a:stretch>
                      <a:fillRect/>
                    </a:stretch>
                  </pic:blipFill>
                  <pic:spPr>
                    <a:xfrm>
                      <a:off x="0" y="0"/>
                      <a:ext cx="5943600" cy="3076575"/>
                    </a:xfrm>
                    <a:prstGeom prst="rect">
                      <a:avLst/>
                    </a:prstGeom>
                  </pic:spPr>
                </pic:pic>
              </a:graphicData>
            </a:graphic>
          </wp:inline>
        </w:drawing>
      </w:r>
      <w:r w:rsidR="7B153AC0">
        <w:rPr>
          <w:noProof/>
        </w:rPr>
        <w:drawing>
          <wp:inline distT="0" distB="0" distL="0" distR="0" wp14:anchorId="39E7F88E" wp14:editId="2239E6E4">
            <wp:extent cx="4940554" cy="317516"/>
            <wp:effectExtent l="0" t="0" r="0" b="0"/>
            <wp:docPr id="8314116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56950" name="Picture 2017256950"/>
                    <pic:cNvPicPr/>
                  </pic:nvPicPr>
                  <pic:blipFill>
                    <a:blip r:embed="rId124">
                      <a:extLst>
                        <a:ext uri="{28A0092B-C50C-407E-A947-70E740481C1C}">
                          <a14:useLocalDpi xmlns:a14="http://schemas.microsoft.com/office/drawing/2010/main"/>
                        </a:ext>
                      </a:extLst>
                    </a:blip>
                    <a:stretch>
                      <a:fillRect/>
                    </a:stretch>
                  </pic:blipFill>
                  <pic:spPr>
                    <a:xfrm>
                      <a:off x="0" y="0"/>
                      <a:ext cx="4940554" cy="317516"/>
                    </a:xfrm>
                    <a:prstGeom prst="rect">
                      <a:avLst/>
                    </a:prstGeom>
                  </pic:spPr>
                </pic:pic>
              </a:graphicData>
            </a:graphic>
          </wp:inline>
        </w:drawing>
      </w:r>
      <w:r w:rsidR="7B153AC0">
        <w:rPr>
          <w:noProof/>
        </w:rPr>
        <w:drawing>
          <wp:inline distT="0" distB="0" distL="0" distR="0" wp14:anchorId="7A6929ED" wp14:editId="19F15B0A">
            <wp:extent cx="2083570" cy="2356698"/>
            <wp:effectExtent l="0" t="0" r="0" b="0"/>
            <wp:docPr id="18762080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08056" name="Picture 1876208056"/>
                    <pic:cNvPicPr/>
                  </pic:nvPicPr>
                  <pic:blipFill>
                    <a:blip r:embed="rId142">
                      <a:extLst>
                        <a:ext uri="{28A0092B-C50C-407E-A947-70E740481C1C}">
                          <a14:useLocalDpi xmlns:a14="http://schemas.microsoft.com/office/drawing/2010/main"/>
                        </a:ext>
                      </a:extLst>
                    </a:blip>
                    <a:stretch>
                      <a:fillRect/>
                    </a:stretch>
                  </pic:blipFill>
                  <pic:spPr>
                    <a:xfrm>
                      <a:off x="0" y="0"/>
                      <a:ext cx="2083570" cy="2356698"/>
                    </a:xfrm>
                    <a:prstGeom prst="rect">
                      <a:avLst/>
                    </a:prstGeom>
                  </pic:spPr>
                </pic:pic>
              </a:graphicData>
            </a:graphic>
          </wp:inline>
        </w:drawing>
      </w:r>
    </w:p>
    <w:p w14:paraId="07A03C1A" w14:textId="1DE56872" w:rsidR="00232440" w:rsidRPr="00F24057" w:rsidRDefault="008A4158" w:rsidP="697FC5A2">
      <w:r>
        <w:br w:type="page"/>
      </w:r>
    </w:p>
    <w:p w14:paraId="02FAE24B" w14:textId="46CC2CCD" w:rsidR="00232440" w:rsidRPr="00F24057" w:rsidRDefault="009C4306" w:rsidP="697FC5A2">
      <w:r>
        <w:rPr>
          <w:noProof/>
        </w:rPr>
        <mc:AlternateContent>
          <mc:Choice Requires="wps">
            <w:drawing>
              <wp:anchor distT="0" distB="0" distL="114300" distR="114300" simplePos="0" relativeHeight="251658296" behindDoc="0" locked="0" layoutInCell="1" allowOverlap="1" wp14:anchorId="56B77B26" wp14:editId="71CFBDE8">
                <wp:simplePos x="0" y="0"/>
                <wp:positionH relativeFrom="column">
                  <wp:posOffset>1963502</wp:posOffset>
                </wp:positionH>
                <wp:positionV relativeFrom="paragraph">
                  <wp:posOffset>1401580</wp:posOffset>
                </wp:positionV>
                <wp:extent cx="2541041" cy="3156034"/>
                <wp:effectExtent l="0" t="12700" r="37465" b="19050"/>
                <wp:wrapNone/>
                <wp:docPr id="204557046" name="直線箭頭接點 8"/>
                <wp:cNvGraphicFramePr/>
                <a:graphic xmlns:a="http://schemas.openxmlformats.org/drawingml/2006/main">
                  <a:graphicData uri="http://schemas.microsoft.com/office/word/2010/wordprocessingShape">
                    <wps:wsp>
                      <wps:cNvCnPr/>
                      <wps:spPr>
                        <a:xfrm flipV="1">
                          <a:off x="0" y="0"/>
                          <a:ext cx="2541041" cy="31560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6A6642" id="直線箭頭接點 8" o:spid="_x0000_s1026" type="#_x0000_t32" style="position:absolute;margin-left:154.6pt;margin-top:110.35pt;width:200.1pt;height:248.5pt;flip:y;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95" behindDoc="0" locked="0" layoutInCell="1" allowOverlap="1" wp14:anchorId="0D0089B6" wp14:editId="1F949D53">
                <wp:simplePos x="0" y="0"/>
                <wp:positionH relativeFrom="column">
                  <wp:posOffset>97436</wp:posOffset>
                </wp:positionH>
                <wp:positionV relativeFrom="paragraph">
                  <wp:posOffset>1214203</wp:posOffset>
                </wp:positionV>
                <wp:extent cx="899410" cy="1941227"/>
                <wp:effectExtent l="0" t="12700" r="40640" b="14605"/>
                <wp:wrapNone/>
                <wp:docPr id="1601092298" name="直線箭頭接點 8"/>
                <wp:cNvGraphicFramePr/>
                <a:graphic xmlns:a="http://schemas.openxmlformats.org/drawingml/2006/main">
                  <a:graphicData uri="http://schemas.microsoft.com/office/word/2010/wordprocessingShape">
                    <wps:wsp>
                      <wps:cNvCnPr/>
                      <wps:spPr>
                        <a:xfrm flipV="1">
                          <a:off x="0" y="0"/>
                          <a:ext cx="899410" cy="19412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8DB302" id="直線箭頭接點 8" o:spid="_x0000_s1026" type="#_x0000_t32" style="position:absolute;margin-left:7.65pt;margin-top:95.6pt;width:70.8pt;height:152.85pt;flip:y;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" strokecolor="#156082 [3204]" strokeweight=".5pt">
                <v:stroke endarrow="block" joinstyle="miter"/>
              </v:shape>
            </w:pict>
          </mc:Fallback>
        </mc:AlternateContent>
      </w:r>
      <w:r w:rsidR="795B2023">
        <w:rPr>
          <w:noProof/>
        </w:rPr>
        <w:drawing>
          <wp:inline distT="0" distB="0" distL="0" distR="0" wp14:anchorId="3F815F50" wp14:editId="338FB861">
            <wp:extent cx="5943600" cy="3019425"/>
            <wp:effectExtent l="0" t="0" r="0" b="0"/>
            <wp:docPr id="330281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81689" name="Picture 330281689"/>
                    <pic:cNvPicPr/>
                  </pic:nvPicPr>
                  <pic:blipFill>
                    <a:blip r:embed="rId143">
                      <a:extLst>
                        <a:ext uri="{28A0092B-C50C-407E-A947-70E740481C1C}">
                          <a14:useLocalDpi xmlns:a14="http://schemas.microsoft.com/office/drawing/2010/main"/>
                        </a:ext>
                      </a:extLst>
                    </a:blip>
                    <a:stretch>
                      <a:fillRect/>
                    </a:stretch>
                  </pic:blipFill>
                  <pic:spPr>
                    <a:xfrm>
                      <a:off x="0" y="0"/>
                      <a:ext cx="5943600" cy="3019425"/>
                    </a:xfrm>
                    <a:prstGeom prst="rect">
                      <a:avLst/>
                    </a:prstGeom>
                  </pic:spPr>
                </pic:pic>
              </a:graphicData>
            </a:graphic>
          </wp:inline>
        </w:drawing>
      </w:r>
      <w:r w:rsidR="51B2E3B8">
        <w:rPr>
          <w:noProof/>
        </w:rPr>
        <w:drawing>
          <wp:inline distT="0" distB="0" distL="0" distR="0" wp14:anchorId="0B7F4BD7" wp14:editId="75F3B3DB">
            <wp:extent cx="4940554" cy="317516"/>
            <wp:effectExtent l="0" t="0" r="0" b="0"/>
            <wp:docPr id="1721449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56950" name="Picture 2017256950"/>
                    <pic:cNvPicPr/>
                  </pic:nvPicPr>
                  <pic:blipFill>
                    <a:blip r:embed="rId124">
                      <a:extLst>
                        <a:ext uri="{28A0092B-C50C-407E-A947-70E740481C1C}">
                          <a14:useLocalDpi xmlns:a14="http://schemas.microsoft.com/office/drawing/2010/main"/>
                        </a:ext>
                      </a:extLst>
                    </a:blip>
                    <a:stretch>
                      <a:fillRect/>
                    </a:stretch>
                  </pic:blipFill>
                  <pic:spPr>
                    <a:xfrm>
                      <a:off x="0" y="0"/>
                      <a:ext cx="4940554" cy="317516"/>
                    </a:xfrm>
                    <a:prstGeom prst="rect">
                      <a:avLst/>
                    </a:prstGeom>
                  </pic:spPr>
                </pic:pic>
              </a:graphicData>
            </a:graphic>
          </wp:inline>
        </w:drawing>
      </w:r>
      <w:r w:rsidR="51B2E3B8">
        <w:rPr>
          <w:noProof/>
        </w:rPr>
        <w:drawing>
          <wp:inline distT="0" distB="0" distL="0" distR="0" wp14:anchorId="277D3D6C" wp14:editId="4D8572E1">
            <wp:extent cx="2083570" cy="2356698"/>
            <wp:effectExtent l="0" t="0" r="0" b="0"/>
            <wp:docPr id="16043855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08056" name="Picture 1876208056"/>
                    <pic:cNvPicPr/>
                  </pic:nvPicPr>
                  <pic:blipFill>
                    <a:blip r:embed="rId142">
                      <a:extLst>
                        <a:ext uri="{28A0092B-C50C-407E-A947-70E740481C1C}">
                          <a14:useLocalDpi xmlns:a14="http://schemas.microsoft.com/office/drawing/2010/main"/>
                        </a:ext>
                      </a:extLst>
                    </a:blip>
                    <a:stretch>
                      <a:fillRect/>
                    </a:stretch>
                  </pic:blipFill>
                  <pic:spPr>
                    <a:xfrm>
                      <a:off x="0" y="0"/>
                      <a:ext cx="2083570" cy="2356698"/>
                    </a:xfrm>
                    <a:prstGeom prst="rect">
                      <a:avLst/>
                    </a:prstGeom>
                  </pic:spPr>
                </pic:pic>
              </a:graphicData>
            </a:graphic>
          </wp:inline>
        </w:drawing>
      </w:r>
    </w:p>
    <w:p w14:paraId="45C21C63" w14:textId="12486EF9" w:rsidR="00232440" w:rsidRPr="00F24057" w:rsidRDefault="00232440" w:rsidP="697FC5A2"/>
    <w:p w14:paraId="2A1235BF" w14:textId="13471B3B" w:rsidR="00232440" w:rsidRPr="00F24057" w:rsidRDefault="008A4158" w:rsidP="697FC5A2">
      <w:r>
        <w:br w:type="page"/>
      </w:r>
    </w:p>
    <w:p w14:paraId="49A89252" w14:textId="17442404" w:rsidR="00232440" w:rsidRPr="00F24057" w:rsidRDefault="009C4306" w:rsidP="697FC5A2">
      <w:r>
        <w:rPr>
          <w:noProof/>
        </w:rPr>
        <mc:AlternateContent>
          <mc:Choice Requires="wps">
            <w:drawing>
              <wp:anchor distT="0" distB="0" distL="114300" distR="114300" simplePos="0" relativeHeight="251658299" behindDoc="0" locked="0" layoutInCell="1" allowOverlap="1" wp14:anchorId="7BFC7436" wp14:editId="47525F68">
                <wp:simplePos x="0" y="0"/>
                <wp:positionH relativeFrom="column">
                  <wp:posOffset>667062</wp:posOffset>
                </wp:positionH>
                <wp:positionV relativeFrom="paragraph">
                  <wp:posOffset>1929150</wp:posOffset>
                </wp:positionV>
                <wp:extent cx="1423993" cy="2575393"/>
                <wp:effectExtent l="0" t="12700" r="36830" b="15875"/>
                <wp:wrapNone/>
                <wp:docPr id="1562926096" name="直線箭頭接點 8"/>
                <wp:cNvGraphicFramePr/>
                <a:graphic xmlns:a="http://schemas.openxmlformats.org/drawingml/2006/main">
                  <a:graphicData uri="http://schemas.microsoft.com/office/word/2010/wordprocessingShape">
                    <wps:wsp>
                      <wps:cNvCnPr/>
                      <wps:spPr>
                        <a:xfrm flipV="1">
                          <a:off x="0" y="0"/>
                          <a:ext cx="1423993" cy="25753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C8C5AA" id="直線箭頭接點 8" o:spid="_x0000_s1026" type="#_x0000_t32" style="position:absolute;margin-left:52.5pt;margin-top:151.9pt;width:112.15pt;height:202.8pt;flip:y;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98" behindDoc="0" locked="0" layoutInCell="1" allowOverlap="1" wp14:anchorId="33CBA290" wp14:editId="04767798">
                <wp:simplePos x="0" y="0"/>
                <wp:positionH relativeFrom="column">
                  <wp:posOffset>2616407</wp:posOffset>
                </wp:positionH>
                <wp:positionV relativeFrom="paragraph">
                  <wp:posOffset>1531910</wp:posOffset>
                </wp:positionV>
                <wp:extent cx="913776" cy="1818391"/>
                <wp:effectExtent l="25400" t="25400" r="13335" b="10795"/>
                <wp:wrapNone/>
                <wp:docPr id="494599966" name="直線箭頭接點 8"/>
                <wp:cNvGraphicFramePr/>
                <a:graphic xmlns:a="http://schemas.openxmlformats.org/drawingml/2006/main">
                  <a:graphicData uri="http://schemas.microsoft.com/office/word/2010/wordprocessingShape">
                    <wps:wsp>
                      <wps:cNvCnPr/>
                      <wps:spPr>
                        <a:xfrm flipH="1" flipV="1">
                          <a:off x="0" y="0"/>
                          <a:ext cx="913776" cy="18183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E02B53" id="直線箭頭接點 8" o:spid="_x0000_s1026" type="#_x0000_t32" style="position:absolute;margin-left:206pt;margin-top:120.6pt;width:71.95pt;height:143.2pt;flip:x y;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" strokecolor="#156082 [3204]" strokeweight=".5pt">
                <v:stroke endarrow="block" joinstyle="miter"/>
              </v:shape>
            </w:pict>
          </mc:Fallback>
        </mc:AlternateContent>
      </w:r>
      <w:r>
        <w:rPr>
          <w:noProof/>
        </w:rPr>
        <mc:AlternateContent>
          <mc:Choice Requires="wps">
            <w:drawing>
              <wp:anchor distT="0" distB="0" distL="114300" distR="114300" simplePos="0" relativeHeight="251658297" behindDoc="0" locked="0" layoutInCell="1" allowOverlap="1" wp14:anchorId="4DFCD966" wp14:editId="0A6ED1DC">
                <wp:simplePos x="0" y="0"/>
                <wp:positionH relativeFrom="column">
                  <wp:posOffset>284812</wp:posOffset>
                </wp:positionH>
                <wp:positionV relativeFrom="paragraph">
                  <wp:posOffset>1262089</wp:posOffset>
                </wp:positionV>
                <wp:extent cx="1738297" cy="1998272"/>
                <wp:effectExtent l="0" t="25400" r="40005" b="21590"/>
                <wp:wrapNone/>
                <wp:docPr id="1703978072" name="直線箭頭接點 8"/>
                <wp:cNvGraphicFramePr/>
                <a:graphic xmlns:a="http://schemas.openxmlformats.org/drawingml/2006/main">
                  <a:graphicData uri="http://schemas.microsoft.com/office/word/2010/wordprocessingShape">
                    <wps:wsp>
                      <wps:cNvCnPr/>
                      <wps:spPr>
                        <a:xfrm flipV="1">
                          <a:off x="0" y="0"/>
                          <a:ext cx="1738297" cy="19982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1FE2F0" id="直線箭頭接點 8" o:spid="_x0000_s1026" type="#_x0000_t32" style="position:absolute;margin-left:22.45pt;margin-top:99.4pt;width:136.85pt;height:157.35pt;flip:y;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" strokecolor="#156082 [3204]" strokeweight=".5pt">
                <v:stroke endarrow="block" joinstyle="miter"/>
              </v:shape>
            </w:pict>
          </mc:Fallback>
        </mc:AlternateContent>
      </w:r>
      <w:r w:rsidR="35972311">
        <w:rPr>
          <w:noProof/>
        </w:rPr>
        <w:drawing>
          <wp:inline distT="0" distB="0" distL="0" distR="0" wp14:anchorId="6F5C674E" wp14:editId="546E71F0">
            <wp:extent cx="5943600" cy="3028950"/>
            <wp:effectExtent l="0" t="0" r="0" b="0"/>
            <wp:docPr id="104239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9717" name="Picture 104239717"/>
                    <pic:cNvPicPr/>
                  </pic:nvPicPr>
                  <pic:blipFill>
                    <a:blip r:embed="rId144">
                      <a:extLst>
                        <a:ext uri="{28A0092B-C50C-407E-A947-70E740481C1C}">
                          <a14:useLocalDpi xmlns:a14="http://schemas.microsoft.com/office/drawing/2010/main"/>
                        </a:ext>
                      </a:extLst>
                    </a:blip>
                    <a:stretch>
                      <a:fillRect/>
                    </a:stretch>
                  </pic:blipFill>
                  <pic:spPr>
                    <a:xfrm>
                      <a:off x="0" y="0"/>
                      <a:ext cx="5943600" cy="3028950"/>
                    </a:xfrm>
                    <a:prstGeom prst="rect">
                      <a:avLst/>
                    </a:prstGeom>
                  </pic:spPr>
                </pic:pic>
              </a:graphicData>
            </a:graphic>
          </wp:inline>
        </w:drawing>
      </w:r>
      <w:r w:rsidR="3410B177">
        <w:rPr>
          <w:noProof/>
        </w:rPr>
        <w:drawing>
          <wp:inline distT="0" distB="0" distL="0" distR="0" wp14:anchorId="1E605C92" wp14:editId="7D6DE90F">
            <wp:extent cx="2947476" cy="949427"/>
            <wp:effectExtent l="0" t="0" r="0" b="0"/>
            <wp:docPr id="1456063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63298" name="Picture 1456063298"/>
                    <pic:cNvPicPr/>
                  </pic:nvPicPr>
                  <pic:blipFill>
                    <a:blip r:embed="rId145">
                      <a:extLst>
                        <a:ext uri="{28A0092B-C50C-407E-A947-70E740481C1C}">
                          <a14:useLocalDpi xmlns:a14="http://schemas.microsoft.com/office/drawing/2010/main"/>
                        </a:ext>
                      </a:extLst>
                    </a:blip>
                    <a:stretch>
                      <a:fillRect/>
                    </a:stretch>
                  </pic:blipFill>
                  <pic:spPr>
                    <a:xfrm>
                      <a:off x="0" y="0"/>
                      <a:ext cx="2947476" cy="949427"/>
                    </a:xfrm>
                    <a:prstGeom prst="rect">
                      <a:avLst/>
                    </a:prstGeom>
                  </pic:spPr>
                </pic:pic>
              </a:graphicData>
            </a:graphic>
          </wp:inline>
        </w:drawing>
      </w:r>
      <w:r w:rsidR="3410B177">
        <w:rPr>
          <w:noProof/>
        </w:rPr>
        <w:drawing>
          <wp:inline distT="0" distB="0" distL="0" distR="0" wp14:anchorId="37A6F95B" wp14:editId="7DFE03BA">
            <wp:extent cx="2991346" cy="781393"/>
            <wp:effectExtent l="0" t="0" r="0" b="0"/>
            <wp:docPr id="246767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67483" name="Picture 246767483"/>
                    <pic:cNvPicPr/>
                  </pic:nvPicPr>
                  <pic:blipFill>
                    <a:blip r:embed="rId146">
                      <a:extLst>
                        <a:ext uri="{28A0092B-C50C-407E-A947-70E740481C1C}">
                          <a14:useLocalDpi xmlns:a14="http://schemas.microsoft.com/office/drawing/2010/main"/>
                        </a:ext>
                      </a:extLst>
                    </a:blip>
                    <a:stretch>
                      <a:fillRect/>
                    </a:stretch>
                  </pic:blipFill>
                  <pic:spPr>
                    <a:xfrm>
                      <a:off x="0" y="0"/>
                      <a:ext cx="2991346" cy="781393"/>
                    </a:xfrm>
                    <a:prstGeom prst="rect">
                      <a:avLst/>
                    </a:prstGeom>
                  </pic:spPr>
                </pic:pic>
              </a:graphicData>
            </a:graphic>
          </wp:inline>
        </w:drawing>
      </w:r>
      <w:r w:rsidR="3410B177">
        <w:rPr>
          <w:noProof/>
        </w:rPr>
        <w:drawing>
          <wp:inline distT="0" distB="0" distL="0" distR="0" wp14:anchorId="1F62C349" wp14:editId="7CD63B4D">
            <wp:extent cx="5466377" cy="1200150"/>
            <wp:effectExtent l="0" t="0" r="0" b="0"/>
            <wp:docPr id="13129471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47186" name="Picture 1312947186"/>
                    <pic:cNvPicPr/>
                  </pic:nvPicPr>
                  <pic:blipFill>
                    <a:blip r:embed="rId147">
                      <a:extLst>
                        <a:ext uri="{28A0092B-C50C-407E-A947-70E740481C1C}">
                          <a14:useLocalDpi xmlns:a14="http://schemas.microsoft.com/office/drawing/2010/main"/>
                        </a:ext>
                      </a:extLst>
                    </a:blip>
                    <a:stretch>
                      <a:fillRect/>
                    </a:stretch>
                  </pic:blipFill>
                  <pic:spPr>
                    <a:xfrm>
                      <a:off x="0" y="0"/>
                      <a:ext cx="5466377" cy="1200150"/>
                    </a:xfrm>
                    <a:prstGeom prst="rect">
                      <a:avLst/>
                    </a:prstGeom>
                  </pic:spPr>
                </pic:pic>
              </a:graphicData>
            </a:graphic>
          </wp:inline>
        </w:drawing>
      </w:r>
    </w:p>
    <w:p w14:paraId="753CE21B" w14:textId="5759209F" w:rsidR="00232440" w:rsidRPr="00F24057" w:rsidRDefault="008A4158" w:rsidP="697FC5A2">
      <w:r>
        <w:br w:type="page"/>
      </w:r>
    </w:p>
    <w:p w14:paraId="1A350C24" w14:textId="25E56CEC" w:rsidR="00232440" w:rsidRPr="00F24057" w:rsidRDefault="009C4306" w:rsidP="697FC5A2">
      <w:r>
        <w:rPr>
          <w:noProof/>
        </w:rPr>
        <mc:AlternateContent>
          <mc:Choice Requires="wps">
            <w:drawing>
              <wp:anchor distT="0" distB="0" distL="114300" distR="114300" simplePos="0" relativeHeight="251658302" behindDoc="0" locked="0" layoutInCell="1" allowOverlap="1" wp14:anchorId="555FF235" wp14:editId="4263E6D0">
                <wp:simplePos x="0" y="0"/>
                <wp:positionH relativeFrom="column">
                  <wp:posOffset>427220</wp:posOffset>
                </wp:positionH>
                <wp:positionV relativeFrom="paragraph">
                  <wp:posOffset>1884179</wp:posOffset>
                </wp:positionV>
                <wp:extent cx="2516005" cy="1780915"/>
                <wp:effectExtent l="0" t="25400" r="36830" b="22860"/>
                <wp:wrapNone/>
                <wp:docPr id="1824612687" name="直線箭頭接點 8"/>
                <wp:cNvGraphicFramePr/>
                <a:graphic xmlns:a="http://schemas.openxmlformats.org/drawingml/2006/main">
                  <a:graphicData uri="http://schemas.microsoft.com/office/word/2010/wordprocessingShape">
                    <wps:wsp>
                      <wps:cNvCnPr/>
                      <wps:spPr>
                        <a:xfrm flipV="1">
                          <a:off x="0" y="0"/>
                          <a:ext cx="2516005" cy="17809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A3884F" id="直線箭頭接點 8" o:spid="_x0000_s1026" type="#_x0000_t32" style="position:absolute;margin-left:33.65pt;margin-top:148.35pt;width:198.1pt;height:140.25pt;flip:y;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01" behindDoc="0" locked="0" layoutInCell="1" allowOverlap="1" wp14:anchorId="0E5939ED" wp14:editId="11E02981">
                <wp:simplePos x="0" y="0"/>
                <wp:positionH relativeFrom="column">
                  <wp:posOffset>1279368</wp:posOffset>
                </wp:positionH>
                <wp:positionV relativeFrom="paragraph">
                  <wp:posOffset>1441969</wp:posOffset>
                </wp:positionV>
                <wp:extent cx="1936021" cy="1743169"/>
                <wp:effectExtent l="12700" t="25400" r="20320" b="22225"/>
                <wp:wrapNone/>
                <wp:docPr id="1193232510" name="直線箭頭接點 8"/>
                <wp:cNvGraphicFramePr/>
                <a:graphic xmlns:a="http://schemas.openxmlformats.org/drawingml/2006/main">
                  <a:graphicData uri="http://schemas.microsoft.com/office/word/2010/wordprocessingShape">
                    <wps:wsp>
                      <wps:cNvCnPr/>
                      <wps:spPr>
                        <a:xfrm flipH="1" flipV="1">
                          <a:off x="0" y="0"/>
                          <a:ext cx="1936021" cy="17431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66DD66" id="直線箭頭接點 8" o:spid="_x0000_s1026" type="#_x0000_t32" style="position:absolute;margin-left:100.75pt;margin-top:113.55pt;width:152.45pt;height:137.25pt;flip:x y;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00" behindDoc="0" locked="0" layoutInCell="1" allowOverlap="1" wp14:anchorId="5B21EDB2" wp14:editId="2A8309AD">
                <wp:simplePos x="0" y="0"/>
                <wp:positionH relativeFrom="column">
                  <wp:posOffset>269823</wp:posOffset>
                </wp:positionH>
                <wp:positionV relativeFrom="paragraph">
                  <wp:posOffset>864848</wp:posOffset>
                </wp:positionV>
                <wp:extent cx="816662" cy="2320561"/>
                <wp:effectExtent l="0" t="25400" r="34290" b="16510"/>
                <wp:wrapNone/>
                <wp:docPr id="187812899" name="直線箭頭接點 8"/>
                <wp:cNvGraphicFramePr/>
                <a:graphic xmlns:a="http://schemas.openxmlformats.org/drawingml/2006/main">
                  <a:graphicData uri="http://schemas.microsoft.com/office/word/2010/wordprocessingShape">
                    <wps:wsp>
                      <wps:cNvCnPr/>
                      <wps:spPr>
                        <a:xfrm flipV="1">
                          <a:off x="0" y="0"/>
                          <a:ext cx="816662" cy="23205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D36130" id="直線箭頭接點 8" o:spid="_x0000_s1026" type="#_x0000_t32" style="position:absolute;margin-left:21.25pt;margin-top:68.1pt;width:64.3pt;height:182.7pt;flip:y;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" strokecolor="#156082 [3204]" strokeweight=".5pt">
                <v:stroke endarrow="block" joinstyle="miter"/>
              </v:shape>
            </w:pict>
          </mc:Fallback>
        </mc:AlternateContent>
      </w:r>
      <w:r w:rsidR="19F50381">
        <w:rPr>
          <w:noProof/>
        </w:rPr>
        <w:drawing>
          <wp:inline distT="0" distB="0" distL="0" distR="0" wp14:anchorId="4EC0EC90" wp14:editId="4FFEFA42">
            <wp:extent cx="5943600" cy="3048000"/>
            <wp:effectExtent l="0" t="0" r="0" b="0"/>
            <wp:docPr id="7433806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0601" name="Picture 743380601"/>
                    <pic:cNvPicPr/>
                  </pic:nvPicPr>
                  <pic:blipFill>
                    <a:blip r:embed="rId148">
                      <a:extLst>
                        <a:ext uri="{28A0092B-C50C-407E-A947-70E740481C1C}">
                          <a14:useLocalDpi xmlns:a14="http://schemas.microsoft.com/office/drawing/2010/main"/>
                        </a:ext>
                      </a:extLst>
                    </a:blip>
                    <a:stretch>
                      <a:fillRect/>
                    </a:stretch>
                  </pic:blipFill>
                  <pic:spPr>
                    <a:xfrm>
                      <a:off x="0" y="0"/>
                      <a:ext cx="5943600" cy="3048000"/>
                    </a:xfrm>
                    <a:prstGeom prst="rect">
                      <a:avLst/>
                    </a:prstGeom>
                  </pic:spPr>
                </pic:pic>
              </a:graphicData>
            </a:graphic>
          </wp:inline>
        </w:drawing>
      </w:r>
      <w:r w:rsidR="08C94818">
        <w:rPr>
          <w:noProof/>
        </w:rPr>
        <w:drawing>
          <wp:inline distT="0" distB="0" distL="0" distR="0" wp14:anchorId="24293479" wp14:editId="75E45717">
            <wp:extent cx="2943225" cy="268852"/>
            <wp:effectExtent l="0" t="0" r="0" b="0"/>
            <wp:docPr id="20592957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95755" name="Picture 2059295755"/>
                    <pic:cNvPicPr/>
                  </pic:nvPicPr>
                  <pic:blipFill>
                    <a:blip r:embed="rId149">
                      <a:extLst>
                        <a:ext uri="{28A0092B-C50C-407E-A947-70E740481C1C}">
                          <a14:useLocalDpi xmlns:a14="http://schemas.microsoft.com/office/drawing/2010/main"/>
                        </a:ext>
                      </a:extLst>
                    </a:blip>
                    <a:stretch>
                      <a:fillRect/>
                    </a:stretch>
                  </pic:blipFill>
                  <pic:spPr>
                    <a:xfrm>
                      <a:off x="0" y="0"/>
                      <a:ext cx="2943225" cy="268852"/>
                    </a:xfrm>
                    <a:prstGeom prst="rect">
                      <a:avLst/>
                    </a:prstGeom>
                  </pic:spPr>
                </pic:pic>
              </a:graphicData>
            </a:graphic>
          </wp:inline>
        </w:drawing>
      </w:r>
      <w:r w:rsidR="08C94818">
        <w:rPr>
          <w:noProof/>
        </w:rPr>
        <w:drawing>
          <wp:inline distT="0" distB="0" distL="0" distR="0" wp14:anchorId="42662DB2" wp14:editId="08FCABD9">
            <wp:extent cx="2905125" cy="246749"/>
            <wp:effectExtent l="0" t="0" r="0" b="0"/>
            <wp:docPr id="15846098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09811" name="Picture 1584609811"/>
                    <pic:cNvPicPr/>
                  </pic:nvPicPr>
                  <pic:blipFill>
                    <a:blip r:embed="rId150">
                      <a:extLst>
                        <a:ext uri="{28A0092B-C50C-407E-A947-70E740481C1C}">
                          <a14:useLocalDpi xmlns:a14="http://schemas.microsoft.com/office/drawing/2010/main"/>
                        </a:ext>
                      </a:extLst>
                    </a:blip>
                    <a:stretch>
                      <a:fillRect/>
                    </a:stretch>
                  </pic:blipFill>
                  <pic:spPr>
                    <a:xfrm>
                      <a:off x="0" y="0"/>
                      <a:ext cx="2905125" cy="246749"/>
                    </a:xfrm>
                    <a:prstGeom prst="rect">
                      <a:avLst/>
                    </a:prstGeom>
                  </pic:spPr>
                </pic:pic>
              </a:graphicData>
            </a:graphic>
          </wp:inline>
        </w:drawing>
      </w:r>
      <w:r w:rsidR="08C94818">
        <w:rPr>
          <w:noProof/>
        </w:rPr>
        <w:drawing>
          <wp:inline distT="0" distB="0" distL="0" distR="0" wp14:anchorId="00CFB5E6" wp14:editId="21608CA4">
            <wp:extent cx="3128211" cy="571500"/>
            <wp:effectExtent l="0" t="0" r="0" b="0"/>
            <wp:docPr id="187527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7960" name="Picture 187527960"/>
                    <pic:cNvPicPr/>
                  </pic:nvPicPr>
                  <pic:blipFill>
                    <a:blip r:embed="rId151">
                      <a:extLst>
                        <a:ext uri="{28A0092B-C50C-407E-A947-70E740481C1C}">
                          <a14:useLocalDpi xmlns:a14="http://schemas.microsoft.com/office/drawing/2010/main"/>
                        </a:ext>
                      </a:extLst>
                    </a:blip>
                    <a:stretch>
                      <a:fillRect/>
                    </a:stretch>
                  </pic:blipFill>
                  <pic:spPr>
                    <a:xfrm>
                      <a:off x="0" y="0"/>
                      <a:ext cx="3128211" cy="571500"/>
                    </a:xfrm>
                    <a:prstGeom prst="rect">
                      <a:avLst/>
                    </a:prstGeom>
                  </pic:spPr>
                </pic:pic>
              </a:graphicData>
            </a:graphic>
          </wp:inline>
        </w:drawing>
      </w:r>
    </w:p>
    <w:p w14:paraId="5EAD5CE8" w14:textId="391EADF2" w:rsidR="00232440" w:rsidRPr="00F24057" w:rsidRDefault="008A4158" w:rsidP="697FC5A2">
      <w:r>
        <w:br w:type="page"/>
      </w:r>
    </w:p>
    <w:p w14:paraId="7C6D8322" w14:textId="04D3E396" w:rsidR="00232440" w:rsidRPr="00F24057" w:rsidRDefault="0029623F" w:rsidP="697FC5A2">
      <w:r>
        <w:rPr>
          <w:noProof/>
        </w:rPr>
        <mc:AlternateContent>
          <mc:Choice Requires="wps">
            <w:drawing>
              <wp:anchor distT="0" distB="0" distL="114300" distR="114300" simplePos="0" relativeHeight="251658306" behindDoc="0" locked="0" layoutInCell="1" allowOverlap="1" wp14:anchorId="3E7F5C7B" wp14:editId="6747D676">
                <wp:simplePos x="0" y="0"/>
                <wp:positionH relativeFrom="column">
                  <wp:posOffset>4009869</wp:posOffset>
                </wp:positionH>
                <wp:positionV relativeFrom="paragraph">
                  <wp:posOffset>2648679</wp:posOffset>
                </wp:positionV>
                <wp:extent cx="554501" cy="744220"/>
                <wp:effectExtent l="0" t="25400" r="42545" b="17780"/>
                <wp:wrapNone/>
                <wp:docPr id="803837827" name="直線箭頭接點 8"/>
                <wp:cNvGraphicFramePr/>
                <a:graphic xmlns:a="http://schemas.openxmlformats.org/drawingml/2006/main">
                  <a:graphicData uri="http://schemas.microsoft.com/office/word/2010/wordprocessingShape">
                    <wps:wsp>
                      <wps:cNvCnPr/>
                      <wps:spPr>
                        <a:xfrm flipV="1">
                          <a:off x="0" y="0"/>
                          <a:ext cx="554501" cy="7442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F5B898" id="直線箭頭接點 8" o:spid="_x0000_s1026" type="#_x0000_t32" style="position:absolute;margin-left:315.75pt;margin-top:208.55pt;width:43.65pt;height:58.6pt;flip:y;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08" behindDoc="0" locked="0" layoutInCell="1" allowOverlap="1" wp14:anchorId="1BEDDAC6" wp14:editId="11BBFF57">
                <wp:simplePos x="0" y="0"/>
                <wp:positionH relativeFrom="column">
                  <wp:posOffset>5246556</wp:posOffset>
                </wp:positionH>
                <wp:positionV relativeFrom="paragraph">
                  <wp:posOffset>2648680</wp:posOffset>
                </wp:positionV>
                <wp:extent cx="102589" cy="779488"/>
                <wp:effectExtent l="50800" t="25400" r="24765" b="8255"/>
                <wp:wrapNone/>
                <wp:docPr id="826448910" name="直線箭頭接點 8"/>
                <wp:cNvGraphicFramePr/>
                <a:graphic xmlns:a="http://schemas.openxmlformats.org/drawingml/2006/main">
                  <a:graphicData uri="http://schemas.microsoft.com/office/word/2010/wordprocessingShape">
                    <wps:wsp>
                      <wps:cNvCnPr/>
                      <wps:spPr>
                        <a:xfrm flipH="1" flipV="1">
                          <a:off x="0" y="0"/>
                          <a:ext cx="102589" cy="7794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F9A743" id="直線箭頭接點 8" o:spid="_x0000_s1026" type="#_x0000_t32" style="position:absolute;margin-left:413.1pt;margin-top:208.55pt;width:8.1pt;height:61.4pt;flip:x y;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07" behindDoc="0" locked="0" layoutInCell="1" allowOverlap="1" wp14:anchorId="2196841B" wp14:editId="43888B9B">
                <wp:simplePos x="0" y="0"/>
                <wp:positionH relativeFrom="column">
                  <wp:posOffset>3492708</wp:posOffset>
                </wp:positionH>
                <wp:positionV relativeFrom="paragraph">
                  <wp:posOffset>2390932</wp:posOffset>
                </wp:positionV>
                <wp:extent cx="906905" cy="899410"/>
                <wp:effectExtent l="0" t="25400" r="33020" b="15240"/>
                <wp:wrapNone/>
                <wp:docPr id="1321902308" name="直線箭頭接點 8"/>
                <wp:cNvGraphicFramePr/>
                <a:graphic xmlns:a="http://schemas.openxmlformats.org/drawingml/2006/main">
                  <a:graphicData uri="http://schemas.microsoft.com/office/word/2010/wordprocessingShape">
                    <wps:wsp>
                      <wps:cNvCnPr/>
                      <wps:spPr>
                        <a:xfrm flipV="1">
                          <a:off x="0" y="0"/>
                          <a:ext cx="906905" cy="8994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296A51" id="直線箭頭接點 8" o:spid="_x0000_s1026" type="#_x0000_t32" style="position:absolute;margin-left:275pt;margin-top:188.25pt;width:71.4pt;height:70.8pt;flip:y;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05" behindDoc="0" locked="0" layoutInCell="1" allowOverlap="1" wp14:anchorId="3DC5E5FA" wp14:editId="16B1C554">
                <wp:simplePos x="0" y="0"/>
                <wp:positionH relativeFrom="column">
                  <wp:posOffset>3147934</wp:posOffset>
                </wp:positionH>
                <wp:positionV relativeFrom="paragraph">
                  <wp:posOffset>1244185</wp:posOffset>
                </wp:positionV>
                <wp:extent cx="1304145" cy="2001186"/>
                <wp:effectExtent l="0" t="25400" r="42545" b="18415"/>
                <wp:wrapNone/>
                <wp:docPr id="320243722" name="直線箭頭接點 8"/>
                <wp:cNvGraphicFramePr/>
                <a:graphic xmlns:a="http://schemas.openxmlformats.org/drawingml/2006/main">
                  <a:graphicData uri="http://schemas.microsoft.com/office/word/2010/wordprocessingShape">
                    <wps:wsp>
                      <wps:cNvCnPr/>
                      <wps:spPr>
                        <a:xfrm flipV="1">
                          <a:off x="0" y="0"/>
                          <a:ext cx="1304145" cy="20011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DDD6CE" id="直線箭頭接點 8" o:spid="_x0000_s1026" type="#_x0000_t32" style="position:absolute;margin-left:247.85pt;margin-top:97.95pt;width:102.7pt;height:157.55pt;flip:y;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04" behindDoc="0" locked="0" layoutInCell="1" allowOverlap="1" wp14:anchorId="57117A5C" wp14:editId="75B116AA">
                <wp:simplePos x="0" y="0"/>
                <wp:positionH relativeFrom="column">
                  <wp:posOffset>254832</wp:posOffset>
                </wp:positionH>
                <wp:positionV relativeFrom="paragraph">
                  <wp:posOffset>1591872</wp:posOffset>
                </wp:positionV>
                <wp:extent cx="1775897" cy="1930817"/>
                <wp:effectExtent l="0" t="25400" r="40640" b="12700"/>
                <wp:wrapNone/>
                <wp:docPr id="203436131" name="直線箭頭接點 8"/>
                <wp:cNvGraphicFramePr/>
                <a:graphic xmlns:a="http://schemas.openxmlformats.org/drawingml/2006/main">
                  <a:graphicData uri="http://schemas.microsoft.com/office/word/2010/wordprocessingShape">
                    <wps:wsp>
                      <wps:cNvCnPr/>
                      <wps:spPr>
                        <a:xfrm flipV="1">
                          <a:off x="0" y="0"/>
                          <a:ext cx="1775897" cy="19308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60C229" id="直線箭頭接點 8" o:spid="_x0000_s1026" type="#_x0000_t32" style="position:absolute;margin-left:20.05pt;margin-top:125.35pt;width:139.85pt;height:152.05pt;flip:y;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03" behindDoc="0" locked="0" layoutInCell="1" allowOverlap="1" wp14:anchorId="2D96CE32" wp14:editId="766A4B05">
                <wp:simplePos x="0" y="0"/>
                <wp:positionH relativeFrom="column">
                  <wp:posOffset>0</wp:posOffset>
                </wp:positionH>
                <wp:positionV relativeFrom="paragraph">
                  <wp:posOffset>914401</wp:posOffset>
                </wp:positionV>
                <wp:extent cx="1109272" cy="2173574"/>
                <wp:effectExtent l="0" t="25400" r="34290" b="11430"/>
                <wp:wrapNone/>
                <wp:docPr id="946494729" name="直線箭頭接點 8"/>
                <wp:cNvGraphicFramePr/>
                <a:graphic xmlns:a="http://schemas.openxmlformats.org/drawingml/2006/main">
                  <a:graphicData uri="http://schemas.microsoft.com/office/word/2010/wordprocessingShape">
                    <wps:wsp>
                      <wps:cNvCnPr/>
                      <wps:spPr>
                        <a:xfrm flipV="1">
                          <a:off x="0" y="0"/>
                          <a:ext cx="1109272" cy="217357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3DC193" id="直線箭頭接點 8" o:spid="_x0000_s1026" type="#_x0000_t32" style="position:absolute;margin-left:0;margin-top:1in;width:87.35pt;height:171.15pt;flip:y;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" strokecolor="#156082 [3204]" strokeweight=".5pt">
                <v:stroke endarrow="block" joinstyle="miter"/>
              </v:shape>
            </w:pict>
          </mc:Fallback>
        </mc:AlternateContent>
      </w:r>
      <w:r w:rsidR="3D5F5899">
        <w:rPr>
          <w:noProof/>
        </w:rPr>
        <w:drawing>
          <wp:inline distT="0" distB="0" distL="0" distR="0" wp14:anchorId="32EEA8EA" wp14:editId="77D33266">
            <wp:extent cx="5943600" cy="3057525"/>
            <wp:effectExtent l="0" t="0" r="0" b="0"/>
            <wp:docPr id="12793209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20959" name="Picture 1279320959"/>
                    <pic:cNvPicPr/>
                  </pic:nvPicPr>
                  <pic:blipFill>
                    <a:blip r:embed="rId152">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r w:rsidR="41C93470">
        <w:rPr>
          <w:noProof/>
        </w:rPr>
        <w:drawing>
          <wp:inline distT="0" distB="0" distL="0" distR="0" wp14:anchorId="266FF35A" wp14:editId="335CD4C8">
            <wp:extent cx="2997836" cy="518857"/>
            <wp:effectExtent l="0" t="0" r="0" b="0"/>
            <wp:docPr id="1903304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04855" name="Picture 1903304855"/>
                    <pic:cNvPicPr/>
                  </pic:nvPicPr>
                  <pic:blipFill>
                    <a:blip r:embed="rId153">
                      <a:extLst>
                        <a:ext uri="{28A0092B-C50C-407E-A947-70E740481C1C}">
                          <a14:useLocalDpi xmlns:a14="http://schemas.microsoft.com/office/drawing/2010/main"/>
                        </a:ext>
                      </a:extLst>
                    </a:blip>
                    <a:stretch>
                      <a:fillRect/>
                    </a:stretch>
                  </pic:blipFill>
                  <pic:spPr>
                    <a:xfrm>
                      <a:off x="0" y="0"/>
                      <a:ext cx="2997836" cy="518857"/>
                    </a:xfrm>
                    <a:prstGeom prst="rect">
                      <a:avLst/>
                    </a:prstGeom>
                  </pic:spPr>
                </pic:pic>
              </a:graphicData>
            </a:graphic>
          </wp:inline>
        </w:drawing>
      </w:r>
      <w:r w:rsidR="41C93470">
        <w:rPr>
          <w:noProof/>
        </w:rPr>
        <w:drawing>
          <wp:inline distT="0" distB="0" distL="0" distR="0" wp14:anchorId="4918F8DA" wp14:editId="5FE6CAAC">
            <wp:extent cx="2838450" cy="523112"/>
            <wp:effectExtent l="0" t="0" r="0" b="0"/>
            <wp:docPr id="1215703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0355" name="Picture 121570355"/>
                    <pic:cNvPicPr/>
                  </pic:nvPicPr>
                  <pic:blipFill>
                    <a:blip r:embed="rId154">
                      <a:extLst>
                        <a:ext uri="{28A0092B-C50C-407E-A947-70E740481C1C}">
                          <a14:useLocalDpi xmlns:a14="http://schemas.microsoft.com/office/drawing/2010/main"/>
                        </a:ext>
                      </a:extLst>
                    </a:blip>
                    <a:stretch>
                      <a:fillRect/>
                    </a:stretch>
                  </pic:blipFill>
                  <pic:spPr>
                    <a:xfrm>
                      <a:off x="0" y="0"/>
                      <a:ext cx="2838450" cy="523112"/>
                    </a:xfrm>
                    <a:prstGeom prst="rect">
                      <a:avLst/>
                    </a:prstGeom>
                  </pic:spPr>
                </pic:pic>
              </a:graphicData>
            </a:graphic>
          </wp:inline>
        </w:drawing>
      </w:r>
    </w:p>
    <w:p w14:paraId="4B60E4EE" w14:textId="2C739F64" w:rsidR="00232440" w:rsidRPr="00F24057" w:rsidRDefault="008A4158" w:rsidP="697FC5A2">
      <w:r>
        <w:br w:type="page"/>
      </w:r>
    </w:p>
    <w:p w14:paraId="39D46891" w14:textId="51BF75D8" w:rsidR="00232440" w:rsidRPr="00F24057" w:rsidRDefault="00081A9C" w:rsidP="697FC5A2">
      <w:r>
        <w:rPr>
          <w:noProof/>
        </w:rPr>
        <mc:AlternateContent>
          <mc:Choice Requires="wps">
            <w:drawing>
              <wp:anchor distT="0" distB="0" distL="114300" distR="114300" simplePos="0" relativeHeight="251658313" behindDoc="0" locked="0" layoutInCell="1" allowOverlap="1" wp14:anchorId="6AECE806" wp14:editId="593558CB">
                <wp:simplePos x="0" y="0"/>
                <wp:positionH relativeFrom="column">
                  <wp:posOffset>4489554</wp:posOffset>
                </wp:positionH>
                <wp:positionV relativeFrom="paragraph">
                  <wp:posOffset>1596452</wp:posOffset>
                </wp:positionV>
                <wp:extent cx="1306528" cy="1836296"/>
                <wp:effectExtent l="25400" t="25400" r="14605" b="18415"/>
                <wp:wrapNone/>
                <wp:docPr id="41454132" name="直線箭頭接點 8"/>
                <wp:cNvGraphicFramePr/>
                <a:graphic xmlns:a="http://schemas.openxmlformats.org/drawingml/2006/main">
                  <a:graphicData uri="http://schemas.microsoft.com/office/word/2010/wordprocessingShape">
                    <wps:wsp>
                      <wps:cNvCnPr/>
                      <wps:spPr>
                        <a:xfrm flipH="1" flipV="1">
                          <a:off x="0" y="0"/>
                          <a:ext cx="1306528" cy="18362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72DABE" id="直線箭頭接點 8" o:spid="_x0000_s1026" type="#_x0000_t32" style="position:absolute;margin-left:353.5pt;margin-top:125.7pt;width:102.9pt;height:144.6pt;flip:x y;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12" behindDoc="0" locked="0" layoutInCell="1" allowOverlap="1" wp14:anchorId="7DA65444" wp14:editId="7EAD4440">
                <wp:simplePos x="0" y="0"/>
                <wp:positionH relativeFrom="column">
                  <wp:posOffset>577120</wp:posOffset>
                </wp:positionH>
                <wp:positionV relativeFrom="paragraph">
                  <wp:posOffset>2851046</wp:posOffset>
                </wp:positionV>
                <wp:extent cx="3762531" cy="1232066"/>
                <wp:effectExtent l="0" t="38100" r="0" b="12700"/>
                <wp:wrapNone/>
                <wp:docPr id="776642367" name="直線箭頭接點 8"/>
                <wp:cNvGraphicFramePr/>
                <a:graphic xmlns:a="http://schemas.openxmlformats.org/drawingml/2006/main">
                  <a:graphicData uri="http://schemas.microsoft.com/office/word/2010/wordprocessingShape">
                    <wps:wsp>
                      <wps:cNvCnPr/>
                      <wps:spPr>
                        <a:xfrm flipV="1">
                          <a:off x="0" y="0"/>
                          <a:ext cx="3762531" cy="12320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18DCC7" id="直線箭頭接點 8" o:spid="_x0000_s1026" type="#_x0000_t32" style="position:absolute;margin-left:45.45pt;margin-top:224.5pt;width:296.25pt;height:97pt;flip:y;z-index:251658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11" behindDoc="0" locked="0" layoutInCell="1" allowOverlap="1" wp14:anchorId="1047F4AC" wp14:editId="632B4310">
                <wp:simplePos x="0" y="0"/>
                <wp:positionH relativeFrom="column">
                  <wp:posOffset>1543987</wp:posOffset>
                </wp:positionH>
                <wp:positionV relativeFrom="paragraph">
                  <wp:posOffset>2848131</wp:posOffset>
                </wp:positionV>
                <wp:extent cx="1896256" cy="1030095"/>
                <wp:effectExtent l="0" t="25400" r="34290" b="24130"/>
                <wp:wrapNone/>
                <wp:docPr id="1066556761" name="直線箭頭接點 8"/>
                <wp:cNvGraphicFramePr/>
                <a:graphic xmlns:a="http://schemas.openxmlformats.org/drawingml/2006/main">
                  <a:graphicData uri="http://schemas.microsoft.com/office/word/2010/wordprocessingShape">
                    <wps:wsp>
                      <wps:cNvCnPr/>
                      <wps:spPr>
                        <a:xfrm flipV="1">
                          <a:off x="0" y="0"/>
                          <a:ext cx="1896256" cy="10300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1927E2" id="直線箭頭接點 8" o:spid="_x0000_s1026" type="#_x0000_t32" style="position:absolute;margin-left:121.55pt;margin-top:224.25pt;width:149.3pt;height:81.1pt;flip:y;z-index:251658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10" behindDoc="0" locked="0" layoutInCell="1" allowOverlap="1" wp14:anchorId="0C7F4708" wp14:editId="51E694A7">
                <wp:simplePos x="0" y="0"/>
                <wp:positionH relativeFrom="column">
                  <wp:posOffset>1543986</wp:posOffset>
                </wp:positionH>
                <wp:positionV relativeFrom="paragraph">
                  <wp:posOffset>2738619</wp:posOffset>
                </wp:positionV>
                <wp:extent cx="127333" cy="1008921"/>
                <wp:effectExtent l="0" t="25400" r="50800" b="7620"/>
                <wp:wrapNone/>
                <wp:docPr id="1318331811" name="直線箭頭接點 8"/>
                <wp:cNvGraphicFramePr/>
                <a:graphic xmlns:a="http://schemas.openxmlformats.org/drawingml/2006/main">
                  <a:graphicData uri="http://schemas.microsoft.com/office/word/2010/wordprocessingShape">
                    <wps:wsp>
                      <wps:cNvCnPr/>
                      <wps:spPr>
                        <a:xfrm flipV="1">
                          <a:off x="0" y="0"/>
                          <a:ext cx="127333" cy="10089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095257" id="直線箭頭接點 8" o:spid="_x0000_s1026" type="#_x0000_t32" style="position:absolute;margin-left:121.55pt;margin-top:215.65pt;width:10.05pt;height:79.45pt;flip:y;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09" behindDoc="0" locked="0" layoutInCell="1" allowOverlap="1" wp14:anchorId="502BA629" wp14:editId="0A87D6BD">
                <wp:simplePos x="0" y="0"/>
                <wp:positionH relativeFrom="column">
                  <wp:posOffset>0</wp:posOffset>
                </wp:positionH>
                <wp:positionV relativeFrom="paragraph">
                  <wp:posOffset>1064302</wp:posOffset>
                </wp:positionV>
                <wp:extent cx="1469036" cy="2001187"/>
                <wp:effectExtent l="0" t="25400" r="31750" b="17780"/>
                <wp:wrapNone/>
                <wp:docPr id="1381372620" name="直線箭頭接點 8"/>
                <wp:cNvGraphicFramePr/>
                <a:graphic xmlns:a="http://schemas.openxmlformats.org/drawingml/2006/main">
                  <a:graphicData uri="http://schemas.microsoft.com/office/word/2010/wordprocessingShape">
                    <wps:wsp>
                      <wps:cNvCnPr/>
                      <wps:spPr>
                        <a:xfrm flipV="1">
                          <a:off x="0" y="0"/>
                          <a:ext cx="1469036" cy="20011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945B9C" id="直線箭頭接點 8" o:spid="_x0000_s1026" type="#_x0000_t32" style="position:absolute;margin-left:0;margin-top:83.8pt;width:115.65pt;height:157.55pt;flip:y;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" strokecolor="#156082 [3204]" strokeweight=".5pt">
                <v:stroke endarrow="block" joinstyle="miter"/>
              </v:shape>
            </w:pict>
          </mc:Fallback>
        </mc:AlternateContent>
      </w:r>
      <w:r w:rsidR="0BE65C14">
        <w:rPr>
          <w:noProof/>
        </w:rPr>
        <w:drawing>
          <wp:inline distT="0" distB="0" distL="0" distR="0" wp14:anchorId="7440BC2C" wp14:editId="61B84C0D">
            <wp:extent cx="5943600" cy="3038475"/>
            <wp:effectExtent l="0" t="0" r="0" b="0"/>
            <wp:docPr id="21003093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09348" name="Picture 2100309348"/>
                    <pic:cNvPicPr/>
                  </pic:nvPicPr>
                  <pic:blipFill>
                    <a:blip r:embed="rId155">
                      <a:extLst>
                        <a:ext uri="{28A0092B-C50C-407E-A947-70E740481C1C}">
                          <a14:useLocalDpi xmlns:a14="http://schemas.microsoft.com/office/drawing/2010/main"/>
                        </a:ext>
                      </a:extLst>
                    </a:blip>
                    <a:stretch>
                      <a:fillRect/>
                    </a:stretch>
                  </pic:blipFill>
                  <pic:spPr>
                    <a:xfrm>
                      <a:off x="0" y="0"/>
                      <a:ext cx="5943600" cy="3038475"/>
                    </a:xfrm>
                    <a:prstGeom prst="rect">
                      <a:avLst/>
                    </a:prstGeom>
                  </pic:spPr>
                </pic:pic>
              </a:graphicData>
            </a:graphic>
          </wp:inline>
        </w:drawing>
      </w:r>
      <w:r w:rsidR="208BE8BD">
        <w:rPr>
          <w:noProof/>
        </w:rPr>
        <w:drawing>
          <wp:inline distT="0" distB="0" distL="0" distR="0" wp14:anchorId="6BE66CBC" wp14:editId="56C1AF24">
            <wp:extent cx="2743200" cy="501162"/>
            <wp:effectExtent l="0" t="0" r="0" b="0"/>
            <wp:docPr id="43988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8058" name="Picture 43988058"/>
                    <pic:cNvPicPr/>
                  </pic:nvPicPr>
                  <pic:blipFill>
                    <a:blip r:embed="rId156">
                      <a:extLst>
                        <a:ext uri="{28A0092B-C50C-407E-A947-70E740481C1C}">
                          <a14:useLocalDpi xmlns:a14="http://schemas.microsoft.com/office/drawing/2010/main"/>
                        </a:ext>
                      </a:extLst>
                    </a:blip>
                    <a:stretch>
                      <a:fillRect/>
                    </a:stretch>
                  </pic:blipFill>
                  <pic:spPr>
                    <a:xfrm>
                      <a:off x="0" y="0"/>
                      <a:ext cx="2743200" cy="501162"/>
                    </a:xfrm>
                    <a:prstGeom prst="rect">
                      <a:avLst/>
                    </a:prstGeom>
                  </pic:spPr>
                </pic:pic>
              </a:graphicData>
            </a:graphic>
          </wp:inline>
        </w:drawing>
      </w:r>
      <w:r w:rsidR="208BE8BD">
        <w:rPr>
          <w:noProof/>
        </w:rPr>
        <w:drawing>
          <wp:inline distT="0" distB="0" distL="0" distR="0" wp14:anchorId="55EEF373" wp14:editId="05947C85">
            <wp:extent cx="2819400" cy="257541"/>
            <wp:effectExtent l="0" t="0" r="0" b="0"/>
            <wp:docPr id="1899837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37673" name="Picture 1899837673"/>
                    <pic:cNvPicPr/>
                  </pic:nvPicPr>
                  <pic:blipFill>
                    <a:blip r:embed="rId157">
                      <a:extLst>
                        <a:ext uri="{28A0092B-C50C-407E-A947-70E740481C1C}">
                          <a14:useLocalDpi xmlns:a14="http://schemas.microsoft.com/office/drawing/2010/main"/>
                        </a:ext>
                      </a:extLst>
                    </a:blip>
                    <a:stretch>
                      <a:fillRect/>
                    </a:stretch>
                  </pic:blipFill>
                  <pic:spPr>
                    <a:xfrm>
                      <a:off x="0" y="0"/>
                      <a:ext cx="2819400" cy="257541"/>
                    </a:xfrm>
                    <a:prstGeom prst="rect">
                      <a:avLst/>
                    </a:prstGeom>
                  </pic:spPr>
                </pic:pic>
              </a:graphicData>
            </a:graphic>
          </wp:inline>
        </w:drawing>
      </w:r>
      <w:r w:rsidR="39DC2672">
        <w:rPr>
          <w:noProof/>
        </w:rPr>
        <w:drawing>
          <wp:inline distT="0" distB="0" distL="0" distR="0" wp14:anchorId="14ADCDCB" wp14:editId="76BCE297">
            <wp:extent cx="3181350" cy="565913"/>
            <wp:effectExtent l="0" t="0" r="0" b="0"/>
            <wp:docPr id="7047795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79580" name="Picture 704779580"/>
                    <pic:cNvPicPr/>
                  </pic:nvPicPr>
                  <pic:blipFill>
                    <a:blip r:embed="rId158">
                      <a:extLst>
                        <a:ext uri="{28A0092B-C50C-407E-A947-70E740481C1C}">
                          <a14:useLocalDpi xmlns:a14="http://schemas.microsoft.com/office/drawing/2010/main"/>
                        </a:ext>
                      </a:extLst>
                    </a:blip>
                    <a:stretch>
                      <a:fillRect/>
                    </a:stretch>
                  </pic:blipFill>
                  <pic:spPr>
                    <a:xfrm>
                      <a:off x="0" y="0"/>
                      <a:ext cx="3181350" cy="565913"/>
                    </a:xfrm>
                    <a:prstGeom prst="rect">
                      <a:avLst/>
                    </a:prstGeom>
                  </pic:spPr>
                </pic:pic>
              </a:graphicData>
            </a:graphic>
          </wp:inline>
        </w:drawing>
      </w:r>
    </w:p>
    <w:p w14:paraId="172F4602" w14:textId="3745EA51" w:rsidR="00232440" w:rsidRPr="00F24057" w:rsidRDefault="008A4158" w:rsidP="697FC5A2">
      <w:r>
        <w:br w:type="page"/>
      </w:r>
    </w:p>
    <w:p w14:paraId="1A575466" w14:textId="3A1DEF73" w:rsidR="00232440" w:rsidRPr="00F24057" w:rsidRDefault="00081A9C" w:rsidP="697FC5A2">
      <w:r>
        <w:rPr>
          <w:noProof/>
        </w:rPr>
        <mc:AlternateContent>
          <mc:Choice Requires="wps">
            <w:drawing>
              <wp:anchor distT="0" distB="0" distL="114300" distR="114300" simplePos="0" relativeHeight="251658316" behindDoc="0" locked="0" layoutInCell="1" allowOverlap="1" wp14:anchorId="3FA4209E" wp14:editId="5230871D">
                <wp:simplePos x="0" y="0"/>
                <wp:positionH relativeFrom="column">
                  <wp:posOffset>0</wp:posOffset>
                </wp:positionH>
                <wp:positionV relativeFrom="paragraph">
                  <wp:posOffset>1749270</wp:posOffset>
                </wp:positionV>
                <wp:extent cx="2780446" cy="4494134"/>
                <wp:effectExtent l="0" t="12700" r="39370" b="14605"/>
                <wp:wrapNone/>
                <wp:docPr id="566484445" name="直線箭頭接點 8"/>
                <wp:cNvGraphicFramePr/>
                <a:graphic xmlns:a="http://schemas.openxmlformats.org/drawingml/2006/main">
                  <a:graphicData uri="http://schemas.microsoft.com/office/word/2010/wordprocessingShape">
                    <wps:wsp>
                      <wps:cNvCnPr/>
                      <wps:spPr>
                        <a:xfrm flipV="1">
                          <a:off x="0" y="0"/>
                          <a:ext cx="2780446" cy="44941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2DE862" id="直線箭頭接點 8" o:spid="_x0000_s1026" type="#_x0000_t32" style="position:absolute;margin-left:0;margin-top:137.75pt;width:218.95pt;height:353.85pt;flip:y;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15" behindDoc="0" locked="0" layoutInCell="1" allowOverlap="1" wp14:anchorId="557E77C2" wp14:editId="7E38306F">
                <wp:simplePos x="0" y="0"/>
                <wp:positionH relativeFrom="column">
                  <wp:posOffset>1524415</wp:posOffset>
                </wp:positionH>
                <wp:positionV relativeFrom="paragraph">
                  <wp:posOffset>1749268</wp:posOffset>
                </wp:positionV>
                <wp:extent cx="1256259" cy="2335551"/>
                <wp:effectExtent l="25400" t="25400" r="13970" b="13970"/>
                <wp:wrapNone/>
                <wp:docPr id="1925906127" name="直線箭頭接點 8"/>
                <wp:cNvGraphicFramePr/>
                <a:graphic xmlns:a="http://schemas.openxmlformats.org/drawingml/2006/main">
                  <a:graphicData uri="http://schemas.microsoft.com/office/word/2010/wordprocessingShape">
                    <wps:wsp>
                      <wps:cNvCnPr/>
                      <wps:spPr>
                        <a:xfrm flipH="1" flipV="1">
                          <a:off x="0" y="0"/>
                          <a:ext cx="1256259" cy="23355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6813AE" id="直線箭頭接點 8" o:spid="_x0000_s1026" type="#_x0000_t32" style="position:absolute;margin-left:120.05pt;margin-top:137.75pt;width:98.9pt;height:183.9pt;flip:x y;z-index:251658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14" behindDoc="0" locked="0" layoutInCell="1" allowOverlap="1" wp14:anchorId="7F93BFE1" wp14:editId="2FDA7074">
                <wp:simplePos x="0" y="0"/>
                <wp:positionH relativeFrom="column">
                  <wp:posOffset>97436</wp:posOffset>
                </wp:positionH>
                <wp:positionV relativeFrom="paragraph">
                  <wp:posOffset>1256883</wp:posOffset>
                </wp:positionV>
                <wp:extent cx="1018894" cy="2505647"/>
                <wp:effectExtent l="0" t="25400" r="35560" b="9525"/>
                <wp:wrapNone/>
                <wp:docPr id="933335482" name="直線箭頭接點 8"/>
                <wp:cNvGraphicFramePr/>
                <a:graphic xmlns:a="http://schemas.openxmlformats.org/drawingml/2006/main">
                  <a:graphicData uri="http://schemas.microsoft.com/office/word/2010/wordprocessingShape">
                    <wps:wsp>
                      <wps:cNvCnPr/>
                      <wps:spPr>
                        <a:xfrm flipV="1">
                          <a:off x="0" y="0"/>
                          <a:ext cx="1018894" cy="25056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2697B7" id="直線箭頭接點 8" o:spid="_x0000_s1026" type="#_x0000_t32" style="position:absolute;margin-left:7.65pt;margin-top:98.95pt;width:80.25pt;height:197.3pt;flip:y;z-index:251658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" strokecolor="#156082 [3204]" strokeweight=".5pt">
                <v:stroke endarrow="block" joinstyle="miter"/>
              </v:shape>
            </w:pict>
          </mc:Fallback>
        </mc:AlternateContent>
      </w:r>
      <w:r w:rsidR="37CE731D">
        <w:rPr>
          <w:noProof/>
        </w:rPr>
        <w:drawing>
          <wp:inline distT="0" distB="0" distL="0" distR="0" wp14:anchorId="5055B263" wp14:editId="468C514D">
            <wp:extent cx="5943600" cy="3533775"/>
            <wp:effectExtent l="0" t="0" r="0" b="0"/>
            <wp:docPr id="6624956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95602" name="Picture 662495602"/>
                    <pic:cNvPicPr/>
                  </pic:nvPicPr>
                  <pic:blipFill>
                    <a:blip r:embed="rId159">
                      <a:extLst>
                        <a:ext uri="{28A0092B-C50C-407E-A947-70E740481C1C}">
                          <a14:useLocalDpi xmlns:a14="http://schemas.microsoft.com/office/drawing/2010/main"/>
                        </a:ext>
                      </a:extLst>
                    </a:blip>
                    <a:stretch>
                      <a:fillRect/>
                    </a:stretch>
                  </pic:blipFill>
                  <pic:spPr>
                    <a:xfrm>
                      <a:off x="0" y="0"/>
                      <a:ext cx="5943600" cy="3533775"/>
                    </a:xfrm>
                    <a:prstGeom prst="rect">
                      <a:avLst/>
                    </a:prstGeom>
                  </pic:spPr>
                </pic:pic>
              </a:graphicData>
            </a:graphic>
          </wp:inline>
        </w:drawing>
      </w:r>
      <w:r w:rsidR="29D9780A">
        <w:rPr>
          <w:noProof/>
        </w:rPr>
        <w:drawing>
          <wp:inline distT="0" distB="0" distL="0" distR="0" wp14:anchorId="0AA94DB6" wp14:editId="54B9FF1D">
            <wp:extent cx="4940554" cy="317516"/>
            <wp:effectExtent l="0" t="0" r="0" b="0"/>
            <wp:docPr id="18832698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56950" name="Picture 2017256950"/>
                    <pic:cNvPicPr/>
                  </pic:nvPicPr>
                  <pic:blipFill>
                    <a:blip r:embed="rId124">
                      <a:extLst>
                        <a:ext uri="{28A0092B-C50C-407E-A947-70E740481C1C}">
                          <a14:useLocalDpi xmlns:a14="http://schemas.microsoft.com/office/drawing/2010/main"/>
                        </a:ext>
                      </a:extLst>
                    </a:blip>
                    <a:stretch>
                      <a:fillRect/>
                    </a:stretch>
                  </pic:blipFill>
                  <pic:spPr>
                    <a:xfrm>
                      <a:off x="0" y="0"/>
                      <a:ext cx="4940554" cy="317516"/>
                    </a:xfrm>
                    <a:prstGeom prst="rect">
                      <a:avLst/>
                    </a:prstGeom>
                  </pic:spPr>
                </pic:pic>
              </a:graphicData>
            </a:graphic>
          </wp:inline>
        </w:drawing>
      </w:r>
      <w:r w:rsidR="1FFE4D77">
        <w:rPr>
          <w:noProof/>
        </w:rPr>
        <w:drawing>
          <wp:inline distT="0" distB="0" distL="0" distR="0" wp14:anchorId="038262F8" wp14:editId="41DD7AAD">
            <wp:extent cx="2721166" cy="723900"/>
            <wp:effectExtent l="0" t="0" r="0" b="0"/>
            <wp:docPr id="1664807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7428" name="Picture 1664807428"/>
                    <pic:cNvPicPr/>
                  </pic:nvPicPr>
                  <pic:blipFill>
                    <a:blip r:embed="rId160">
                      <a:extLst>
                        <a:ext uri="{28A0092B-C50C-407E-A947-70E740481C1C}">
                          <a14:useLocalDpi xmlns:a14="http://schemas.microsoft.com/office/drawing/2010/main"/>
                        </a:ext>
                      </a:extLst>
                    </a:blip>
                    <a:stretch>
                      <a:fillRect/>
                    </a:stretch>
                  </pic:blipFill>
                  <pic:spPr>
                    <a:xfrm>
                      <a:off x="0" y="0"/>
                      <a:ext cx="2721166" cy="723900"/>
                    </a:xfrm>
                    <a:prstGeom prst="rect">
                      <a:avLst/>
                    </a:prstGeom>
                  </pic:spPr>
                </pic:pic>
              </a:graphicData>
            </a:graphic>
          </wp:inline>
        </w:drawing>
      </w:r>
      <w:r w:rsidR="0DDEB006">
        <w:rPr>
          <w:noProof/>
        </w:rPr>
        <w:drawing>
          <wp:inline distT="0" distB="0" distL="0" distR="0" wp14:anchorId="706EA43E" wp14:editId="76B26BCB">
            <wp:extent cx="2725035" cy="3058312"/>
            <wp:effectExtent l="0" t="0" r="0" b="0"/>
            <wp:docPr id="1952427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27100" name="Picture 1952427100"/>
                    <pic:cNvPicPr/>
                  </pic:nvPicPr>
                  <pic:blipFill>
                    <a:blip r:embed="rId161">
                      <a:extLst>
                        <a:ext uri="{28A0092B-C50C-407E-A947-70E740481C1C}">
                          <a14:useLocalDpi xmlns:a14="http://schemas.microsoft.com/office/drawing/2010/main"/>
                        </a:ext>
                      </a:extLst>
                    </a:blip>
                    <a:stretch>
                      <a:fillRect/>
                    </a:stretch>
                  </pic:blipFill>
                  <pic:spPr>
                    <a:xfrm>
                      <a:off x="0" y="0"/>
                      <a:ext cx="2725035" cy="3058312"/>
                    </a:xfrm>
                    <a:prstGeom prst="rect">
                      <a:avLst/>
                    </a:prstGeom>
                  </pic:spPr>
                </pic:pic>
              </a:graphicData>
            </a:graphic>
          </wp:inline>
        </w:drawing>
      </w:r>
    </w:p>
    <w:p w14:paraId="4F0B905B" w14:textId="5961394A" w:rsidR="00232440" w:rsidRPr="00F24057" w:rsidRDefault="008A4158" w:rsidP="697FC5A2">
      <w:r>
        <w:br w:type="page"/>
      </w:r>
    </w:p>
    <w:p w14:paraId="39592D57" w14:textId="6207EA13" w:rsidR="00232440" w:rsidRPr="00F24057" w:rsidRDefault="00081A9C" w:rsidP="697FC5A2">
      <w:r>
        <w:rPr>
          <w:noProof/>
        </w:rPr>
        <mc:AlternateContent>
          <mc:Choice Requires="wps">
            <w:drawing>
              <wp:anchor distT="0" distB="0" distL="114300" distR="114300" simplePos="0" relativeHeight="251658321" behindDoc="0" locked="0" layoutInCell="1" allowOverlap="1" wp14:anchorId="597C89D6" wp14:editId="5058BCA0">
                <wp:simplePos x="0" y="0"/>
                <wp:positionH relativeFrom="column">
                  <wp:posOffset>2825646</wp:posOffset>
                </wp:positionH>
                <wp:positionV relativeFrom="paragraph">
                  <wp:posOffset>3353216</wp:posOffset>
                </wp:positionV>
                <wp:extent cx="1588957" cy="1127292"/>
                <wp:effectExtent l="0" t="25400" r="36830" b="15875"/>
                <wp:wrapNone/>
                <wp:docPr id="1912518598" name="直線箭頭接點 8"/>
                <wp:cNvGraphicFramePr/>
                <a:graphic xmlns:a="http://schemas.openxmlformats.org/drawingml/2006/main">
                  <a:graphicData uri="http://schemas.microsoft.com/office/word/2010/wordprocessingShape">
                    <wps:wsp>
                      <wps:cNvCnPr/>
                      <wps:spPr>
                        <a:xfrm flipV="1">
                          <a:off x="0" y="0"/>
                          <a:ext cx="1588957" cy="11272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B1BF1C" id="直線箭頭接點 8" o:spid="_x0000_s1026" type="#_x0000_t32" style="position:absolute;margin-left:222.5pt;margin-top:264.05pt;width:125.1pt;height:88.75pt;flip:y;z-index:251658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20" behindDoc="0" locked="0" layoutInCell="1" allowOverlap="1" wp14:anchorId="645E6C4B" wp14:editId="03BF932C">
                <wp:simplePos x="0" y="0"/>
                <wp:positionH relativeFrom="column">
                  <wp:posOffset>2825646</wp:posOffset>
                </wp:positionH>
                <wp:positionV relativeFrom="paragraph">
                  <wp:posOffset>3353216</wp:posOffset>
                </wp:positionV>
                <wp:extent cx="1034321" cy="1126719"/>
                <wp:effectExtent l="0" t="25400" r="33020" b="16510"/>
                <wp:wrapNone/>
                <wp:docPr id="401662222" name="直線箭頭接點 8"/>
                <wp:cNvGraphicFramePr/>
                <a:graphic xmlns:a="http://schemas.openxmlformats.org/drawingml/2006/main">
                  <a:graphicData uri="http://schemas.microsoft.com/office/word/2010/wordprocessingShape">
                    <wps:wsp>
                      <wps:cNvCnPr/>
                      <wps:spPr>
                        <a:xfrm flipV="1">
                          <a:off x="0" y="0"/>
                          <a:ext cx="1034321" cy="1126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734069" id="直線箭頭接點 8" o:spid="_x0000_s1026" type="#_x0000_t32" style="position:absolute;margin-left:222.5pt;margin-top:264.05pt;width:81.45pt;height:88.7pt;flip:y;z-index:25165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19" behindDoc="0" locked="0" layoutInCell="1" allowOverlap="1" wp14:anchorId="48820507" wp14:editId="39455F36">
                <wp:simplePos x="0" y="0"/>
                <wp:positionH relativeFrom="column">
                  <wp:posOffset>0</wp:posOffset>
                </wp:positionH>
                <wp:positionV relativeFrom="paragraph">
                  <wp:posOffset>2563318</wp:posOffset>
                </wp:positionV>
                <wp:extent cx="3725056" cy="4122295"/>
                <wp:effectExtent l="0" t="25400" r="34290" b="18415"/>
                <wp:wrapNone/>
                <wp:docPr id="1843508888" name="直線箭頭接點 8"/>
                <wp:cNvGraphicFramePr/>
                <a:graphic xmlns:a="http://schemas.openxmlformats.org/drawingml/2006/main">
                  <a:graphicData uri="http://schemas.microsoft.com/office/word/2010/wordprocessingShape">
                    <wps:wsp>
                      <wps:cNvCnPr/>
                      <wps:spPr>
                        <a:xfrm flipV="1">
                          <a:off x="0" y="0"/>
                          <a:ext cx="3725056" cy="41222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88C5A6" id="直線箭頭接點 8" o:spid="_x0000_s1026" type="#_x0000_t32" style="position:absolute;margin-left:0;margin-top:201.85pt;width:293.3pt;height:324.6pt;flip:y;z-index:251658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18" behindDoc="0" locked="0" layoutInCell="1" allowOverlap="1" wp14:anchorId="48D5E138" wp14:editId="25B1ADA2">
                <wp:simplePos x="0" y="0"/>
                <wp:positionH relativeFrom="column">
                  <wp:posOffset>2233534</wp:posOffset>
                </wp:positionH>
                <wp:positionV relativeFrom="paragraph">
                  <wp:posOffset>3028013</wp:posOffset>
                </wp:positionV>
                <wp:extent cx="831955" cy="674557"/>
                <wp:effectExtent l="12700" t="25400" r="19050" b="11430"/>
                <wp:wrapNone/>
                <wp:docPr id="2102600454" name="直線箭頭接點 8"/>
                <wp:cNvGraphicFramePr/>
                <a:graphic xmlns:a="http://schemas.openxmlformats.org/drawingml/2006/main">
                  <a:graphicData uri="http://schemas.microsoft.com/office/word/2010/wordprocessingShape">
                    <wps:wsp>
                      <wps:cNvCnPr/>
                      <wps:spPr>
                        <a:xfrm flipH="1" flipV="1">
                          <a:off x="0" y="0"/>
                          <a:ext cx="831955" cy="6745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834E4D" id="直線箭頭接點 8" o:spid="_x0000_s1026" type="#_x0000_t32" style="position:absolute;margin-left:175.85pt;margin-top:238.45pt;width:65.5pt;height:53.1pt;flip:x y;z-index:251658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17" behindDoc="0" locked="0" layoutInCell="1" allowOverlap="1" wp14:anchorId="6BB08E2C" wp14:editId="6D7B73F4">
                <wp:simplePos x="0" y="0"/>
                <wp:positionH relativeFrom="column">
                  <wp:posOffset>-1</wp:posOffset>
                </wp:positionH>
                <wp:positionV relativeFrom="paragraph">
                  <wp:posOffset>809470</wp:posOffset>
                </wp:positionV>
                <wp:extent cx="2016177" cy="2855626"/>
                <wp:effectExtent l="0" t="25400" r="41275" b="14605"/>
                <wp:wrapNone/>
                <wp:docPr id="1067499814" name="直線箭頭接點 8"/>
                <wp:cNvGraphicFramePr/>
                <a:graphic xmlns:a="http://schemas.openxmlformats.org/drawingml/2006/main">
                  <a:graphicData uri="http://schemas.microsoft.com/office/word/2010/wordprocessingShape">
                    <wps:wsp>
                      <wps:cNvCnPr/>
                      <wps:spPr>
                        <a:xfrm flipV="1">
                          <a:off x="0" y="0"/>
                          <a:ext cx="2016177" cy="28556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029D3C" id="直線箭頭接點 8" o:spid="_x0000_s1026" type="#_x0000_t32" style="position:absolute;margin-left:0;margin-top:63.75pt;width:158.75pt;height:224.85pt;flip:y;z-index:2516583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" strokecolor="#156082 [3204]" strokeweight=".5pt">
                <v:stroke endarrow="block" joinstyle="miter"/>
              </v:shape>
            </w:pict>
          </mc:Fallback>
        </mc:AlternateContent>
      </w:r>
      <w:r w:rsidR="11D1446B">
        <w:rPr>
          <w:noProof/>
        </w:rPr>
        <w:drawing>
          <wp:inline distT="0" distB="0" distL="0" distR="0" wp14:anchorId="05C34054" wp14:editId="15DB29AA">
            <wp:extent cx="5943600" cy="3638550"/>
            <wp:effectExtent l="0" t="0" r="0" b="0"/>
            <wp:docPr id="1230675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75628" name="Picture 1230675628"/>
                    <pic:cNvPicPr/>
                  </pic:nvPicPr>
                  <pic:blipFill>
                    <a:blip r:embed="rId162">
                      <a:extLst>
                        <a:ext uri="{28A0092B-C50C-407E-A947-70E740481C1C}">
                          <a14:useLocalDpi xmlns:a14="http://schemas.microsoft.com/office/drawing/2010/main"/>
                        </a:ext>
                      </a:extLst>
                    </a:blip>
                    <a:stretch>
                      <a:fillRect/>
                    </a:stretch>
                  </pic:blipFill>
                  <pic:spPr>
                    <a:xfrm>
                      <a:off x="0" y="0"/>
                      <a:ext cx="5943600" cy="3638550"/>
                    </a:xfrm>
                    <a:prstGeom prst="rect">
                      <a:avLst/>
                    </a:prstGeom>
                  </pic:spPr>
                </pic:pic>
              </a:graphicData>
            </a:graphic>
          </wp:inline>
        </w:drawing>
      </w:r>
      <w:r w:rsidR="4A8DC760">
        <w:rPr>
          <w:noProof/>
        </w:rPr>
        <w:drawing>
          <wp:inline distT="0" distB="0" distL="0" distR="0" wp14:anchorId="5140EA53" wp14:editId="01E4C635">
            <wp:extent cx="2935995" cy="781050"/>
            <wp:effectExtent l="0" t="0" r="0" b="0"/>
            <wp:docPr id="1434426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26836" name="Picture 1434426836"/>
                    <pic:cNvPicPr/>
                  </pic:nvPicPr>
                  <pic:blipFill>
                    <a:blip r:embed="rId160">
                      <a:extLst>
                        <a:ext uri="{28A0092B-C50C-407E-A947-70E740481C1C}">
                          <a14:useLocalDpi xmlns:a14="http://schemas.microsoft.com/office/drawing/2010/main"/>
                        </a:ext>
                      </a:extLst>
                    </a:blip>
                    <a:stretch>
                      <a:fillRect/>
                    </a:stretch>
                  </pic:blipFill>
                  <pic:spPr>
                    <a:xfrm>
                      <a:off x="0" y="0"/>
                      <a:ext cx="2935995" cy="781050"/>
                    </a:xfrm>
                    <a:prstGeom prst="rect">
                      <a:avLst/>
                    </a:prstGeom>
                  </pic:spPr>
                </pic:pic>
              </a:graphicData>
            </a:graphic>
          </wp:inline>
        </w:drawing>
      </w:r>
      <w:r w:rsidR="6B29250B">
        <w:rPr>
          <w:noProof/>
        </w:rPr>
        <w:drawing>
          <wp:inline distT="0" distB="0" distL="0" distR="0" wp14:anchorId="6EFB9328" wp14:editId="645894A9">
            <wp:extent cx="2876550" cy="746796"/>
            <wp:effectExtent l="0" t="0" r="0" b="0"/>
            <wp:docPr id="2087654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54338" name="Picture 2087654338"/>
                    <pic:cNvPicPr/>
                  </pic:nvPicPr>
                  <pic:blipFill>
                    <a:blip r:embed="rId163">
                      <a:extLst>
                        <a:ext uri="{28A0092B-C50C-407E-A947-70E740481C1C}">
                          <a14:useLocalDpi xmlns:a14="http://schemas.microsoft.com/office/drawing/2010/main"/>
                        </a:ext>
                      </a:extLst>
                    </a:blip>
                    <a:stretch>
                      <a:fillRect/>
                    </a:stretch>
                  </pic:blipFill>
                  <pic:spPr>
                    <a:xfrm>
                      <a:off x="0" y="0"/>
                      <a:ext cx="2876550" cy="746796"/>
                    </a:xfrm>
                    <a:prstGeom prst="rect">
                      <a:avLst/>
                    </a:prstGeom>
                  </pic:spPr>
                </pic:pic>
              </a:graphicData>
            </a:graphic>
          </wp:inline>
        </w:drawing>
      </w:r>
      <w:r w:rsidR="6B29250B">
        <w:rPr>
          <w:noProof/>
        </w:rPr>
        <w:drawing>
          <wp:inline distT="0" distB="0" distL="0" distR="0" wp14:anchorId="361A567C" wp14:editId="46B11F45">
            <wp:extent cx="2825044" cy="733425"/>
            <wp:effectExtent l="0" t="0" r="0" b="0"/>
            <wp:docPr id="1021763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63979" name="Picture 1021763979"/>
                    <pic:cNvPicPr/>
                  </pic:nvPicPr>
                  <pic:blipFill>
                    <a:blip r:embed="rId164">
                      <a:extLst>
                        <a:ext uri="{28A0092B-C50C-407E-A947-70E740481C1C}">
                          <a14:useLocalDpi xmlns:a14="http://schemas.microsoft.com/office/drawing/2010/main"/>
                        </a:ext>
                      </a:extLst>
                    </a:blip>
                    <a:stretch>
                      <a:fillRect/>
                    </a:stretch>
                  </pic:blipFill>
                  <pic:spPr>
                    <a:xfrm>
                      <a:off x="0" y="0"/>
                      <a:ext cx="2825044" cy="733425"/>
                    </a:xfrm>
                    <a:prstGeom prst="rect">
                      <a:avLst/>
                    </a:prstGeom>
                  </pic:spPr>
                </pic:pic>
              </a:graphicData>
            </a:graphic>
          </wp:inline>
        </w:drawing>
      </w:r>
      <w:r w:rsidR="06791EB7">
        <w:rPr>
          <w:noProof/>
        </w:rPr>
        <w:drawing>
          <wp:inline distT="0" distB="0" distL="0" distR="0" wp14:anchorId="640C9B9C" wp14:editId="19B88295">
            <wp:extent cx="2622489" cy="2943225"/>
            <wp:effectExtent l="0" t="0" r="0" b="0"/>
            <wp:docPr id="14325455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45565" name="Picture 1432545565"/>
                    <pic:cNvPicPr/>
                  </pic:nvPicPr>
                  <pic:blipFill>
                    <a:blip r:embed="rId161">
                      <a:extLst>
                        <a:ext uri="{28A0092B-C50C-407E-A947-70E740481C1C}">
                          <a14:useLocalDpi xmlns:a14="http://schemas.microsoft.com/office/drawing/2010/main"/>
                        </a:ext>
                      </a:extLst>
                    </a:blip>
                    <a:stretch>
                      <a:fillRect/>
                    </a:stretch>
                  </pic:blipFill>
                  <pic:spPr>
                    <a:xfrm>
                      <a:off x="0" y="0"/>
                      <a:ext cx="2622489" cy="2943225"/>
                    </a:xfrm>
                    <a:prstGeom prst="rect">
                      <a:avLst/>
                    </a:prstGeom>
                  </pic:spPr>
                </pic:pic>
              </a:graphicData>
            </a:graphic>
          </wp:inline>
        </w:drawing>
      </w:r>
    </w:p>
    <w:p w14:paraId="79F5E683" w14:textId="200645BE" w:rsidR="00232440" w:rsidRPr="00F24057" w:rsidRDefault="008A4158" w:rsidP="697FC5A2">
      <w:r>
        <w:br w:type="page"/>
      </w:r>
    </w:p>
    <w:p w14:paraId="32258289" w14:textId="1662E8E8" w:rsidR="00232440" w:rsidRPr="00F24057" w:rsidRDefault="00081A9C" w:rsidP="697FC5A2">
      <w:r>
        <w:rPr>
          <w:noProof/>
        </w:rPr>
        <mc:AlternateContent>
          <mc:Choice Requires="wps">
            <w:drawing>
              <wp:anchor distT="0" distB="0" distL="114300" distR="114300" simplePos="0" relativeHeight="251658322" behindDoc="0" locked="0" layoutInCell="1" allowOverlap="1" wp14:anchorId="4E8C73AC" wp14:editId="722BF7A4">
                <wp:simplePos x="0" y="0"/>
                <wp:positionH relativeFrom="column">
                  <wp:posOffset>164892</wp:posOffset>
                </wp:positionH>
                <wp:positionV relativeFrom="paragraph">
                  <wp:posOffset>1654123</wp:posOffset>
                </wp:positionV>
                <wp:extent cx="1550878" cy="1995982"/>
                <wp:effectExtent l="0" t="12700" r="36830" b="10795"/>
                <wp:wrapNone/>
                <wp:docPr id="1773283482" name="直線箭頭接點 8"/>
                <wp:cNvGraphicFramePr/>
                <a:graphic xmlns:a="http://schemas.openxmlformats.org/drawingml/2006/main">
                  <a:graphicData uri="http://schemas.microsoft.com/office/word/2010/wordprocessingShape">
                    <wps:wsp>
                      <wps:cNvCnPr/>
                      <wps:spPr>
                        <a:xfrm flipV="1">
                          <a:off x="0" y="0"/>
                          <a:ext cx="1550878" cy="19959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B55A16" id="直線箭頭接點 8" o:spid="_x0000_s1026" type="#_x0000_t32" style="position:absolute;margin-left:13pt;margin-top:130.25pt;width:122.1pt;height:157.15pt;flip:y;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24" behindDoc="0" locked="0" layoutInCell="1" allowOverlap="1" wp14:anchorId="7F1B1BFF" wp14:editId="526B3EC1">
                <wp:simplePos x="0" y="0"/>
                <wp:positionH relativeFrom="column">
                  <wp:posOffset>247338</wp:posOffset>
                </wp:positionH>
                <wp:positionV relativeFrom="paragraph">
                  <wp:posOffset>1044730</wp:posOffset>
                </wp:positionV>
                <wp:extent cx="4526592" cy="3414843"/>
                <wp:effectExtent l="0" t="25400" r="33020" b="14605"/>
                <wp:wrapNone/>
                <wp:docPr id="1376497998" name="直線箭頭接點 8"/>
                <wp:cNvGraphicFramePr/>
                <a:graphic xmlns:a="http://schemas.openxmlformats.org/drawingml/2006/main">
                  <a:graphicData uri="http://schemas.microsoft.com/office/word/2010/wordprocessingShape">
                    <wps:wsp>
                      <wps:cNvCnPr/>
                      <wps:spPr>
                        <a:xfrm flipV="1">
                          <a:off x="0" y="0"/>
                          <a:ext cx="4526592" cy="34148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9B8400" id="直線箭頭接點 8" o:spid="_x0000_s1026" type="#_x0000_t32" style="position:absolute;margin-left:19.5pt;margin-top:82.25pt;width:356.4pt;height:268.9pt;flip:y;z-index:2516583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23" behindDoc="0" locked="0" layoutInCell="1" allowOverlap="1" wp14:anchorId="0BDE08F2" wp14:editId="60A52AAD">
                <wp:simplePos x="0" y="0"/>
                <wp:positionH relativeFrom="column">
                  <wp:posOffset>1715770</wp:posOffset>
                </wp:positionH>
                <wp:positionV relativeFrom="paragraph">
                  <wp:posOffset>1296649</wp:posOffset>
                </wp:positionV>
                <wp:extent cx="1012440" cy="2803161"/>
                <wp:effectExtent l="38100" t="25400" r="16510" b="16510"/>
                <wp:wrapNone/>
                <wp:docPr id="1710780871" name="直線箭頭接點 8"/>
                <wp:cNvGraphicFramePr/>
                <a:graphic xmlns:a="http://schemas.openxmlformats.org/drawingml/2006/main">
                  <a:graphicData uri="http://schemas.microsoft.com/office/word/2010/wordprocessingShape">
                    <wps:wsp>
                      <wps:cNvCnPr/>
                      <wps:spPr>
                        <a:xfrm flipH="1" flipV="1">
                          <a:off x="0" y="0"/>
                          <a:ext cx="1012440" cy="28031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4C4100" id="直線箭頭接點 8" o:spid="_x0000_s1026" type="#_x0000_t32" style="position:absolute;margin-left:135.1pt;margin-top:102.1pt;width:79.7pt;height:220.7pt;flip:x y;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" strokecolor="#156082 [3204]" strokeweight=".5pt">
                <v:stroke endarrow="block" joinstyle="miter"/>
              </v:shape>
            </w:pict>
          </mc:Fallback>
        </mc:AlternateContent>
      </w:r>
      <w:r w:rsidR="03F59D60">
        <w:rPr>
          <w:noProof/>
        </w:rPr>
        <w:drawing>
          <wp:inline distT="0" distB="0" distL="0" distR="0" wp14:anchorId="28D10F75" wp14:editId="6EB24DA0">
            <wp:extent cx="5943600" cy="3524250"/>
            <wp:effectExtent l="0" t="0" r="0" b="0"/>
            <wp:docPr id="9481337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33768" name="Picture 948133768"/>
                    <pic:cNvPicPr/>
                  </pic:nvPicPr>
                  <pic:blipFill>
                    <a:blip r:embed="rId165">
                      <a:extLst>
                        <a:ext uri="{28A0092B-C50C-407E-A947-70E740481C1C}">
                          <a14:useLocalDpi xmlns:a14="http://schemas.microsoft.com/office/drawing/2010/main"/>
                        </a:ext>
                      </a:extLst>
                    </a:blip>
                    <a:stretch>
                      <a:fillRect/>
                    </a:stretch>
                  </pic:blipFill>
                  <pic:spPr>
                    <a:xfrm>
                      <a:off x="0" y="0"/>
                      <a:ext cx="5943600" cy="3524250"/>
                    </a:xfrm>
                    <a:prstGeom prst="rect">
                      <a:avLst/>
                    </a:prstGeom>
                  </pic:spPr>
                </pic:pic>
              </a:graphicData>
            </a:graphic>
          </wp:inline>
        </w:drawing>
      </w:r>
      <w:r w:rsidR="0CF63DA4">
        <w:rPr>
          <w:noProof/>
        </w:rPr>
        <w:drawing>
          <wp:inline distT="0" distB="0" distL="0" distR="0" wp14:anchorId="166ADBAE" wp14:editId="077556AC">
            <wp:extent cx="2352675" cy="754062"/>
            <wp:effectExtent l="0" t="0" r="0" b="0"/>
            <wp:docPr id="407470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0793" name="Picture 407470793"/>
                    <pic:cNvPicPr/>
                  </pic:nvPicPr>
                  <pic:blipFill>
                    <a:blip r:embed="rId166">
                      <a:extLst>
                        <a:ext uri="{28A0092B-C50C-407E-A947-70E740481C1C}">
                          <a14:useLocalDpi xmlns:a14="http://schemas.microsoft.com/office/drawing/2010/main"/>
                        </a:ext>
                      </a:extLst>
                    </a:blip>
                    <a:stretch>
                      <a:fillRect/>
                    </a:stretch>
                  </pic:blipFill>
                  <pic:spPr>
                    <a:xfrm>
                      <a:off x="0" y="0"/>
                      <a:ext cx="2352675" cy="754062"/>
                    </a:xfrm>
                    <a:prstGeom prst="rect">
                      <a:avLst/>
                    </a:prstGeom>
                  </pic:spPr>
                </pic:pic>
              </a:graphicData>
            </a:graphic>
          </wp:inline>
        </w:drawing>
      </w:r>
      <w:r w:rsidR="0CF63DA4">
        <w:rPr>
          <w:noProof/>
        </w:rPr>
        <w:drawing>
          <wp:inline distT="0" distB="0" distL="0" distR="0" wp14:anchorId="02771ADC" wp14:editId="4C0DAA2B">
            <wp:extent cx="3214221" cy="206569"/>
            <wp:effectExtent l="0" t="0" r="0" b="0"/>
            <wp:docPr id="185407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56950" name="Picture 2017256950"/>
                    <pic:cNvPicPr/>
                  </pic:nvPicPr>
                  <pic:blipFill>
                    <a:blip r:embed="rId124">
                      <a:extLst>
                        <a:ext uri="{28A0092B-C50C-407E-A947-70E740481C1C}">
                          <a14:useLocalDpi xmlns:a14="http://schemas.microsoft.com/office/drawing/2010/main"/>
                        </a:ext>
                      </a:extLst>
                    </a:blip>
                    <a:stretch>
                      <a:fillRect/>
                    </a:stretch>
                  </pic:blipFill>
                  <pic:spPr>
                    <a:xfrm>
                      <a:off x="0" y="0"/>
                      <a:ext cx="3214221" cy="206569"/>
                    </a:xfrm>
                    <a:prstGeom prst="rect">
                      <a:avLst/>
                    </a:prstGeom>
                  </pic:spPr>
                </pic:pic>
              </a:graphicData>
            </a:graphic>
          </wp:inline>
        </w:drawing>
      </w:r>
      <w:r w:rsidR="37597CD1">
        <w:rPr>
          <w:noProof/>
        </w:rPr>
        <w:drawing>
          <wp:inline distT="0" distB="0" distL="0" distR="0" wp14:anchorId="258869EE" wp14:editId="4929962A">
            <wp:extent cx="3400425" cy="212527"/>
            <wp:effectExtent l="0" t="0" r="0" b="0"/>
            <wp:docPr id="9178749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74980" name="Picture 917874980"/>
                    <pic:cNvPicPr/>
                  </pic:nvPicPr>
                  <pic:blipFill>
                    <a:blip r:embed="rId167">
                      <a:extLst>
                        <a:ext uri="{28A0092B-C50C-407E-A947-70E740481C1C}">
                          <a14:useLocalDpi xmlns:a14="http://schemas.microsoft.com/office/drawing/2010/main"/>
                        </a:ext>
                      </a:extLst>
                    </a:blip>
                    <a:stretch>
                      <a:fillRect/>
                    </a:stretch>
                  </pic:blipFill>
                  <pic:spPr>
                    <a:xfrm>
                      <a:off x="0" y="0"/>
                      <a:ext cx="3400425" cy="212527"/>
                    </a:xfrm>
                    <a:prstGeom prst="rect">
                      <a:avLst/>
                    </a:prstGeom>
                  </pic:spPr>
                </pic:pic>
              </a:graphicData>
            </a:graphic>
          </wp:inline>
        </w:drawing>
      </w:r>
    </w:p>
    <w:p w14:paraId="100F7B82" w14:textId="75F073FC" w:rsidR="00232440" w:rsidRPr="00F24057" w:rsidRDefault="008A4158" w:rsidP="697FC5A2">
      <w:r>
        <w:br w:type="page"/>
      </w:r>
    </w:p>
    <w:p w14:paraId="5E20E773" w14:textId="20FC7F78" w:rsidR="00232440" w:rsidRPr="00F24057" w:rsidRDefault="00081A9C" w:rsidP="697FC5A2">
      <w:r>
        <w:rPr>
          <w:noProof/>
        </w:rPr>
        <mc:AlternateContent>
          <mc:Choice Requires="wps">
            <w:drawing>
              <wp:anchor distT="0" distB="0" distL="114300" distR="114300" simplePos="0" relativeHeight="251658325" behindDoc="0" locked="0" layoutInCell="1" allowOverlap="1" wp14:anchorId="0EA2C969" wp14:editId="000A0252">
                <wp:simplePos x="0" y="0"/>
                <wp:positionH relativeFrom="column">
                  <wp:posOffset>337279</wp:posOffset>
                </wp:positionH>
                <wp:positionV relativeFrom="paragraph">
                  <wp:posOffset>1594162</wp:posOffset>
                </wp:positionV>
                <wp:extent cx="1198786" cy="2115904"/>
                <wp:effectExtent l="0" t="25400" r="33655" b="17780"/>
                <wp:wrapNone/>
                <wp:docPr id="143802954" name="直線箭頭接點 8"/>
                <wp:cNvGraphicFramePr/>
                <a:graphic xmlns:a="http://schemas.openxmlformats.org/drawingml/2006/main">
                  <a:graphicData uri="http://schemas.microsoft.com/office/word/2010/wordprocessingShape">
                    <wps:wsp>
                      <wps:cNvCnPr/>
                      <wps:spPr>
                        <a:xfrm flipV="1">
                          <a:off x="0" y="0"/>
                          <a:ext cx="1198786" cy="21159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60C5D5" id="直線箭頭接點 8" o:spid="_x0000_s1026" type="#_x0000_t32" style="position:absolute;margin-left:26.55pt;margin-top:125.5pt;width:94.4pt;height:166.6pt;flip:y;z-index:2516583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26" behindDoc="0" locked="0" layoutInCell="1" allowOverlap="1" wp14:anchorId="6E163481" wp14:editId="2C0719C0">
                <wp:simplePos x="0" y="0"/>
                <wp:positionH relativeFrom="column">
                  <wp:posOffset>1798820</wp:posOffset>
                </wp:positionH>
                <wp:positionV relativeFrom="paragraph">
                  <wp:posOffset>1334125</wp:posOffset>
                </wp:positionV>
                <wp:extent cx="921895" cy="2615783"/>
                <wp:effectExtent l="38100" t="25400" r="18415" b="13335"/>
                <wp:wrapNone/>
                <wp:docPr id="1723686859" name="直線箭頭接點 8"/>
                <wp:cNvGraphicFramePr/>
                <a:graphic xmlns:a="http://schemas.openxmlformats.org/drawingml/2006/main">
                  <a:graphicData uri="http://schemas.microsoft.com/office/word/2010/wordprocessingShape">
                    <wps:wsp>
                      <wps:cNvCnPr/>
                      <wps:spPr>
                        <a:xfrm flipH="1" flipV="1">
                          <a:off x="0" y="0"/>
                          <a:ext cx="921895" cy="26157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E99ECB" id="直線箭頭接點 8" o:spid="_x0000_s1026" type="#_x0000_t32" style="position:absolute;margin-left:141.65pt;margin-top:105.05pt;width:72.6pt;height:205.95pt;flip:x y;z-index:2516583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" strokecolor="#156082 [3204]" strokeweight=".5pt">
                <v:stroke endarrow="block" joinstyle="miter"/>
              </v:shape>
            </w:pict>
          </mc:Fallback>
        </mc:AlternateContent>
      </w:r>
      <w:r w:rsidR="2CA94F8E">
        <w:rPr>
          <w:noProof/>
        </w:rPr>
        <w:drawing>
          <wp:inline distT="0" distB="0" distL="0" distR="0" wp14:anchorId="75662477" wp14:editId="68E0357F">
            <wp:extent cx="5943600" cy="3524250"/>
            <wp:effectExtent l="0" t="0" r="0" b="0"/>
            <wp:docPr id="65231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1706" name="Picture 65231706"/>
                    <pic:cNvPicPr/>
                  </pic:nvPicPr>
                  <pic:blipFill>
                    <a:blip r:embed="rId168">
                      <a:extLst>
                        <a:ext uri="{28A0092B-C50C-407E-A947-70E740481C1C}">
                          <a14:useLocalDpi xmlns:a14="http://schemas.microsoft.com/office/drawing/2010/main"/>
                        </a:ext>
                      </a:extLst>
                    </a:blip>
                    <a:stretch>
                      <a:fillRect/>
                    </a:stretch>
                  </pic:blipFill>
                  <pic:spPr>
                    <a:xfrm>
                      <a:off x="0" y="0"/>
                      <a:ext cx="5943600" cy="3524250"/>
                    </a:xfrm>
                    <a:prstGeom prst="rect">
                      <a:avLst/>
                    </a:prstGeom>
                  </pic:spPr>
                </pic:pic>
              </a:graphicData>
            </a:graphic>
          </wp:inline>
        </w:drawing>
      </w:r>
      <w:r w:rsidR="26DCE9E9">
        <w:rPr>
          <w:noProof/>
        </w:rPr>
        <w:drawing>
          <wp:inline distT="0" distB="0" distL="0" distR="0" wp14:anchorId="195F2F8C" wp14:editId="645595BC">
            <wp:extent cx="2722260" cy="571500"/>
            <wp:effectExtent l="0" t="0" r="0" b="0"/>
            <wp:docPr id="14213460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46013" name="Picture 1421346013"/>
                    <pic:cNvPicPr/>
                  </pic:nvPicPr>
                  <pic:blipFill>
                    <a:blip r:embed="rId169">
                      <a:extLst>
                        <a:ext uri="{28A0092B-C50C-407E-A947-70E740481C1C}">
                          <a14:useLocalDpi xmlns:a14="http://schemas.microsoft.com/office/drawing/2010/main"/>
                        </a:ext>
                      </a:extLst>
                    </a:blip>
                    <a:stretch>
                      <a:fillRect/>
                    </a:stretch>
                  </pic:blipFill>
                  <pic:spPr>
                    <a:xfrm>
                      <a:off x="0" y="0"/>
                      <a:ext cx="2722260" cy="571500"/>
                    </a:xfrm>
                    <a:prstGeom prst="rect">
                      <a:avLst/>
                    </a:prstGeom>
                  </pic:spPr>
                </pic:pic>
              </a:graphicData>
            </a:graphic>
          </wp:inline>
        </w:drawing>
      </w:r>
      <w:r w:rsidR="22313653">
        <w:rPr>
          <w:noProof/>
        </w:rPr>
        <w:drawing>
          <wp:inline distT="0" distB="0" distL="0" distR="0" wp14:anchorId="4A648E69" wp14:editId="20892698">
            <wp:extent cx="2746872" cy="176534"/>
            <wp:effectExtent l="0" t="0" r="0" b="0"/>
            <wp:docPr id="720344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56950" name="Picture 2017256950"/>
                    <pic:cNvPicPr/>
                  </pic:nvPicPr>
                  <pic:blipFill>
                    <a:blip r:embed="rId124">
                      <a:extLst>
                        <a:ext uri="{28A0092B-C50C-407E-A947-70E740481C1C}">
                          <a14:useLocalDpi xmlns:a14="http://schemas.microsoft.com/office/drawing/2010/main"/>
                        </a:ext>
                      </a:extLst>
                    </a:blip>
                    <a:stretch>
                      <a:fillRect/>
                    </a:stretch>
                  </pic:blipFill>
                  <pic:spPr>
                    <a:xfrm>
                      <a:off x="0" y="0"/>
                      <a:ext cx="2746872" cy="176534"/>
                    </a:xfrm>
                    <a:prstGeom prst="rect">
                      <a:avLst/>
                    </a:prstGeom>
                  </pic:spPr>
                </pic:pic>
              </a:graphicData>
            </a:graphic>
          </wp:inline>
        </w:drawing>
      </w:r>
    </w:p>
    <w:p w14:paraId="07A26288" w14:textId="3FF9294A" w:rsidR="00232440" w:rsidRPr="00F24057" w:rsidRDefault="008A4158" w:rsidP="697FC5A2">
      <w:r>
        <w:br w:type="page"/>
      </w:r>
    </w:p>
    <w:p w14:paraId="665721E5" w14:textId="4A8FAF64" w:rsidR="00232440" w:rsidRPr="00F24057" w:rsidRDefault="009049B7" w:rsidP="697FC5A2">
      <w:r>
        <w:rPr>
          <w:noProof/>
        </w:rPr>
        <mc:AlternateContent>
          <mc:Choice Requires="wps">
            <w:drawing>
              <wp:anchor distT="0" distB="0" distL="114300" distR="114300" simplePos="0" relativeHeight="251658335" behindDoc="0" locked="0" layoutInCell="1" allowOverlap="1" wp14:anchorId="46AA3858" wp14:editId="5602D420">
                <wp:simplePos x="0" y="0"/>
                <wp:positionH relativeFrom="column">
                  <wp:posOffset>0</wp:posOffset>
                </wp:positionH>
                <wp:positionV relativeFrom="paragraph">
                  <wp:posOffset>1731364</wp:posOffset>
                </wp:positionV>
                <wp:extent cx="2383436" cy="3237875"/>
                <wp:effectExtent l="0" t="25400" r="42545" b="13335"/>
                <wp:wrapNone/>
                <wp:docPr id="386639435" name="直線箭頭接點 8"/>
                <wp:cNvGraphicFramePr/>
                <a:graphic xmlns:a="http://schemas.openxmlformats.org/drawingml/2006/main">
                  <a:graphicData uri="http://schemas.microsoft.com/office/word/2010/wordprocessingShape">
                    <wps:wsp>
                      <wps:cNvCnPr/>
                      <wps:spPr>
                        <a:xfrm flipV="1">
                          <a:off x="0" y="0"/>
                          <a:ext cx="2383436" cy="3237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35DC1B" id="直線箭頭接點 8" o:spid="_x0000_s1026" type="#_x0000_t32" style="position:absolute;margin-left:0;margin-top:136.35pt;width:187.65pt;height:254.95pt;flip:y;z-index:251658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34" behindDoc="0" locked="0" layoutInCell="1" allowOverlap="1" wp14:anchorId="2AA6B3AA" wp14:editId="0B3EA912">
                <wp:simplePos x="0" y="0"/>
                <wp:positionH relativeFrom="column">
                  <wp:posOffset>-1</wp:posOffset>
                </wp:positionH>
                <wp:positionV relativeFrom="paragraph">
                  <wp:posOffset>2683240</wp:posOffset>
                </wp:positionV>
                <wp:extent cx="4287187" cy="3575154"/>
                <wp:effectExtent l="0" t="25400" r="31115" b="19050"/>
                <wp:wrapNone/>
                <wp:docPr id="1826499978" name="直線箭頭接點 8"/>
                <wp:cNvGraphicFramePr/>
                <a:graphic xmlns:a="http://schemas.openxmlformats.org/drawingml/2006/main">
                  <a:graphicData uri="http://schemas.microsoft.com/office/word/2010/wordprocessingShape">
                    <wps:wsp>
                      <wps:cNvCnPr/>
                      <wps:spPr>
                        <a:xfrm flipV="1">
                          <a:off x="0" y="0"/>
                          <a:ext cx="4287187" cy="35751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F50CDF" id="直線箭頭接點 8" o:spid="_x0000_s1026" type="#_x0000_t32" style="position:absolute;margin-left:0;margin-top:211.3pt;width:337.55pt;height:281.5pt;flip:y;z-index:2516583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33" behindDoc="0" locked="0" layoutInCell="1" allowOverlap="1" wp14:anchorId="1311FE6F" wp14:editId="58F74715">
                <wp:simplePos x="0" y="0"/>
                <wp:positionH relativeFrom="column">
                  <wp:posOffset>-1</wp:posOffset>
                </wp:positionH>
                <wp:positionV relativeFrom="paragraph">
                  <wp:posOffset>2983043</wp:posOffset>
                </wp:positionV>
                <wp:extent cx="2945567" cy="3942413"/>
                <wp:effectExtent l="0" t="12700" r="39370" b="20320"/>
                <wp:wrapNone/>
                <wp:docPr id="302361080" name="直線箭頭接點 8"/>
                <wp:cNvGraphicFramePr/>
                <a:graphic xmlns:a="http://schemas.openxmlformats.org/drawingml/2006/main">
                  <a:graphicData uri="http://schemas.microsoft.com/office/word/2010/wordprocessingShape">
                    <wps:wsp>
                      <wps:cNvCnPr/>
                      <wps:spPr>
                        <a:xfrm flipV="1">
                          <a:off x="0" y="0"/>
                          <a:ext cx="2945567" cy="39424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07FEC8" id="直線箭頭接點 8" o:spid="_x0000_s1026" type="#_x0000_t32" style="position:absolute;margin-left:0;margin-top:234.9pt;width:231.95pt;height:310.45pt;flip:y;z-index:2516583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32" behindDoc="0" locked="0" layoutInCell="1" allowOverlap="1" wp14:anchorId="35A548E6" wp14:editId="4E462058">
                <wp:simplePos x="0" y="0"/>
                <wp:positionH relativeFrom="column">
                  <wp:posOffset>3680085</wp:posOffset>
                </wp:positionH>
                <wp:positionV relativeFrom="paragraph">
                  <wp:posOffset>2930577</wp:posOffset>
                </wp:positionV>
                <wp:extent cx="1004341" cy="2780675"/>
                <wp:effectExtent l="0" t="12700" r="37465" b="13335"/>
                <wp:wrapNone/>
                <wp:docPr id="1574825081" name="直線箭頭接點 8"/>
                <wp:cNvGraphicFramePr/>
                <a:graphic xmlns:a="http://schemas.openxmlformats.org/drawingml/2006/main">
                  <a:graphicData uri="http://schemas.microsoft.com/office/word/2010/wordprocessingShape">
                    <wps:wsp>
                      <wps:cNvCnPr/>
                      <wps:spPr>
                        <a:xfrm flipV="1">
                          <a:off x="0" y="0"/>
                          <a:ext cx="1004341" cy="2780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3C831D" id="直線箭頭接點 8" o:spid="_x0000_s1026" type="#_x0000_t32" style="position:absolute;margin-left:289.75pt;margin-top:230.75pt;width:79.1pt;height:218.95pt;flip:y;z-index:2516583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31" behindDoc="0" locked="0" layoutInCell="1" allowOverlap="1" wp14:anchorId="271EF028" wp14:editId="465DAE0A">
                <wp:simplePos x="0" y="0"/>
                <wp:positionH relativeFrom="column">
                  <wp:posOffset>2518348</wp:posOffset>
                </wp:positionH>
                <wp:positionV relativeFrom="paragraph">
                  <wp:posOffset>2181070</wp:posOffset>
                </wp:positionV>
                <wp:extent cx="959370" cy="2743200"/>
                <wp:effectExtent l="38100" t="25400" r="19050" b="12700"/>
                <wp:wrapNone/>
                <wp:docPr id="2034419130" name="直線箭頭接點 8"/>
                <wp:cNvGraphicFramePr/>
                <a:graphic xmlns:a="http://schemas.openxmlformats.org/drawingml/2006/main">
                  <a:graphicData uri="http://schemas.microsoft.com/office/word/2010/wordprocessingShape">
                    <wps:wsp>
                      <wps:cNvCnPr/>
                      <wps:spPr>
                        <a:xfrm flipH="1" flipV="1">
                          <a:off x="0" y="0"/>
                          <a:ext cx="959370" cy="2743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2C3530" id="直線箭頭接點 8" o:spid="_x0000_s1026" type="#_x0000_t32" style="position:absolute;margin-left:198.3pt;margin-top:171.75pt;width:75.55pt;height:3in;flip:x y;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" strokecolor="#156082 [3204]" strokeweight=".5pt">
                <v:stroke endarrow="block" joinstyle="miter"/>
              </v:shape>
            </w:pict>
          </mc:Fallback>
        </mc:AlternateContent>
      </w:r>
      <w:r w:rsidR="00081A9C">
        <w:rPr>
          <w:noProof/>
        </w:rPr>
        <mc:AlternateContent>
          <mc:Choice Requires="wps">
            <w:drawing>
              <wp:anchor distT="0" distB="0" distL="114300" distR="114300" simplePos="0" relativeHeight="251658327" behindDoc="0" locked="0" layoutInCell="1" allowOverlap="1" wp14:anchorId="2D795B40" wp14:editId="483394DE">
                <wp:simplePos x="0" y="0"/>
                <wp:positionH relativeFrom="column">
                  <wp:posOffset>0</wp:posOffset>
                </wp:positionH>
                <wp:positionV relativeFrom="paragraph">
                  <wp:posOffset>1229193</wp:posOffset>
                </wp:positionV>
                <wp:extent cx="1161738" cy="1898598"/>
                <wp:effectExtent l="0" t="25400" r="32385" b="19685"/>
                <wp:wrapNone/>
                <wp:docPr id="293383138" name="直線箭頭接點 8"/>
                <wp:cNvGraphicFramePr/>
                <a:graphic xmlns:a="http://schemas.openxmlformats.org/drawingml/2006/main">
                  <a:graphicData uri="http://schemas.microsoft.com/office/word/2010/wordprocessingShape">
                    <wps:wsp>
                      <wps:cNvCnPr/>
                      <wps:spPr>
                        <a:xfrm flipV="1">
                          <a:off x="0" y="0"/>
                          <a:ext cx="1161738" cy="189859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4E0D2F" id="直線箭頭接點 8" o:spid="_x0000_s1026" type="#_x0000_t32" style="position:absolute;margin-left:0;margin-top:96.8pt;width:91.5pt;height:149.5pt;flip:y;z-index:251658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" strokecolor="#156082 [3204]" strokeweight=".5pt">
                <v:stroke endarrow="block" joinstyle="miter"/>
              </v:shape>
            </w:pict>
          </mc:Fallback>
        </mc:AlternateContent>
      </w:r>
      <w:r w:rsidR="00081A9C">
        <w:rPr>
          <w:noProof/>
        </w:rPr>
        <mc:AlternateContent>
          <mc:Choice Requires="wps">
            <w:drawing>
              <wp:anchor distT="0" distB="0" distL="114300" distR="114300" simplePos="0" relativeHeight="251658330" behindDoc="0" locked="0" layoutInCell="1" allowOverlap="1" wp14:anchorId="2CECEECD" wp14:editId="3B9BA3EC">
                <wp:simplePos x="0" y="0"/>
                <wp:positionH relativeFrom="column">
                  <wp:posOffset>3440243</wp:posOffset>
                </wp:positionH>
                <wp:positionV relativeFrom="paragraph">
                  <wp:posOffset>1292069</wp:posOffset>
                </wp:positionV>
                <wp:extent cx="966865" cy="2822731"/>
                <wp:effectExtent l="0" t="25400" r="36830" b="9525"/>
                <wp:wrapNone/>
                <wp:docPr id="914612882" name="直線箭頭接點 8"/>
                <wp:cNvGraphicFramePr/>
                <a:graphic xmlns:a="http://schemas.openxmlformats.org/drawingml/2006/main">
                  <a:graphicData uri="http://schemas.microsoft.com/office/word/2010/wordprocessingShape">
                    <wps:wsp>
                      <wps:cNvCnPr/>
                      <wps:spPr>
                        <a:xfrm flipV="1">
                          <a:off x="0" y="0"/>
                          <a:ext cx="966865" cy="28227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358A74" id="直線箭頭接點 8" o:spid="_x0000_s1026" type="#_x0000_t32" style="position:absolute;margin-left:270.9pt;margin-top:101.75pt;width:76.15pt;height:222.25pt;flip:y;z-index:251658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" strokecolor="#156082 [3204]" strokeweight=".5pt">
                <v:stroke endarrow="block" joinstyle="miter"/>
              </v:shape>
            </w:pict>
          </mc:Fallback>
        </mc:AlternateContent>
      </w:r>
      <w:r w:rsidR="00081A9C">
        <w:rPr>
          <w:noProof/>
        </w:rPr>
        <mc:AlternateContent>
          <mc:Choice Requires="wps">
            <w:drawing>
              <wp:anchor distT="0" distB="0" distL="114300" distR="114300" simplePos="0" relativeHeight="251658329" behindDoc="0" locked="0" layoutInCell="1" allowOverlap="1" wp14:anchorId="24A0647E" wp14:editId="382F4CE9">
                <wp:simplePos x="0" y="0"/>
                <wp:positionH relativeFrom="column">
                  <wp:posOffset>-1</wp:posOffset>
                </wp:positionH>
                <wp:positionV relativeFrom="paragraph">
                  <wp:posOffset>1289155</wp:posOffset>
                </wp:positionV>
                <wp:extent cx="2428875" cy="2780676"/>
                <wp:effectExtent l="0" t="25400" r="34925" b="13335"/>
                <wp:wrapNone/>
                <wp:docPr id="1670396024" name="直線箭頭接點 8"/>
                <wp:cNvGraphicFramePr/>
                <a:graphic xmlns:a="http://schemas.openxmlformats.org/drawingml/2006/main">
                  <a:graphicData uri="http://schemas.microsoft.com/office/word/2010/wordprocessingShape">
                    <wps:wsp>
                      <wps:cNvCnPr/>
                      <wps:spPr>
                        <a:xfrm flipV="1">
                          <a:off x="0" y="0"/>
                          <a:ext cx="2428875" cy="27806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035A98" id="直線箭頭接點 8" o:spid="_x0000_s1026" type="#_x0000_t32" style="position:absolute;margin-left:0;margin-top:101.5pt;width:191.25pt;height:218.95pt;flip:y;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" strokecolor="#156082 [3204]" strokeweight=".5pt">
                <v:stroke endarrow="block" joinstyle="miter"/>
              </v:shape>
            </w:pict>
          </mc:Fallback>
        </mc:AlternateContent>
      </w:r>
      <w:r w:rsidR="00081A9C">
        <w:rPr>
          <w:noProof/>
        </w:rPr>
        <mc:AlternateContent>
          <mc:Choice Requires="wps">
            <w:drawing>
              <wp:anchor distT="0" distB="0" distL="114300" distR="114300" simplePos="0" relativeHeight="251658328" behindDoc="0" locked="0" layoutInCell="1" allowOverlap="1" wp14:anchorId="7365CD83" wp14:editId="273F3E81">
                <wp:simplePos x="0" y="0"/>
                <wp:positionH relativeFrom="column">
                  <wp:posOffset>2624455</wp:posOffset>
                </wp:positionH>
                <wp:positionV relativeFrom="paragraph">
                  <wp:posOffset>1004341</wp:posOffset>
                </wp:positionV>
                <wp:extent cx="868253" cy="2263515"/>
                <wp:effectExtent l="25400" t="25400" r="20955" b="10160"/>
                <wp:wrapNone/>
                <wp:docPr id="367817383" name="直線箭頭接點 8"/>
                <wp:cNvGraphicFramePr/>
                <a:graphic xmlns:a="http://schemas.openxmlformats.org/drawingml/2006/main">
                  <a:graphicData uri="http://schemas.microsoft.com/office/word/2010/wordprocessingShape">
                    <wps:wsp>
                      <wps:cNvCnPr/>
                      <wps:spPr>
                        <a:xfrm flipH="1" flipV="1">
                          <a:off x="0" y="0"/>
                          <a:ext cx="868253" cy="22635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7D9FE3" id="直線箭頭接點 8" o:spid="_x0000_s1026" type="#_x0000_t32" style="position:absolute;margin-left:206.65pt;margin-top:79.1pt;width:68.35pt;height:178.25pt;flip:x y;z-index:251658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" strokecolor="#156082 [3204]" strokeweight=".5pt">
                <v:stroke endarrow="block" joinstyle="miter"/>
              </v:shape>
            </w:pict>
          </mc:Fallback>
        </mc:AlternateContent>
      </w:r>
      <w:r w:rsidR="1FF6E5EE">
        <w:rPr>
          <w:noProof/>
        </w:rPr>
        <w:drawing>
          <wp:inline distT="0" distB="0" distL="0" distR="0" wp14:anchorId="251F7262" wp14:editId="1EDDF164">
            <wp:extent cx="5943600" cy="3105150"/>
            <wp:effectExtent l="0" t="0" r="0" b="0"/>
            <wp:docPr id="12754405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40599" name="Picture 1275440599"/>
                    <pic:cNvPicPr/>
                  </pic:nvPicPr>
                  <pic:blipFill>
                    <a:blip r:embed="rId170">
                      <a:extLst>
                        <a:ext uri="{28A0092B-C50C-407E-A947-70E740481C1C}">
                          <a14:useLocalDpi xmlns:a14="http://schemas.microsoft.com/office/drawing/2010/main"/>
                        </a:ext>
                      </a:extLst>
                    </a:blip>
                    <a:stretch>
                      <a:fillRect/>
                    </a:stretch>
                  </pic:blipFill>
                  <pic:spPr>
                    <a:xfrm>
                      <a:off x="0" y="0"/>
                      <a:ext cx="5943600" cy="3105150"/>
                    </a:xfrm>
                    <a:prstGeom prst="rect">
                      <a:avLst/>
                    </a:prstGeom>
                  </pic:spPr>
                </pic:pic>
              </a:graphicData>
            </a:graphic>
          </wp:inline>
        </w:drawing>
      </w:r>
      <w:r w:rsidR="6973D8E4">
        <w:rPr>
          <w:noProof/>
        </w:rPr>
        <w:drawing>
          <wp:inline distT="0" distB="0" distL="0" distR="0" wp14:anchorId="794AFA40" wp14:editId="03837C69">
            <wp:extent cx="2454965" cy="904875"/>
            <wp:effectExtent l="0" t="0" r="0" b="0"/>
            <wp:docPr id="382451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66951" name="Picture 932266951"/>
                    <pic:cNvPicPr/>
                  </pic:nvPicPr>
                  <pic:blipFill>
                    <a:blip r:embed="rId171">
                      <a:extLst>
                        <a:ext uri="{28A0092B-C50C-407E-A947-70E740481C1C}">
                          <a14:useLocalDpi xmlns:a14="http://schemas.microsoft.com/office/drawing/2010/main"/>
                        </a:ext>
                      </a:extLst>
                    </a:blip>
                    <a:stretch>
                      <a:fillRect/>
                    </a:stretch>
                  </pic:blipFill>
                  <pic:spPr>
                    <a:xfrm>
                      <a:off x="0" y="0"/>
                      <a:ext cx="2454965" cy="904875"/>
                    </a:xfrm>
                    <a:prstGeom prst="rect">
                      <a:avLst/>
                    </a:prstGeom>
                  </pic:spPr>
                </pic:pic>
              </a:graphicData>
            </a:graphic>
          </wp:inline>
        </w:drawing>
      </w:r>
      <w:r w:rsidR="6973D8E4">
        <w:rPr>
          <w:noProof/>
        </w:rPr>
        <w:drawing>
          <wp:inline distT="0" distB="0" distL="0" distR="0" wp14:anchorId="7A3FD09D" wp14:editId="15360C63">
            <wp:extent cx="2447925" cy="772822"/>
            <wp:effectExtent l="0" t="0" r="0" b="0"/>
            <wp:docPr id="14020364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03757" name="Picture 1847403757"/>
                    <pic:cNvPicPr/>
                  </pic:nvPicPr>
                  <pic:blipFill>
                    <a:blip r:embed="rId172">
                      <a:extLst>
                        <a:ext uri="{28A0092B-C50C-407E-A947-70E740481C1C}">
                          <a14:useLocalDpi xmlns:a14="http://schemas.microsoft.com/office/drawing/2010/main"/>
                        </a:ext>
                      </a:extLst>
                    </a:blip>
                    <a:stretch>
                      <a:fillRect/>
                    </a:stretch>
                  </pic:blipFill>
                  <pic:spPr>
                    <a:xfrm>
                      <a:off x="0" y="0"/>
                      <a:ext cx="2447925" cy="772822"/>
                    </a:xfrm>
                    <a:prstGeom prst="rect">
                      <a:avLst/>
                    </a:prstGeom>
                  </pic:spPr>
                </pic:pic>
              </a:graphicData>
            </a:graphic>
          </wp:inline>
        </w:drawing>
      </w:r>
      <w:r w:rsidR="6973D8E4">
        <w:rPr>
          <w:noProof/>
        </w:rPr>
        <w:drawing>
          <wp:inline distT="0" distB="0" distL="0" distR="0" wp14:anchorId="7AC19D0A" wp14:editId="632ABE6D">
            <wp:extent cx="2624839" cy="828675"/>
            <wp:effectExtent l="0" t="0" r="0" b="0"/>
            <wp:docPr id="646123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46489" name="Picture 1558846489"/>
                    <pic:cNvPicPr/>
                  </pic:nvPicPr>
                  <pic:blipFill>
                    <a:blip r:embed="rId173">
                      <a:extLst>
                        <a:ext uri="{28A0092B-C50C-407E-A947-70E740481C1C}">
                          <a14:useLocalDpi xmlns:a14="http://schemas.microsoft.com/office/drawing/2010/main"/>
                        </a:ext>
                      </a:extLst>
                    </a:blip>
                    <a:stretch>
                      <a:fillRect/>
                    </a:stretch>
                  </pic:blipFill>
                  <pic:spPr>
                    <a:xfrm>
                      <a:off x="0" y="0"/>
                      <a:ext cx="2624839" cy="828675"/>
                    </a:xfrm>
                    <a:prstGeom prst="rect">
                      <a:avLst/>
                    </a:prstGeom>
                  </pic:spPr>
                </pic:pic>
              </a:graphicData>
            </a:graphic>
          </wp:inline>
        </w:drawing>
      </w:r>
      <w:r w:rsidR="6973D8E4">
        <w:rPr>
          <w:noProof/>
        </w:rPr>
        <w:drawing>
          <wp:inline distT="0" distB="0" distL="0" distR="0" wp14:anchorId="5CAD764A" wp14:editId="1A6DF684">
            <wp:extent cx="2505075" cy="778821"/>
            <wp:effectExtent l="0" t="0" r="0" b="0"/>
            <wp:docPr id="1504754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20692" name="Picture 1336220692"/>
                    <pic:cNvPicPr/>
                  </pic:nvPicPr>
                  <pic:blipFill>
                    <a:blip r:embed="rId174">
                      <a:extLst>
                        <a:ext uri="{28A0092B-C50C-407E-A947-70E740481C1C}">
                          <a14:useLocalDpi xmlns:a14="http://schemas.microsoft.com/office/drawing/2010/main"/>
                        </a:ext>
                      </a:extLst>
                    </a:blip>
                    <a:stretch>
                      <a:fillRect/>
                    </a:stretch>
                  </pic:blipFill>
                  <pic:spPr>
                    <a:xfrm>
                      <a:off x="0" y="0"/>
                      <a:ext cx="2505075" cy="778821"/>
                    </a:xfrm>
                    <a:prstGeom prst="rect">
                      <a:avLst/>
                    </a:prstGeom>
                  </pic:spPr>
                </pic:pic>
              </a:graphicData>
            </a:graphic>
          </wp:inline>
        </w:drawing>
      </w:r>
      <w:r w:rsidR="6973D8E4">
        <w:rPr>
          <w:noProof/>
        </w:rPr>
        <w:drawing>
          <wp:inline distT="0" distB="0" distL="0" distR="0" wp14:anchorId="48F984A5" wp14:editId="50D0A776">
            <wp:extent cx="2286000" cy="714375"/>
            <wp:effectExtent l="0" t="0" r="0" b="0"/>
            <wp:docPr id="11978191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59305" name="Picture 974259305"/>
                    <pic:cNvPicPr/>
                  </pic:nvPicPr>
                  <pic:blipFill>
                    <a:blip r:embed="rId175">
                      <a:extLst>
                        <a:ext uri="{28A0092B-C50C-407E-A947-70E740481C1C}">
                          <a14:useLocalDpi xmlns:a14="http://schemas.microsoft.com/office/drawing/2010/main"/>
                        </a:ext>
                      </a:extLst>
                    </a:blip>
                    <a:stretch>
                      <a:fillRect/>
                    </a:stretch>
                  </pic:blipFill>
                  <pic:spPr>
                    <a:xfrm>
                      <a:off x="0" y="0"/>
                      <a:ext cx="2286000" cy="714375"/>
                    </a:xfrm>
                    <a:prstGeom prst="rect">
                      <a:avLst/>
                    </a:prstGeom>
                  </pic:spPr>
                </pic:pic>
              </a:graphicData>
            </a:graphic>
          </wp:inline>
        </w:drawing>
      </w:r>
      <w:r w:rsidR="6973D8E4">
        <w:rPr>
          <w:noProof/>
        </w:rPr>
        <w:drawing>
          <wp:inline distT="0" distB="0" distL="0" distR="0" wp14:anchorId="1873B29E" wp14:editId="49BF6207">
            <wp:extent cx="2466975" cy="759069"/>
            <wp:effectExtent l="0" t="0" r="0" b="0"/>
            <wp:docPr id="3314870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78442" name="Picture 1991878442"/>
                    <pic:cNvPicPr/>
                  </pic:nvPicPr>
                  <pic:blipFill>
                    <a:blip r:embed="rId176">
                      <a:extLst>
                        <a:ext uri="{28A0092B-C50C-407E-A947-70E740481C1C}">
                          <a14:useLocalDpi xmlns:a14="http://schemas.microsoft.com/office/drawing/2010/main"/>
                        </a:ext>
                      </a:extLst>
                    </a:blip>
                    <a:stretch>
                      <a:fillRect/>
                    </a:stretch>
                  </pic:blipFill>
                  <pic:spPr>
                    <a:xfrm>
                      <a:off x="0" y="0"/>
                      <a:ext cx="2466975" cy="759069"/>
                    </a:xfrm>
                    <a:prstGeom prst="rect">
                      <a:avLst/>
                    </a:prstGeom>
                  </pic:spPr>
                </pic:pic>
              </a:graphicData>
            </a:graphic>
          </wp:inline>
        </w:drawing>
      </w:r>
      <w:r w:rsidR="6973D8E4">
        <w:rPr>
          <w:noProof/>
        </w:rPr>
        <w:drawing>
          <wp:inline distT="0" distB="0" distL="0" distR="0" wp14:anchorId="099A10D3" wp14:editId="7427D7E0">
            <wp:extent cx="2428875" cy="638358"/>
            <wp:effectExtent l="0" t="0" r="0" b="0"/>
            <wp:docPr id="19668085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12807" name="Picture 600912807"/>
                    <pic:cNvPicPr/>
                  </pic:nvPicPr>
                  <pic:blipFill>
                    <a:blip r:embed="rId177">
                      <a:extLst>
                        <a:ext uri="{28A0092B-C50C-407E-A947-70E740481C1C}">
                          <a14:useLocalDpi xmlns:a14="http://schemas.microsoft.com/office/drawing/2010/main"/>
                        </a:ext>
                      </a:extLst>
                    </a:blip>
                    <a:stretch>
                      <a:fillRect/>
                    </a:stretch>
                  </pic:blipFill>
                  <pic:spPr>
                    <a:xfrm>
                      <a:off x="0" y="0"/>
                      <a:ext cx="2428875" cy="638358"/>
                    </a:xfrm>
                    <a:prstGeom prst="rect">
                      <a:avLst/>
                    </a:prstGeom>
                  </pic:spPr>
                </pic:pic>
              </a:graphicData>
            </a:graphic>
          </wp:inline>
        </w:drawing>
      </w:r>
      <w:r w:rsidR="6973D8E4">
        <w:rPr>
          <w:noProof/>
        </w:rPr>
        <w:drawing>
          <wp:inline distT="0" distB="0" distL="0" distR="0" wp14:anchorId="614CAD15" wp14:editId="13A99A26">
            <wp:extent cx="2264454" cy="1183032"/>
            <wp:effectExtent l="0" t="0" r="0" b="0"/>
            <wp:docPr id="315200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04994" name="Picture 1815904994"/>
                    <pic:cNvPicPr/>
                  </pic:nvPicPr>
                  <pic:blipFill>
                    <a:blip r:embed="rId178">
                      <a:extLst>
                        <a:ext uri="{28A0092B-C50C-407E-A947-70E740481C1C}">
                          <a14:useLocalDpi xmlns:a14="http://schemas.microsoft.com/office/drawing/2010/main"/>
                        </a:ext>
                      </a:extLst>
                    </a:blip>
                    <a:stretch>
                      <a:fillRect/>
                    </a:stretch>
                  </pic:blipFill>
                  <pic:spPr>
                    <a:xfrm>
                      <a:off x="0" y="0"/>
                      <a:ext cx="2264454" cy="1183032"/>
                    </a:xfrm>
                    <a:prstGeom prst="rect">
                      <a:avLst/>
                    </a:prstGeom>
                  </pic:spPr>
                </pic:pic>
              </a:graphicData>
            </a:graphic>
          </wp:inline>
        </w:drawing>
      </w:r>
      <w:r w:rsidR="6973D8E4">
        <w:rPr>
          <w:noProof/>
        </w:rPr>
        <w:drawing>
          <wp:inline distT="0" distB="0" distL="0" distR="0" wp14:anchorId="5FE9DB47" wp14:editId="7ABAA336">
            <wp:extent cx="2724150" cy="838200"/>
            <wp:effectExtent l="0" t="0" r="0" b="0"/>
            <wp:docPr id="866929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61275" name="Picture 1159661275"/>
                    <pic:cNvPicPr/>
                  </pic:nvPicPr>
                  <pic:blipFill>
                    <a:blip r:embed="rId179">
                      <a:extLst>
                        <a:ext uri="{28A0092B-C50C-407E-A947-70E740481C1C}">
                          <a14:useLocalDpi xmlns:a14="http://schemas.microsoft.com/office/drawing/2010/main"/>
                        </a:ext>
                      </a:extLst>
                    </a:blip>
                    <a:stretch>
                      <a:fillRect/>
                    </a:stretch>
                  </pic:blipFill>
                  <pic:spPr>
                    <a:xfrm>
                      <a:off x="0" y="0"/>
                      <a:ext cx="2724150" cy="838200"/>
                    </a:xfrm>
                    <a:prstGeom prst="rect">
                      <a:avLst/>
                    </a:prstGeom>
                  </pic:spPr>
                </pic:pic>
              </a:graphicData>
            </a:graphic>
          </wp:inline>
        </w:drawing>
      </w:r>
    </w:p>
    <w:p w14:paraId="4E50BD37" w14:textId="070D4A61" w:rsidR="00232440" w:rsidRPr="00F24057" w:rsidRDefault="008A4158" w:rsidP="697FC5A2">
      <w:r>
        <w:br w:type="page"/>
      </w:r>
    </w:p>
    <w:p w14:paraId="675510BF" w14:textId="4F8C68FB" w:rsidR="00232440" w:rsidRPr="00F24057" w:rsidRDefault="00340B06" w:rsidP="697FC5A2">
      <w:r>
        <w:rPr>
          <w:noProof/>
        </w:rPr>
        <mc:AlternateContent>
          <mc:Choice Requires="wps">
            <w:drawing>
              <wp:anchor distT="0" distB="0" distL="114300" distR="114300" simplePos="0" relativeHeight="251658337" behindDoc="0" locked="0" layoutInCell="1" allowOverlap="1" wp14:anchorId="11851B24" wp14:editId="1016C9A8">
                <wp:simplePos x="0" y="0"/>
                <wp:positionH relativeFrom="column">
                  <wp:posOffset>3190323</wp:posOffset>
                </wp:positionH>
                <wp:positionV relativeFrom="paragraph">
                  <wp:posOffset>1029740</wp:posOffset>
                </wp:positionV>
                <wp:extent cx="152484" cy="2372995"/>
                <wp:effectExtent l="0" t="25400" r="50800" b="14605"/>
                <wp:wrapNone/>
                <wp:docPr id="557146205" name="直線箭頭接點 8"/>
                <wp:cNvGraphicFramePr/>
                <a:graphic xmlns:a="http://schemas.openxmlformats.org/drawingml/2006/main">
                  <a:graphicData uri="http://schemas.microsoft.com/office/word/2010/wordprocessingShape">
                    <wps:wsp>
                      <wps:cNvCnPr/>
                      <wps:spPr>
                        <a:xfrm flipV="1">
                          <a:off x="0" y="0"/>
                          <a:ext cx="152484" cy="2372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1DD66E" id="直線箭頭接點 8" o:spid="_x0000_s1026" type="#_x0000_t32" style="position:absolute;margin-left:251.2pt;margin-top:81.1pt;width:12pt;height:186.85pt;flip:y;z-index:251658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39" behindDoc="0" locked="0" layoutInCell="1" allowOverlap="1" wp14:anchorId="3EDDF9EA" wp14:editId="2114AD98">
                <wp:simplePos x="0" y="0"/>
                <wp:positionH relativeFrom="column">
                  <wp:posOffset>3342807</wp:posOffset>
                </wp:positionH>
                <wp:positionV relativeFrom="paragraph">
                  <wp:posOffset>2808365</wp:posOffset>
                </wp:positionV>
                <wp:extent cx="501827" cy="1756139"/>
                <wp:effectExtent l="0" t="12700" r="44450" b="9525"/>
                <wp:wrapNone/>
                <wp:docPr id="1971671741" name="直線箭頭接點 8"/>
                <wp:cNvGraphicFramePr/>
                <a:graphic xmlns:a="http://schemas.openxmlformats.org/drawingml/2006/main">
                  <a:graphicData uri="http://schemas.microsoft.com/office/word/2010/wordprocessingShape">
                    <wps:wsp>
                      <wps:cNvCnPr/>
                      <wps:spPr>
                        <a:xfrm flipV="1">
                          <a:off x="0" y="0"/>
                          <a:ext cx="501827" cy="17561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7E2DF5" id="直線箭頭接點 8" o:spid="_x0000_s1026" type="#_x0000_t32" style="position:absolute;margin-left:263.2pt;margin-top:221.15pt;width:39.5pt;height:138.3pt;flip:y;z-index:251658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38" behindDoc="0" locked="0" layoutInCell="1" allowOverlap="1" wp14:anchorId="37C4A77B" wp14:editId="2D610DFC">
                <wp:simplePos x="0" y="0"/>
                <wp:positionH relativeFrom="column">
                  <wp:posOffset>419726</wp:posOffset>
                </wp:positionH>
                <wp:positionV relativeFrom="paragraph">
                  <wp:posOffset>2540832</wp:posOffset>
                </wp:positionV>
                <wp:extent cx="1094282" cy="2515443"/>
                <wp:effectExtent l="0" t="25400" r="36195" b="12065"/>
                <wp:wrapNone/>
                <wp:docPr id="1800259865" name="直線箭頭接點 8"/>
                <wp:cNvGraphicFramePr/>
                <a:graphic xmlns:a="http://schemas.openxmlformats.org/drawingml/2006/main">
                  <a:graphicData uri="http://schemas.microsoft.com/office/word/2010/wordprocessingShape">
                    <wps:wsp>
                      <wps:cNvCnPr/>
                      <wps:spPr>
                        <a:xfrm flipV="1">
                          <a:off x="0" y="0"/>
                          <a:ext cx="1094282" cy="25154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20E2CC" id="直線箭頭接點 8" o:spid="_x0000_s1026" type="#_x0000_t32" style="position:absolute;margin-left:33.05pt;margin-top:200.05pt;width:86.15pt;height:198.05pt;flip:y;z-index:251658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36" behindDoc="0" locked="0" layoutInCell="1" allowOverlap="1" wp14:anchorId="2D689E37" wp14:editId="455872DB">
                <wp:simplePos x="0" y="0"/>
                <wp:positionH relativeFrom="column">
                  <wp:posOffset>247338</wp:posOffset>
                </wp:positionH>
                <wp:positionV relativeFrom="paragraph">
                  <wp:posOffset>747218</wp:posOffset>
                </wp:positionV>
                <wp:extent cx="839147" cy="2745490"/>
                <wp:effectExtent l="0" t="12700" r="37465" b="10795"/>
                <wp:wrapNone/>
                <wp:docPr id="1211222467" name="直線箭頭接點 8"/>
                <wp:cNvGraphicFramePr/>
                <a:graphic xmlns:a="http://schemas.openxmlformats.org/drawingml/2006/main">
                  <a:graphicData uri="http://schemas.microsoft.com/office/word/2010/wordprocessingShape">
                    <wps:wsp>
                      <wps:cNvCnPr/>
                      <wps:spPr>
                        <a:xfrm flipV="1">
                          <a:off x="0" y="0"/>
                          <a:ext cx="839147" cy="27454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54C7B0" id="直線箭頭接點 8" o:spid="_x0000_s1026" type="#_x0000_t32" style="position:absolute;margin-left:19.5pt;margin-top:58.85pt;width:66.05pt;height:216.2pt;flip:y;z-index:25165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" strokecolor="#156082 [3204]" strokeweight=".5pt">
                <v:stroke endarrow="block" joinstyle="miter"/>
              </v:shape>
            </w:pict>
          </mc:Fallback>
        </mc:AlternateContent>
      </w:r>
      <w:r w:rsidR="1ED17233">
        <w:rPr>
          <w:noProof/>
        </w:rPr>
        <w:drawing>
          <wp:inline distT="0" distB="0" distL="0" distR="0" wp14:anchorId="4073BADF" wp14:editId="20487610">
            <wp:extent cx="4468238" cy="3028950"/>
            <wp:effectExtent l="0" t="0" r="0" b="0"/>
            <wp:docPr id="633219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35069" name="Picture 911835069"/>
                    <pic:cNvPicPr/>
                  </pic:nvPicPr>
                  <pic:blipFill>
                    <a:blip r:embed="rId180">
                      <a:extLst>
                        <a:ext uri="{28A0092B-C50C-407E-A947-70E740481C1C}">
                          <a14:useLocalDpi xmlns:a14="http://schemas.microsoft.com/office/drawing/2010/main"/>
                        </a:ext>
                      </a:extLst>
                    </a:blip>
                    <a:stretch>
                      <a:fillRect/>
                    </a:stretch>
                  </pic:blipFill>
                  <pic:spPr>
                    <a:xfrm>
                      <a:off x="0" y="0"/>
                      <a:ext cx="4468238" cy="3028950"/>
                    </a:xfrm>
                    <a:prstGeom prst="rect">
                      <a:avLst/>
                    </a:prstGeom>
                  </pic:spPr>
                </pic:pic>
              </a:graphicData>
            </a:graphic>
          </wp:inline>
        </w:drawing>
      </w:r>
      <w:r w:rsidR="5945EF90">
        <w:rPr>
          <w:noProof/>
        </w:rPr>
        <w:drawing>
          <wp:inline distT="0" distB="0" distL="0" distR="0" wp14:anchorId="747464DB" wp14:editId="152284AC">
            <wp:extent cx="2705100" cy="836674"/>
            <wp:effectExtent l="0" t="0" r="0" b="0"/>
            <wp:docPr id="2800507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50733" name="Picture 280050733"/>
                    <pic:cNvPicPr/>
                  </pic:nvPicPr>
                  <pic:blipFill>
                    <a:blip r:embed="rId181">
                      <a:extLst>
                        <a:ext uri="{28A0092B-C50C-407E-A947-70E740481C1C}">
                          <a14:useLocalDpi xmlns:a14="http://schemas.microsoft.com/office/drawing/2010/main"/>
                        </a:ext>
                      </a:extLst>
                    </a:blip>
                    <a:stretch>
                      <a:fillRect/>
                    </a:stretch>
                  </pic:blipFill>
                  <pic:spPr>
                    <a:xfrm>
                      <a:off x="0" y="0"/>
                      <a:ext cx="2705100" cy="836674"/>
                    </a:xfrm>
                    <a:prstGeom prst="rect">
                      <a:avLst/>
                    </a:prstGeom>
                  </pic:spPr>
                </pic:pic>
              </a:graphicData>
            </a:graphic>
          </wp:inline>
        </w:drawing>
      </w:r>
      <w:r w:rsidR="5945EF90">
        <w:rPr>
          <w:noProof/>
        </w:rPr>
        <w:drawing>
          <wp:inline distT="0" distB="0" distL="0" distR="0" wp14:anchorId="26B36480" wp14:editId="1C716D6F">
            <wp:extent cx="3030877" cy="1272580"/>
            <wp:effectExtent l="0" t="0" r="0" b="0"/>
            <wp:docPr id="10757253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25369" name="Picture 1075725369"/>
                    <pic:cNvPicPr/>
                  </pic:nvPicPr>
                  <pic:blipFill>
                    <a:blip r:embed="rId182">
                      <a:extLst>
                        <a:ext uri="{28A0092B-C50C-407E-A947-70E740481C1C}">
                          <a14:useLocalDpi xmlns:a14="http://schemas.microsoft.com/office/drawing/2010/main"/>
                        </a:ext>
                      </a:extLst>
                    </a:blip>
                    <a:stretch>
                      <a:fillRect/>
                    </a:stretch>
                  </pic:blipFill>
                  <pic:spPr>
                    <a:xfrm>
                      <a:off x="0" y="0"/>
                      <a:ext cx="3030877" cy="1272580"/>
                    </a:xfrm>
                    <a:prstGeom prst="rect">
                      <a:avLst/>
                    </a:prstGeom>
                  </pic:spPr>
                </pic:pic>
              </a:graphicData>
            </a:graphic>
          </wp:inline>
        </w:drawing>
      </w:r>
      <w:r w:rsidR="5945EF90">
        <w:rPr>
          <w:noProof/>
        </w:rPr>
        <w:drawing>
          <wp:inline distT="0" distB="0" distL="0" distR="0" wp14:anchorId="6A492231" wp14:editId="3AEF92EE">
            <wp:extent cx="3062960" cy="800100"/>
            <wp:effectExtent l="0" t="0" r="0" b="0"/>
            <wp:docPr id="667270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70304" name="Picture 667270304"/>
                    <pic:cNvPicPr/>
                  </pic:nvPicPr>
                  <pic:blipFill>
                    <a:blip r:embed="rId183">
                      <a:extLst>
                        <a:ext uri="{28A0092B-C50C-407E-A947-70E740481C1C}">
                          <a14:useLocalDpi xmlns:a14="http://schemas.microsoft.com/office/drawing/2010/main"/>
                        </a:ext>
                      </a:extLst>
                    </a:blip>
                    <a:stretch>
                      <a:fillRect/>
                    </a:stretch>
                  </pic:blipFill>
                  <pic:spPr>
                    <a:xfrm>
                      <a:off x="0" y="0"/>
                      <a:ext cx="3062960" cy="800100"/>
                    </a:xfrm>
                    <a:prstGeom prst="rect">
                      <a:avLst/>
                    </a:prstGeom>
                  </pic:spPr>
                </pic:pic>
              </a:graphicData>
            </a:graphic>
          </wp:inline>
        </w:drawing>
      </w:r>
      <w:r w:rsidR="5945EF90">
        <w:rPr>
          <w:noProof/>
        </w:rPr>
        <w:drawing>
          <wp:inline distT="0" distB="0" distL="0" distR="0" wp14:anchorId="1CE3C2EF" wp14:editId="1D55692A">
            <wp:extent cx="2771775" cy="1314816"/>
            <wp:effectExtent l="0" t="0" r="0" b="0"/>
            <wp:docPr id="14987793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79381" name="Picture 1498779381"/>
                    <pic:cNvPicPr/>
                  </pic:nvPicPr>
                  <pic:blipFill>
                    <a:blip r:embed="rId184">
                      <a:extLst>
                        <a:ext uri="{28A0092B-C50C-407E-A947-70E740481C1C}">
                          <a14:useLocalDpi xmlns:a14="http://schemas.microsoft.com/office/drawing/2010/main"/>
                        </a:ext>
                      </a:extLst>
                    </a:blip>
                    <a:stretch>
                      <a:fillRect/>
                    </a:stretch>
                  </pic:blipFill>
                  <pic:spPr>
                    <a:xfrm>
                      <a:off x="0" y="0"/>
                      <a:ext cx="2771775" cy="1314816"/>
                    </a:xfrm>
                    <a:prstGeom prst="rect">
                      <a:avLst/>
                    </a:prstGeom>
                  </pic:spPr>
                </pic:pic>
              </a:graphicData>
            </a:graphic>
          </wp:inline>
        </w:drawing>
      </w:r>
    </w:p>
    <w:p w14:paraId="2000A15E" w14:textId="05B40B96" w:rsidR="00232440" w:rsidRPr="00F24057" w:rsidRDefault="008A4158" w:rsidP="697FC5A2">
      <w:r>
        <w:br w:type="page"/>
      </w:r>
    </w:p>
    <w:p w14:paraId="61084D61" w14:textId="19550D9A" w:rsidR="00232440" w:rsidRPr="00F24057" w:rsidRDefault="00340B06" w:rsidP="697FC5A2">
      <w:r>
        <w:rPr>
          <w:noProof/>
        </w:rPr>
        <mc:AlternateContent>
          <mc:Choice Requires="wps">
            <w:drawing>
              <wp:anchor distT="0" distB="0" distL="114300" distR="114300" simplePos="0" relativeHeight="251658344" behindDoc="0" locked="0" layoutInCell="1" allowOverlap="1" wp14:anchorId="434E79F4" wp14:editId="50EF7370">
                <wp:simplePos x="0" y="0"/>
                <wp:positionH relativeFrom="column">
                  <wp:posOffset>3080478</wp:posOffset>
                </wp:positionH>
                <wp:positionV relativeFrom="paragraph">
                  <wp:posOffset>2094043</wp:posOffset>
                </wp:positionV>
                <wp:extent cx="1423545" cy="1391170"/>
                <wp:effectExtent l="0" t="25400" r="24765" b="19050"/>
                <wp:wrapNone/>
                <wp:docPr id="2119286840" name="直線箭頭接點 8"/>
                <wp:cNvGraphicFramePr/>
                <a:graphic xmlns:a="http://schemas.openxmlformats.org/drawingml/2006/main">
                  <a:graphicData uri="http://schemas.microsoft.com/office/word/2010/wordprocessingShape">
                    <wps:wsp>
                      <wps:cNvCnPr/>
                      <wps:spPr>
                        <a:xfrm flipV="1">
                          <a:off x="0" y="0"/>
                          <a:ext cx="1423545" cy="13911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E47A62" id="直線箭頭接點 8" o:spid="_x0000_s1026" type="#_x0000_t32" style="position:absolute;margin-left:242.55pt;margin-top:164.9pt;width:112.1pt;height:109.55pt;flip:y;z-index:251658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43" behindDoc="0" locked="0" layoutInCell="1" allowOverlap="1" wp14:anchorId="4C79AAE5" wp14:editId="6F1B5730">
                <wp:simplePos x="0" y="0"/>
                <wp:positionH relativeFrom="column">
                  <wp:posOffset>3702570</wp:posOffset>
                </wp:positionH>
                <wp:positionV relativeFrom="paragraph">
                  <wp:posOffset>1504221</wp:posOffset>
                </wp:positionV>
                <wp:extent cx="726586" cy="961661"/>
                <wp:effectExtent l="0" t="25400" r="35560" b="16510"/>
                <wp:wrapNone/>
                <wp:docPr id="750845367" name="直線箭頭接點 8"/>
                <wp:cNvGraphicFramePr/>
                <a:graphic xmlns:a="http://schemas.openxmlformats.org/drawingml/2006/main">
                  <a:graphicData uri="http://schemas.microsoft.com/office/word/2010/wordprocessingShape">
                    <wps:wsp>
                      <wps:cNvCnPr/>
                      <wps:spPr>
                        <a:xfrm flipV="1">
                          <a:off x="0" y="0"/>
                          <a:ext cx="726586" cy="9616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216D82" id="直線箭頭接點 8" o:spid="_x0000_s1026" type="#_x0000_t32" style="position:absolute;margin-left:291.55pt;margin-top:118.45pt;width:57.2pt;height:75.7pt;flip:y;z-index:2516583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42" behindDoc="0" locked="0" layoutInCell="1" allowOverlap="1" wp14:anchorId="30461C28" wp14:editId="3D8E4226">
                <wp:simplePos x="0" y="0"/>
                <wp:positionH relativeFrom="column">
                  <wp:posOffset>637081</wp:posOffset>
                </wp:positionH>
                <wp:positionV relativeFrom="paragraph">
                  <wp:posOffset>996846</wp:posOffset>
                </wp:positionV>
                <wp:extent cx="3582649" cy="2929952"/>
                <wp:effectExtent l="0" t="25400" r="37465" b="16510"/>
                <wp:wrapNone/>
                <wp:docPr id="1693592602" name="直線箭頭接點 8"/>
                <wp:cNvGraphicFramePr/>
                <a:graphic xmlns:a="http://schemas.openxmlformats.org/drawingml/2006/main">
                  <a:graphicData uri="http://schemas.microsoft.com/office/word/2010/wordprocessingShape">
                    <wps:wsp>
                      <wps:cNvCnPr/>
                      <wps:spPr>
                        <a:xfrm flipV="1">
                          <a:off x="0" y="0"/>
                          <a:ext cx="3582649" cy="29299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7FE816" id="直線箭頭接點 8" o:spid="_x0000_s1026" type="#_x0000_t32" style="position:absolute;margin-left:50.15pt;margin-top:78.5pt;width:282.1pt;height:230.7pt;flip:y;z-index:251658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41" behindDoc="0" locked="0" layoutInCell="1" allowOverlap="1" wp14:anchorId="57952134" wp14:editId="45A0D3B3">
                <wp:simplePos x="0" y="0"/>
                <wp:positionH relativeFrom="column">
                  <wp:posOffset>891915</wp:posOffset>
                </wp:positionH>
                <wp:positionV relativeFrom="paragraph">
                  <wp:posOffset>1229192</wp:posOffset>
                </wp:positionV>
                <wp:extent cx="104931" cy="1685780"/>
                <wp:effectExtent l="0" t="25400" r="60325" b="16510"/>
                <wp:wrapNone/>
                <wp:docPr id="1014146493" name="直線箭頭接點 8"/>
                <wp:cNvGraphicFramePr/>
                <a:graphic xmlns:a="http://schemas.openxmlformats.org/drawingml/2006/main">
                  <a:graphicData uri="http://schemas.microsoft.com/office/word/2010/wordprocessingShape">
                    <wps:wsp>
                      <wps:cNvCnPr/>
                      <wps:spPr>
                        <a:xfrm flipV="1">
                          <a:off x="0" y="0"/>
                          <a:ext cx="104931" cy="16857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908817" id="直線箭頭接點 8" o:spid="_x0000_s1026" type="#_x0000_t32" style="position:absolute;margin-left:70.25pt;margin-top:96.8pt;width:8.25pt;height:132.75pt;flip:y;z-index:251658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40" behindDoc="0" locked="0" layoutInCell="1" allowOverlap="1" wp14:anchorId="03EF8C72" wp14:editId="294AB0B8">
                <wp:simplePos x="0" y="0"/>
                <wp:positionH relativeFrom="column">
                  <wp:posOffset>382250</wp:posOffset>
                </wp:positionH>
                <wp:positionV relativeFrom="paragraph">
                  <wp:posOffset>1169232</wp:posOffset>
                </wp:positionV>
                <wp:extent cx="397240" cy="1516349"/>
                <wp:effectExtent l="0" t="25400" r="34925" b="8255"/>
                <wp:wrapNone/>
                <wp:docPr id="191765691" name="直線箭頭接點 8"/>
                <wp:cNvGraphicFramePr/>
                <a:graphic xmlns:a="http://schemas.openxmlformats.org/drawingml/2006/main">
                  <a:graphicData uri="http://schemas.microsoft.com/office/word/2010/wordprocessingShape">
                    <wps:wsp>
                      <wps:cNvCnPr/>
                      <wps:spPr>
                        <a:xfrm flipV="1">
                          <a:off x="0" y="0"/>
                          <a:ext cx="397240" cy="15163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9686CF" id="直線箭頭接點 8" o:spid="_x0000_s1026" type="#_x0000_t32" style="position:absolute;margin-left:30.1pt;margin-top:92.05pt;width:31.3pt;height:119.4pt;flip:y;z-index:251658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" strokecolor="#156082 [3204]" strokeweight=".5pt">
                <v:stroke endarrow="block" joinstyle="miter"/>
              </v:shape>
            </w:pict>
          </mc:Fallback>
        </mc:AlternateContent>
      </w:r>
      <w:r w:rsidR="508E366A">
        <w:rPr>
          <w:noProof/>
        </w:rPr>
        <w:drawing>
          <wp:inline distT="0" distB="0" distL="0" distR="0" wp14:anchorId="105582B7" wp14:editId="762706D8">
            <wp:extent cx="5943600" cy="2266950"/>
            <wp:effectExtent l="0" t="0" r="0" b="0"/>
            <wp:docPr id="613676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76956" name="Picture 613676956"/>
                    <pic:cNvPicPr/>
                  </pic:nvPicPr>
                  <pic:blipFill>
                    <a:blip r:embed="rId185">
                      <a:extLst>
                        <a:ext uri="{28A0092B-C50C-407E-A947-70E740481C1C}">
                          <a14:useLocalDpi xmlns:a14="http://schemas.microsoft.com/office/drawing/2010/main"/>
                        </a:ext>
                      </a:extLst>
                    </a:blip>
                    <a:stretch>
                      <a:fillRect/>
                    </a:stretch>
                  </pic:blipFill>
                  <pic:spPr>
                    <a:xfrm>
                      <a:off x="0" y="0"/>
                      <a:ext cx="5943600" cy="2266950"/>
                    </a:xfrm>
                    <a:prstGeom prst="rect">
                      <a:avLst/>
                    </a:prstGeom>
                  </pic:spPr>
                </pic:pic>
              </a:graphicData>
            </a:graphic>
          </wp:inline>
        </w:drawing>
      </w:r>
      <w:r w:rsidR="3B842EF9">
        <w:rPr>
          <w:noProof/>
        </w:rPr>
        <w:drawing>
          <wp:inline distT="0" distB="0" distL="0" distR="0" wp14:anchorId="10F28665" wp14:editId="4035BE5C">
            <wp:extent cx="2705100" cy="494201"/>
            <wp:effectExtent l="0" t="0" r="0" b="0"/>
            <wp:docPr id="9498533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53349" name="Picture 949853349"/>
                    <pic:cNvPicPr/>
                  </pic:nvPicPr>
                  <pic:blipFill>
                    <a:blip r:embed="rId186">
                      <a:extLst>
                        <a:ext uri="{28A0092B-C50C-407E-A947-70E740481C1C}">
                          <a14:useLocalDpi xmlns:a14="http://schemas.microsoft.com/office/drawing/2010/main"/>
                        </a:ext>
                      </a:extLst>
                    </a:blip>
                    <a:stretch>
                      <a:fillRect/>
                    </a:stretch>
                  </pic:blipFill>
                  <pic:spPr>
                    <a:xfrm>
                      <a:off x="0" y="0"/>
                      <a:ext cx="2705100" cy="494201"/>
                    </a:xfrm>
                    <a:prstGeom prst="rect">
                      <a:avLst/>
                    </a:prstGeom>
                  </pic:spPr>
                </pic:pic>
              </a:graphicData>
            </a:graphic>
          </wp:inline>
        </w:drawing>
      </w:r>
      <w:r w:rsidR="57257DCD">
        <w:rPr>
          <w:noProof/>
        </w:rPr>
        <w:drawing>
          <wp:inline distT="0" distB="0" distL="0" distR="0" wp14:anchorId="554F82AD" wp14:editId="4B5B485B">
            <wp:extent cx="2628900" cy="665651"/>
            <wp:effectExtent l="0" t="0" r="0" b="0"/>
            <wp:docPr id="2089380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80400" name="Picture 2089380400"/>
                    <pic:cNvPicPr/>
                  </pic:nvPicPr>
                  <pic:blipFill>
                    <a:blip r:embed="rId187">
                      <a:extLst>
                        <a:ext uri="{28A0092B-C50C-407E-A947-70E740481C1C}">
                          <a14:useLocalDpi xmlns:a14="http://schemas.microsoft.com/office/drawing/2010/main"/>
                        </a:ext>
                      </a:extLst>
                    </a:blip>
                    <a:stretch>
                      <a:fillRect/>
                    </a:stretch>
                  </pic:blipFill>
                  <pic:spPr>
                    <a:xfrm>
                      <a:off x="0" y="0"/>
                      <a:ext cx="2628900" cy="665651"/>
                    </a:xfrm>
                    <a:prstGeom prst="rect">
                      <a:avLst/>
                    </a:prstGeom>
                  </pic:spPr>
                </pic:pic>
              </a:graphicData>
            </a:graphic>
          </wp:inline>
        </w:drawing>
      </w:r>
      <w:r w:rsidR="57257DCD">
        <w:rPr>
          <w:noProof/>
        </w:rPr>
        <w:drawing>
          <wp:inline distT="0" distB="0" distL="0" distR="0" wp14:anchorId="5155388D" wp14:editId="7EA510E2">
            <wp:extent cx="2628900" cy="657225"/>
            <wp:effectExtent l="0" t="0" r="0" b="0"/>
            <wp:docPr id="834871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71923" name="Picture 834871923"/>
                    <pic:cNvPicPr/>
                  </pic:nvPicPr>
                  <pic:blipFill>
                    <a:blip r:embed="rId188">
                      <a:extLst>
                        <a:ext uri="{28A0092B-C50C-407E-A947-70E740481C1C}">
                          <a14:useLocalDpi xmlns:a14="http://schemas.microsoft.com/office/drawing/2010/main"/>
                        </a:ext>
                      </a:extLst>
                    </a:blip>
                    <a:stretch>
                      <a:fillRect/>
                    </a:stretch>
                  </pic:blipFill>
                  <pic:spPr>
                    <a:xfrm>
                      <a:off x="0" y="0"/>
                      <a:ext cx="2628900" cy="657225"/>
                    </a:xfrm>
                    <a:prstGeom prst="rect">
                      <a:avLst/>
                    </a:prstGeom>
                  </pic:spPr>
                </pic:pic>
              </a:graphicData>
            </a:graphic>
          </wp:inline>
        </w:drawing>
      </w:r>
      <w:r w:rsidR="6E9B59A4">
        <w:rPr>
          <w:noProof/>
        </w:rPr>
        <w:drawing>
          <wp:inline distT="0" distB="0" distL="0" distR="0" wp14:anchorId="7BA2A31C" wp14:editId="6C9B937D">
            <wp:extent cx="2748915" cy="1409700"/>
            <wp:effectExtent l="0" t="0" r="0" b="0"/>
            <wp:docPr id="842325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25875" name="Picture 842325875"/>
                    <pic:cNvPicPr/>
                  </pic:nvPicPr>
                  <pic:blipFill>
                    <a:blip r:embed="rId189">
                      <a:extLst>
                        <a:ext uri="{28A0092B-C50C-407E-A947-70E740481C1C}">
                          <a14:useLocalDpi xmlns:a14="http://schemas.microsoft.com/office/drawing/2010/main"/>
                        </a:ext>
                      </a:extLst>
                    </a:blip>
                    <a:stretch>
                      <a:fillRect/>
                    </a:stretch>
                  </pic:blipFill>
                  <pic:spPr>
                    <a:xfrm>
                      <a:off x="0" y="0"/>
                      <a:ext cx="2748915" cy="1409700"/>
                    </a:xfrm>
                    <a:prstGeom prst="rect">
                      <a:avLst/>
                    </a:prstGeom>
                  </pic:spPr>
                </pic:pic>
              </a:graphicData>
            </a:graphic>
          </wp:inline>
        </w:drawing>
      </w:r>
    </w:p>
    <w:p w14:paraId="596B0CFE" w14:textId="15908316" w:rsidR="00232440" w:rsidRPr="00F24057" w:rsidRDefault="008A4158" w:rsidP="697FC5A2">
      <w:r>
        <w:br w:type="page"/>
      </w:r>
    </w:p>
    <w:p w14:paraId="4465F579" w14:textId="71C75DAA" w:rsidR="00232440" w:rsidRPr="00F24057" w:rsidRDefault="004F3C33" w:rsidP="697FC5A2">
      <w:r>
        <w:rPr>
          <w:noProof/>
        </w:rPr>
        <mc:AlternateContent>
          <mc:Choice Requires="wps">
            <w:drawing>
              <wp:anchor distT="0" distB="0" distL="114300" distR="114300" simplePos="0" relativeHeight="251658346" behindDoc="0" locked="0" layoutInCell="1" allowOverlap="1" wp14:anchorId="0FE787C5" wp14:editId="25138498">
                <wp:simplePos x="0" y="0"/>
                <wp:positionH relativeFrom="column">
                  <wp:posOffset>419724</wp:posOffset>
                </wp:positionH>
                <wp:positionV relativeFrom="paragraph">
                  <wp:posOffset>1451756</wp:posOffset>
                </wp:positionV>
                <wp:extent cx="771535" cy="2123398"/>
                <wp:effectExtent l="0" t="25400" r="41275" b="10795"/>
                <wp:wrapNone/>
                <wp:docPr id="1281430275" name="直線箭頭接點 8"/>
                <wp:cNvGraphicFramePr/>
                <a:graphic xmlns:a="http://schemas.openxmlformats.org/drawingml/2006/main">
                  <a:graphicData uri="http://schemas.microsoft.com/office/word/2010/wordprocessingShape">
                    <wps:wsp>
                      <wps:cNvCnPr/>
                      <wps:spPr>
                        <a:xfrm flipV="1">
                          <a:off x="0" y="0"/>
                          <a:ext cx="771535" cy="212339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40F6D3" id="直線箭頭接點 8" o:spid="_x0000_s1026" type="#_x0000_t32" style="position:absolute;margin-left:33.05pt;margin-top:114.3pt;width:60.75pt;height:167.2pt;flip:y;z-index:2516583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45" behindDoc="0" locked="0" layoutInCell="1" allowOverlap="1" wp14:anchorId="05022723" wp14:editId="567819C9">
                <wp:simplePos x="0" y="0"/>
                <wp:positionH relativeFrom="column">
                  <wp:posOffset>1087410</wp:posOffset>
                </wp:positionH>
                <wp:positionV relativeFrom="paragraph">
                  <wp:posOffset>1059721</wp:posOffset>
                </wp:positionV>
                <wp:extent cx="2210425" cy="3489794"/>
                <wp:effectExtent l="25400" t="25400" r="12700" b="15875"/>
                <wp:wrapNone/>
                <wp:docPr id="1560363121" name="直線箭頭接點 8"/>
                <wp:cNvGraphicFramePr/>
                <a:graphic xmlns:a="http://schemas.openxmlformats.org/drawingml/2006/main">
                  <a:graphicData uri="http://schemas.microsoft.com/office/word/2010/wordprocessingShape">
                    <wps:wsp>
                      <wps:cNvCnPr/>
                      <wps:spPr>
                        <a:xfrm flipH="1" flipV="1">
                          <a:off x="0" y="0"/>
                          <a:ext cx="2210425" cy="34897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6AA1A5" id="直線箭頭接點 8" o:spid="_x0000_s1026" type="#_x0000_t32" style="position:absolute;margin-left:85.6pt;margin-top:83.45pt;width:174.05pt;height:274.8pt;flip:x y;z-index:251658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" strokecolor="#156082 [3204]" strokeweight=".5pt">
                <v:stroke endarrow="block" joinstyle="miter"/>
              </v:shape>
            </w:pict>
          </mc:Fallback>
        </mc:AlternateContent>
      </w:r>
      <w:r w:rsidR="3E48A063">
        <w:rPr>
          <w:noProof/>
        </w:rPr>
        <w:drawing>
          <wp:inline distT="0" distB="0" distL="0" distR="0" wp14:anchorId="349D7019" wp14:editId="4B08696B">
            <wp:extent cx="5943600" cy="3048000"/>
            <wp:effectExtent l="0" t="0" r="0" b="0"/>
            <wp:docPr id="181036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6047" name="Picture 181036047"/>
                    <pic:cNvPicPr/>
                  </pic:nvPicPr>
                  <pic:blipFill>
                    <a:blip r:embed="rId190">
                      <a:extLst>
                        <a:ext uri="{28A0092B-C50C-407E-A947-70E740481C1C}">
                          <a14:useLocalDpi xmlns:a14="http://schemas.microsoft.com/office/drawing/2010/main"/>
                        </a:ext>
                      </a:extLst>
                    </a:blip>
                    <a:stretch>
                      <a:fillRect/>
                    </a:stretch>
                  </pic:blipFill>
                  <pic:spPr>
                    <a:xfrm>
                      <a:off x="0" y="0"/>
                      <a:ext cx="5943600" cy="3048000"/>
                    </a:xfrm>
                    <a:prstGeom prst="rect">
                      <a:avLst/>
                    </a:prstGeom>
                  </pic:spPr>
                </pic:pic>
              </a:graphicData>
            </a:graphic>
          </wp:inline>
        </w:drawing>
      </w:r>
      <w:r w:rsidR="141D3441">
        <w:rPr>
          <w:noProof/>
        </w:rPr>
        <w:drawing>
          <wp:inline distT="0" distB="0" distL="0" distR="0" wp14:anchorId="69DB64E1" wp14:editId="36614F97">
            <wp:extent cx="2822380" cy="1619250"/>
            <wp:effectExtent l="0" t="0" r="0" b="0"/>
            <wp:docPr id="14469614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61480" name="Picture 1446961480"/>
                    <pic:cNvPicPr/>
                  </pic:nvPicPr>
                  <pic:blipFill>
                    <a:blip r:embed="rId191">
                      <a:extLst>
                        <a:ext uri="{28A0092B-C50C-407E-A947-70E740481C1C}">
                          <a14:useLocalDpi xmlns:a14="http://schemas.microsoft.com/office/drawing/2010/main"/>
                        </a:ext>
                      </a:extLst>
                    </a:blip>
                    <a:stretch>
                      <a:fillRect/>
                    </a:stretch>
                  </pic:blipFill>
                  <pic:spPr>
                    <a:xfrm>
                      <a:off x="0" y="0"/>
                      <a:ext cx="2822380" cy="1619250"/>
                    </a:xfrm>
                    <a:prstGeom prst="rect">
                      <a:avLst/>
                    </a:prstGeom>
                  </pic:spPr>
                </pic:pic>
              </a:graphicData>
            </a:graphic>
          </wp:inline>
        </w:drawing>
      </w:r>
      <w:r w:rsidR="141D3441">
        <w:rPr>
          <w:noProof/>
        </w:rPr>
        <w:drawing>
          <wp:inline distT="0" distB="0" distL="0" distR="0" wp14:anchorId="3856CFDA" wp14:editId="31A3CDB7">
            <wp:extent cx="2861325" cy="183890"/>
            <wp:effectExtent l="0" t="0" r="0" b="0"/>
            <wp:docPr id="9838922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56950" name="Picture 2017256950"/>
                    <pic:cNvPicPr/>
                  </pic:nvPicPr>
                  <pic:blipFill>
                    <a:blip r:embed="rId124">
                      <a:extLst>
                        <a:ext uri="{28A0092B-C50C-407E-A947-70E740481C1C}">
                          <a14:useLocalDpi xmlns:a14="http://schemas.microsoft.com/office/drawing/2010/main"/>
                        </a:ext>
                      </a:extLst>
                    </a:blip>
                    <a:stretch>
                      <a:fillRect/>
                    </a:stretch>
                  </pic:blipFill>
                  <pic:spPr>
                    <a:xfrm>
                      <a:off x="0" y="0"/>
                      <a:ext cx="2861325" cy="183890"/>
                    </a:xfrm>
                    <a:prstGeom prst="rect">
                      <a:avLst/>
                    </a:prstGeom>
                  </pic:spPr>
                </pic:pic>
              </a:graphicData>
            </a:graphic>
          </wp:inline>
        </w:drawing>
      </w:r>
    </w:p>
    <w:p w14:paraId="78FF57AA" w14:textId="7CA02CB7" w:rsidR="00232440" w:rsidRPr="00F24057" w:rsidRDefault="008A4158" w:rsidP="697FC5A2">
      <w:r>
        <w:br w:type="page"/>
      </w:r>
    </w:p>
    <w:p w14:paraId="1A70E19C" w14:textId="107EDD17" w:rsidR="00232440" w:rsidRPr="00F24057" w:rsidRDefault="004F3C33" w:rsidP="697FC5A2">
      <w:r>
        <w:rPr>
          <w:noProof/>
        </w:rPr>
        <mc:AlternateContent>
          <mc:Choice Requires="wps">
            <w:drawing>
              <wp:anchor distT="0" distB="0" distL="114300" distR="114300" simplePos="0" relativeHeight="251658352" behindDoc="0" locked="0" layoutInCell="1" allowOverlap="1" wp14:anchorId="414BADE6" wp14:editId="1667D41D">
                <wp:simplePos x="0" y="0"/>
                <wp:positionH relativeFrom="column">
                  <wp:posOffset>5291528</wp:posOffset>
                </wp:positionH>
                <wp:positionV relativeFrom="paragraph">
                  <wp:posOffset>2875821</wp:posOffset>
                </wp:positionV>
                <wp:extent cx="127416" cy="1241353"/>
                <wp:effectExtent l="50800" t="25400" r="12700" b="16510"/>
                <wp:wrapNone/>
                <wp:docPr id="894388696" name="直線箭頭接點 8"/>
                <wp:cNvGraphicFramePr/>
                <a:graphic xmlns:a="http://schemas.openxmlformats.org/drawingml/2006/main">
                  <a:graphicData uri="http://schemas.microsoft.com/office/word/2010/wordprocessingShape">
                    <wps:wsp>
                      <wps:cNvCnPr/>
                      <wps:spPr>
                        <a:xfrm flipH="1" flipV="1">
                          <a:off x="0" y="0"/>
                          <a:ext cx="127416" cy="12413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574940" id="直線箭頭接點 8" o:spid="_x0000_s1026" type="#_x0000_t32" style="position:absolute;margin-left:416.65pt;margin-top:226.45pt;width:10.05pt;height:97.75pt;flip:x y;z-index:25165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51" behindDoc="0" locked="0" layoutInCell="1" allowOverlap="1" wp14:anchorId="2A1DC658" wp14:editId="7394494C">
                <wp:simplePos x="0" y="0"/>
                <wp:positionH relativeFrom="column">
                  <wp:posOffset>4766289</wp:posOffset>
                </wp:positionH>
                <wp:positionV relativeFrom="paragraph">
                  <wp:posOffset>2641183</wp:posOffset>
                </wp:positionV>
                <wp:extent cx="142990" cy="1203793"/>
                <wp:effectExtent l="50800" t="25400" r="22225" b="15875"/>
                <wp:wrapNone/>
                <wp:docPr id="1522416617" name="直線箭頭接點 8"/>
                <wp:cNvGraphicFramePr/>
                <a:graphic xmlns:a="http://schemas.openxmlformats.org/drawingml/2006/main">
                  <a:graphicData uri="http://schemas.microsoft.com/office/word/2010/wordprocessingShape">
                    <wps:wsp>
                      <wps:cNvCnPr/>
                      <wps:spPr>
                        <a:xfrm flipH="1" flipV="1">
                          <a:off x="0" y="0"/>
                          <a:ext cx="142990" cy="12037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90DCF" id="直線箭頭接點 8" o:spid="_x0000_s1026" type="#_x0000_t32" style="position:absolute;margin-left:375.3pt;margin-top:207.95pt;width:11.25pt;height:94.8pt;flip:x y;z-index:2516583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50" behindDoc="0" locked="0" layoutInCell="1" allowOverlap="1" wp14:anchorId="45FC90E6" wp14:editId="0E7F8C95">
                <wp:simplePos x="0" y="0"/>
                <wp:positionH relativeFrom="column">
                  <wp:posOffset>5666105</wp:posOffset>
                </wp:positionH>
                <wp:positionV relativeFrom="paragraph">
                  <wp:posOffset>1254593</wp:posOffset>
                </wp:positionV>
                <wp:extent cx="135088" cy="2118194"/>
                <wp:effectExtent l="50800" t="25400" r="17780" b="15875"/>
                <wp:wrapNone/>
                <wp:docPr id="1348517568" name="直線箭頭接點 8"/>
                <wp:cNvGraphicFramePr/>
                <a:graphic xmlns:a="http://schemas.openxmlformats.org/drawingml/2006/main">
                  <a:graphicData uri="http://schemas.microsoft.com/office/word/2010/wordprocessingShape">
                    <wps:wsp>
                      <wps:cNvCnPr/>
                      <wps:spPr>
                        <a:xfrm flipH="1" flipV="1">
                          <a:off x="0" y="0"/>
                          <a:ext cx="135088" cy="21181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43E4C5" id="直線箭頭接點 8" o:spid="_x0000_s1026" type="#_x0000_t32" style="position:absolute;margin-left:446.15pt;margin-top:98.8pt;width:10.65pt;height:166.8pt;flip:x y;z-index:2516583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47" behindDoc="0" locked="0" layoutInCell="1" allowOverlap="1" wp14:anchorId="40EF7AA8" wp14:editId="6EB8F035">
                <wp:simplePos x="0" y="0"/>
                <wp:positionH relativeFrom="column">
                  <wp:posOffset>367259</wp:posOffset>
                </wp:positionH>
                <wp:positionV relativeFrom="paragraph">
                  <wp:posOffset>1022246</wp:posOffset>
                </wp:positionV>
                <wp:extent cx="726440" cy="2050738"/>
                <wp:effectExtent l="0" t="25400" r="35560" b="19685"/>
                <wp:wrapNone/>
                <wp:docPr id="1150362337" name="直線箭頭接點 8"/>
                <wp:cNvGraphicFramePr/>
                <a:graphic xmlns:a="http://schemas.openxmlformats.org/drawingml/2006/main">
                  <a:graphicData uri="http://schemas.microsoft.com/office/word/2010/wordprocessingShape">
                    <wps:wsp>
                      <wps:cNvCnPr/>
                      <wps:spPr>
                        <a:xfrm flipV="1">
                          <a:off x="0" y="0"/>
                          <a:ext cx="726440" cy="20507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37A9B3" id="直線箭頭接點 8" o:spid="_x0000_s1026" type="#_x0000_t32" style="position:absolute;margin-left:28.9pt;margin-top:80.5pt;width:57.2pt;height:161.5pt;flip:y;z-index:251658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48" behindDoc="0" locked="0" layoutInCell="1" allowOverlap="1" wp14:anchorId="5DB066BF" wp14:editId="2FC229CE">
                <wp:simplePos x="0" y="0"/>
                <wp:positionH relativeFrom="column">
                  <wp:posOffset>442210</wp:posOffset>
                </wp:positionH>
                <wp:positionV relativeFrom="paragraph">
                  <wp:posOffset>2064062</wp:posOffset>
                </wp:positionV>
                <wp:extent cx="1618594" cy="1578548"/>
                <wp:effectExtent l="0" t="25400" r="33020" b="22225"/>
                <wp:wrapNone/>
                <wp:docPr id="20861423" name="直線箭頭接點 8"/>
                <wp:cNvGraphicFramePr/>
                <a:graphic xmlns:a="http://schemas.openxmlformats.org/drawingml/2006/main">
                  <a:graphicData uri="http://schemas.microsoft.com/office/word/2010/wordprocessingShape">
                    <wps:wsp>
                      <wps:cNvCnPr/>
                      <wps:spPr>
                        <a:xfrm flipV="1">
                          <a:off x="0" y="0"/>
                          <a:ext cx="1618594" cy="15785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E1B90A" id="直線箭頭接點 8" o:spid="_x0000_s1026" type="#_x0000_t32" style="position:absolute;margin-left:34.8pt;margin-top:162.5pt;width:127.45pt;height:124.3pt;flip:y;z-index:2516583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49" behindDoc="0" locked="0" layoutInCell="1" allowOverlap="1" wp14:anchorId="5BBDAF9A" wp14:editId="07BE4E58">
                <wp:simplePos x="0" y="0"/>
                <wp:positionH relativeFrom="column">
                  <wp:posOffset>929390</wp:posOffset>
                </wp:positionH>
                <wp:positionV relativeFrom="paragraph">
                  <wp:posOffset>2776095</wp:posOffset>
                </wp:positionV>
                <wp:extent cx="3477510" cy="1398666"/>
                <wp:effectExtent l="0" t="25400" r="40640" b="24130"/>
                <wp:wrapNone/>
                <wp:docPr id="2106163330" name="直線箭頭接點 8"/>
                <wp:cNvGraphicFramePr/>
                <a:graphic xmlns:a="http://schemas.openxmlformats.org/drawingml/2006/main">
                  <a:graphicData uri="http://schemas.microsoft.com/office/word/2010/wordprocessingShape">
                    <wps:wsp>
                      <wps:cNvCnPr/>
                      <wps:spPr>
                        <a:xfrm flipV="1">
                          <a:off x="0" y="0"/>
                          <a:ext cx="3477510" cy="13986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9DF505" id="直線箭頭接點 8" o:spid="_x0000_s1026" type="#_x0000_t32" style="position:absolute;margin-left:73.2pt;margin-top:218.6pt;width:273.8pt;height:110.15pt;flip:y;z-index:2516583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" strokecolor="#156082 [3204]" strokeweight=".5pt">
                <v:stroke endarrow="block" joinstyle="miter"/>
              </v:shape>
            </w:pict>
          </mc:Fallback>
        </mc:AlternateContent>
      </w:r>
      <w:r w:rsidR="3BA88879">
        <w:rPr>
          <w:noProof/>
        </w:rPr>
        <w:drawing>
          <wp:inline distT="0" distB="0" distL="0" distR="0" wp14:anchorId="5E73DB35" wp14:editId="247AE5FA">
            <wp:extent cx="5943600" cy="3048000"/>
            <wp:effectExtent l="0" t="0" r="0" b="0"/>
            <wp:docPr id="925200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00226" name="Picture 925200226"/>
                    <pic:cNvPicPr/>
                  </pic:nvPicPr>
                  <pic:blipFill>
                    <a:blip r:embed="rId192">
                      <a:extLst>
                        <a:ext uri="{28A0092B-C50C-407E-A947-70E740481C1C}">
                          <a14:useLocalDpi xmlns:a14="http://schemas.microsoft.com/office/drawing/2010/main"/>
                        </a:ext>
                      </a:extLst>
                    </a:blip>
                    <a:stretch>
                      <a:fillRect/>
                    </a:stretch>
                  </pic:blipFill>
                  <pic:spPr>
                    <a:xfrm>
                      <a:off x="0" y="0"/>
                      <a:ext cx="5943600" cy="3048000"/>
                    </a:xfrm>
                    <a:prstGeom prst="rect">
                      <a:avLst/>
                    </a:prstGeom>
                  </pic:spPr>
                </pic:pic>
              </a:graphicData>
            </a:graphic>
          </wp:inline>
        </w:drawing>
      </w:r>
      <w:r w:rsidR="26B2D451">
        <w:rPr>
          <w:noProof/>
        </w:rPr>
        <w:drawing>
          <wp:inline distT="0" distB="0" distL="0" distR="0" wp14:anchorId="779D530E" wp14:editId="765A8828">
            <wp:extent cx="2971800" cy="538163"/>
            <wp:effectExtent l="0" t="0" r="0" b="0"/>
            <wp:docPr id="1693534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34670" name="Picture 1693534670"/>
                    <pic:cNvPicPr/>
                  </pic:nvPicPr>
                  <pic:blipFill>
                    <a:blip r:embed="rId193">
                      <a:extLst>
                        <a:ext uri="{28A0092B-C50C-407E-A947-70E740481C1C}">
                          <a14:useLocalDpi xmlns:a14="http://schemas.microsoft.com/office/drawing/2010/main"/>
                        </a:ext>
                      </a:extLst>
                    </a:blip>
                    <a:stretch>
                      <a:fillRect/>
                    </a:stretch>
                  </pic:blipFill>
                  <pic:spPr>
                    <a:xfrm>
                      <a:off x="0" y="0"/>
                      <a:ext cx="2971800" cy="538163"/>
                    </a:xfrm>
                    <a:prstGeom prst="rect">
                      <a:avLst/>
                    </a:prstGeom>
                  </pic:spPr>
                </pic:pic>
              </a:graphicData>
            </a:graphic>
          </wp:inline>
        </w:drawing>
      </w:r>
      <w:r w:rsidR="26B2D451">
        <w:rPr>
          <w:noProof/>
        </w:rPr>
        <w:drawing>
          <wp:inline distT="0" distB="0" distL="0" distR="0" wp14:anchorId="754795D2" wp14:editId="755466E5">
            <wp:extent cx="2924175" cy="243681"/>
            <wp:effectExtent l="0" t="0" r="0" b="0"/>
            <wp:docPr id="6996894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89470" name="Picture 699689470"/>
                    <pic:cNvPicPr/>
                  </pic:nvPicPr>
                  <pic:blipFill>
                    <a:blip r:embed="rId194">
                      <a:extLst>
                        <a:ext uri="{28A0092B-C50C-407E-A947-70E740481C1C}">
                          <a14:useLocalDpi xmlns:a14="http://schemas.microsoft.com/office/drawing/2010/main"/>
                        </a:ext>
                      </a:extLst>
                    </a:blip>
                    <a:stretch>
                      <a:fillRect/>
                    </a:stretch>
                  </pic:blipFill>
                  <pic:spPr>
                    <a:xfrm>
                      <a:off x="0" y="0"/>
                      <a:ext cx="2924175" cy="243681"/>
                    </a:xfrm>
                    <a:prstGeom prst="rect">
                      <a:avLst/>
                    </a:prstGeom>
                  </pic:spPr>
                </pic:pic>
              </a:graphicData>
            </a:graphic>
          </wp:inline>
        </w:drawing>
      </w:r>
      <w:r w:rsidR="26B2D451">
        <w:rPr>
          <w:noProof/>
        </w:rPr>
        <w:drawing>
          <wp:inline distT="0" distB="0" distL="0" distR="0" wp14:anchorId="52A01214" wp14:editId="1CCD1A06">
            <wp:extent cx="2916042" cy="387871"/>
            <wp:effectExtent l="0" t="0" r="0" b="0"/>
            <wp:docPr id="17249338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41027" name="Picture 1186741027"/>
                    <pic:cNvPicPr/>
                  </pic:nvPicPr>
                  <pic:blipFill>
                    <a:blip r:embed="rId195">
                      <a:extLst>
                        <a:ext uri="{28A0092B-C50C-407E-A947-70E740481C1C}">
                          <a14:useLocalDpi xmlns:a14="http://schemas.microsoft.com/office/drawing/2010/main"/>
                        </a:ext>
                      </a:extLst>
                    </a:blip>
                    <a:stretch>
                      <a:fillRect/>
                    </a:stretch>
                  </pic:blipFill>
                  <pic:spPr>
                    <a:xfrm>
                      <a:off x="0" y="0"/>
                      <a:ext cx="2916042" cy="387871"/>
                    </a:xfrm>
                    <a:prstGeom prst="rect">
                      <a:avLst/>
                    </a:prstGeom>
                  </pic:spPr>
                </pic:pic>
              </a:graphicData>
            </a:graphic>
          </wp:inline>
        </w:drawing>
      </w:r>
      <w:r w:rsidR="26B2D451">
        <w:rPr>
          <w:noProof/>
        </w:rPr>
        <w:drawing>
          <wp:inline distT="0" distB="0" distL="0" distR="0" wp14:anchorId="231290EC" wp14:editId="10F52F5A">
            <wp:extent cx="2924175" cy="187447"/>
            <wp:effectExtent l="0" t="0" r="0" b="0"/>
            <wp:docPr id="1310733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33430" name="Picture 1310733430"/>
                    <pic:cNvPicPr/>
                  </pic:nvPicPr>
                  <pic:blipFill>
                    <a:blip r:embed="rId196">
                      <a:extLst>
                        <a:ext uri="{28A0092B-C50C-407E-A947-70E740481C1C}">
                          <a14:useLocalDpi xmlns:a14="http://schemas.microsoft.com/office/drawing/2010/main"/>
                        </a:ext>
                      </a:extLst>
                    </a:blip>
                    <a:stretch>
                      <a:fillRect/>
                    </a:stretch>
                  </pic:blipFill>
                  <pic:spPr>
                    <a:xfrm>
                      <a:off x="0" y="0"/>
                      <a:ext cx="2924175" cy="187447"/>
                    </a:xfrm>
                    <a:prstGeom prst="rect">
                      <a:avLst/>
                    </a:prstGeom>
                  </pic:spPr>
                </pic:pic>
              </a:graphicData>
            </a:graphic>
          </wp:inline>
        </w:drawing>
      </w:r>
      <w:r w:rsidR="26B2D451" w:rsidRPr="004F3C33">
        <w:rPr>
          <w:b/>
          <w:bCs/>
          <w:noProof/>
        </w:rPr>
        <w:drawing>
          <wp:inline distT="0" distB="0" distL="0" distR="0" wp14:anchorId="2FD8966B" wp14:editId="673676EC">
            <wp:extent cx="2962275" cy="142417"/>
            <wp:effectExtent l="0" t="0" r="0" b="0"/>
            <wp:docPr id="1248418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18058" name="Picture 1248418058"/>
                    <pic:cNvPicPr/>
                  </pic:nvPicPr>
                  <pic:blipFill>
                    <a:blip r:embed="rId197">
                      <a:extLst>
                        <a:ext uri="{28A0092B-C50C-407E-A947-70E740481C1C}">
                          <a14:useLocalDpi xmlns:a14="http://schemas.microsoft.com/office/drawing/2010/main"/>
                        </a:ext>
                      </a:extLst>
                    </a:blip>
                    <a:stretch>
                      <a:fillRect/>
                    </a:stretch>
                  </pic:blipFill>
                  <pic:spPr>
                    <a:xfrm>
                      <a:off x="0" y="0"/>
                      <a:ext cx="2962275" cy="142417"/>
                    </a:xfrm>
                    <a:prstGeom prst="rect">
                      <a:avLst/>
                    </a:prstGeom>
                  </pic:spPr>
                </pic:pic>
              </a:graphicData>
            </a:graphic>
          </wp:inline>
        </w:drawing>
      </w:r>
      <w:r w:rsidR="26B2D451">
        <w:rPr>
          <w:noProof/>
        </w:rPr>
        <w:drawing>
          <wp:inline distT="0" distB="0" distL="0" distR="0" wp14:anchorId="293417B1" wp14:editId="6D7CE149">
            <wp:extent cx="2895600" cy="259862"/>
            <wp:effectExtent l="0" t="0" r="0" b="0"/>
            <wp:docPr id="234256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56226" name="Picture 234256226"/>
                    <pic:cNvPicPr/>
                  </pic:nvPicPr>
                  <pic:blipFill>
                    <a:blip r:embed="rId198">
                      <a:extLst>
                        <a:ext uri="{28A0092B-C50C-407E-A947-70E740481C1C}">
                          <a14:useLocalDpi xmlns:a14="http://schemas.microsoft.com/office/drawing/2010/main"/>
                        </a:ext>
                      </a:extLst>
                    </a:blip>
                    <a:stretch>
                      <a:fillRect/>
                    </a:stretch>
                  </pic:blipFill>
                  <pic:spPr>
                    <a:xfrm>
                      <a:off x="0" y="0"/>
                      <a:ext cx="2895600" cy="259862"/>
                    </a:xfrm>
                    <a:prstGeom prst="rect">
                      <a:avLst/>
                    </a:prstGeom>
                  </pic:spPr>
                </pic:pic>
              </a:graphicData>
            </a:graphic>
          </wp:inline>
        </w:drawing>
      </w:r>
    </w:p>
    <w:p w14:paraId="29B75569" w14:textId="7E7DC30D" w:rsidR="00232440" w:rsidRPr="00F24057" w:rsidRDefault="008A4158" w:rsidP="697FC5A2">
      <w:r>
        <w:br w:type="page"/>
      </w:r>
    </w:p>
    <w:p w14:paraId="36A6F397" w14:textId="532273DE" w:rsidR="00232440" w:rsidRPr="00F24057" w:rsidRDefault="00A80C9E" w:rsidP="697FC5A2">
      <w:r>
        <w:rPr>
          <w:noProof/>
        </w:rPr>
        <mc:AlternateContent>
          <mc:Choice Requires="wps">
            <w:drawing>
              <wp:anchor distT="0" distB="0" distL="114300" distR="114300" simplePos="0" relativeHeight="251658359" behindDoc="0" locked="0" layoutInCell="1" allowOverlap="1" wp14:anchorId="503A72D8" wp14:editId="602F3A4F">
                <wp:simplePos x="0" y="0"/>
                <wp:positionH relativeFrom="column">
                  <wp:posOffset>674557</wp:posOffset>
                </wp:positionH>
                <wp:positionV relativeFrom="paragraph">
                  <wp:posOffset>2326390</wp:posOffset>
                </wp:positionV>
                <wp:extent cx="1566358" cy="3714646"/>
                <wp:effectExtent l="0" t="25400" r="34290" b="19685"/>
                <wp:wrapNone/>
                <wp:docPr id="1098159588" name="直線箭頭接點 8"/>
                <wp:cNvGraphicFramePr/>
                <a:graphic xmlns:a="http://schemas.openxmlformats.org/drawingml/2006/main">
                  <a:graphicData uri="http://schemas.microsoft.com/office/word/2010/wordprocessingShape">
                    <wps:wsp>
                      <wps:cNvCnPr/>
                      <wps:spPr>
                        <a:xfrm flipV="1">
                          <a:off x="0" y="0"/>
                          <a:ext cx="1566358" cy="37146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A2DED7" id="直線箭頭接點 8" o:spid="_x0000_s1026" type="#_x0000_t32" style="position:absolute;margin-left:53.1pt;margin-top:183.2pt;width:123.35pt;height:292.5pt;flip:y;z-index:2516583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58" behindDoc="0" locked="0" layoutInCell="1" allowOverlap="1" wp14:anchorId="3684D665" wp14:editId="6876506B">
                <wp:simplePos x="0" y="0"/>
                <wp:positionH relativeFrom="column">
                  <wp:posOffset>3687579</wp:posOffset>
                </wp:positionH>
                <wp:positionV relativeFrom="paragraph">
                  <wp:posOffset>1646628</wp:posOffset>
                </wp:positionV>
                <wp:extent cx="321977" cy="2977838"/>
                <wp:effectExtent l="0" t="25400" r="59055" b="19685"/>
                <wp:wrapNone/>
                <wp:docPr id="681759861" name="直線箭頭接點 8"/>
                <wp:cNvGraphicFramePr/>
                <a:graphic xmlns:a="http://schemas.openxmlformats.org/drawingml/2006/main">
                  <a:graphicData uri="http://schemas.microsoft.com/office/word/2010/wordprocessingShape">
                    <wps:wsp>
                      <wps:cNvCnPr/>
                      <wps:spPr>
                        <a:xfrm flipV="1">
                          <a:off x="0" y="0"/>
                          <a:ext cx="321977" cy="29778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93FA7E" id="直線箭頭接點 8" o:spid="_x0000_s1026" type="#_x0000_t32" style="position:absolute;margin-left:290.35pt;margin-top:129.65pt;width:25.35pt;height:234.5pt;flip:y;z-index:2516583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57" behindDoc="0" locked="0" layoutInCell="1" allowOverlap="1" wp14:anchorId="247D5B90" wp14:editId="60FEDBA3">
                <wp:simplePos x="0" y="0"/>
                <wp:positionH relativeFrom="column">
                  <wp:posOffset>322290</wp:posOffset>
                </wp:positionH>
                <wp:positionV relativeFrom="paragraph">
                  <wp:posOffset>1274164</wp:posOffset>
                </wp:positionV>
                <wp:extent cx="1791324" cy="3167900"/>
                <wp:effectExtent l="0" t="12700" r="38100" b="20320"/>
                <wp:wrapNone/>
                <wp:docPr id="1073729396" name="直線箭頭接點 8"/>
                <wp:cNvGraphicFramePr/>
                <a:graphic xmlns:a="http://schemas.openxmlformats.org/drawingml/2006/main">
                  <a:graphicData uri="http://schemas.microsoft.com/office/word/2010/wordprocessingShape">
                    <wps:wsp>
                      <wps:cNvCnPr/>
                      <wps:spPr>
                        <a:xfrm flipV="1">
                          <a:off x="0" y="0"/>
                          <a:ext cx="1791324" cy="3167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09DF2B" id="直線箭頭接點 8" o:spid="_x0000_s1026" type="#_x0000_t32" style="position:absolute;margin-left:25.4pt;margin-top:100.35pt;width:141.05pt;height:249.45pt;flip:y;z-index:2516583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56" behindDoc="0" locked="0" layoutInCell="1" allowOverlap="1" wp14:anchorId="0B53C352" wp14:editId="581725AF">
                <wp:simplePos x="0" y="0"/>
                <wp:positionH relativeFrom="column">
                  <wp:posOffset>2885606</wp:posOffset>
                </wp:positionH>
                <wp:positionV relativeFrom="paragraph">
                  <wp:posOffset>887334</wp:posOffset>
                </wp:positionV>
                <wp:extent cx="542696" cy="2700519"/>
                <wp:effectExtent l="38100" t="25400" r="16510" b="17780"/>
                <wp:wrapNone/>
                <wp:docPr id="1780117802" name="直線箭頭接點 8"/>
                <wp:cNvGraphicFramePr/>
                <a:graphic xmlns:a="http://schemas.openxmlformats.org/drawingml/2006/main">
                  <a:graphicData uri="http://schemas.microsoft.com/office/word/2010/wordprocessingShape">
                    <wps:wsp>
                      <wps:cNvCnPr/>
                      <wps:spPr>
                        <a:xfrm flipH="1" flipV="1">
                          <a:off x="0" y="0"/>
                          <a:ext cx="542696" cy="27005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15F431" id="直線箭頭接點 8" o:spid="_x0000_s1026" type="#_x0000_t32" style="position:absolute;margin-left:227.2pt;margin-top:69.85pt;width:42.75pt;height:212.65pt;flip:x y;z-index:2516583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55" behindDoc="0" locked="0" layoutInCell="1" allowOverlap="1" wp14:anchorId="4E85E2F2" wp14:editId="7D3B76C5">
                <wp:simplePos x="0" y="0"/>
                <wp:positionH relativeFrom="column">
                  <wp:posOffset>164892</wp:posOffset>
                </wp:positionH>
                <wp:positionV relativeFrom="paragraph">
                  <wp:posOffset>884419</wp:posOffset>
                </wp:positionV>
                <wp:extent cx="1641423" cy="2808157"/>
                <wp:effectExtent l="0" t="25400" r="35560" b="11430"/>
                <wp:wrapNone/>
                <wp:docPr id="929270675" name="直線箭頭接點 8"/>
                <wp:cNvGraphicFramePr/>
                <a:graphic xmlns:a="http://schemas.openxmlformats.org/drawingml/2006/main">
                  <a:graphicData uri="http://schemas.microsoft.com/office/word/2010/wordprocessingShape">
                    <wps:wsp>
                      <wps:cNvCnPr/>
                      <wps:spPr>
                        <a:xfrm flipV="1">
                          <a:off x="0" y="0"/>
                          <a:ext cx="1641423" cy="28081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39B5E7" id="直線箭頭接點 8" o:spid="_x0000_s1026" type="#_x0000_t32" style="position:absolute;margin-left:13pt;margin-top:69.65pt;width:129.25pt;height:221.1pt;flip:y;z-index:2516583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54" behindDoc="0" locked="0" layoutInCell="1" allowOverlap="1" wp14:anchorId="77ADE89E" wp14:editId="0ED29A15">
                <wp:simplePos x="0" y="0"/>
                <wp:positionH relativeFrom="column">
                  <wp:posOffset>2599127</wp:posOffset>
                </wp:positionH>
                <wp:positionV relativeFrom="paragraph">
                  <wp:posOffset>669976</wp:posOffset>
                </wp:positionV>
                <wp:extent cx="1133423" cy="2028253"/>
                <wp:effectExtent l="25400" t="25400" r="22860" b="16510"/>
                <wp:wrapNone/>
                <wp:docPr id="1081044925" name="直線箭頭接點 8"/>
                <wp:cNvGraphicFramePr/>
                <a:graphic xmlns:a="http://schemas.openxmlformats.org/drawingml/2006/main">
                  <a:graphicData uri="http://schemas.microsoft.com/office/word/2010/wordprocessingShape">
                    <wps:wsp>
                      <wps:cNvCnPr/>
                      <wps:spPr>
                        <a:xfrm flipH="1" flipV="1">
                          <a:off x="0" y="0"/>
                          <a:ext cx="1133423" cy="20282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A37B32" id="直線箭頭接點 8" o:spid="_x0000_s1026" type="#_x0000_t32" style="position:absolute;margin-left:204.65pt;margin-top:52.75pt;width:89.25pt;height:159.7pt;flip:x y;z-index:2516583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53" behindDoc="0" locked="0" layoutInCell="1" allowOverlap="1" wp14:anchorId="7C723EC0" wp14:editId="6335D3E1">
                <wp:simplePos x="0" y="0"/>
                <wp:positionH relativeFrom="column">
                  <wp:posOffset>629587</wp:posOffset>
                </wp:positionH>
                <wp:positionV relativeFrom="paragraph">
                  <wp:posOffset>717237</wp:posOffset>
                </wp:positionV>
                <wp:extent cx="666448" cy="2063437"/>
                <wp:effectExtent l="0" t="25400" r="32385" b="19685"/>
                <wp:wrapNone/>
                <wp:docPr id="600058002" name="直線箭頭接點 8"/>
                <wp:cNvGraphicFramePr/>
                <a:graphic xmlns:a="http://schemas.openxmlformats.org/drawingml/2006/main">
                  <a:graphicData uri="http://schemas.microsoft.com/office/word/2010/wordprocessingShape">
                    <wps:wsp>
                      <wps:cNvCnPr/>
                      <wps:spPr>
                        <a:xfrm flipV="1">
                          <a:off x="0" y="0"/>
                          <a:ext cx="666448" cy="20634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8A19DB" id="直線箭頭接點 8" o:spid="_x0000_s1026" type="#_x0000_t32" style="position:absolute;margin-left:49.55pt;margin-top:56.5pt;width:52.5pt;height:162.5pt;flip:y;z-index:2516583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" strokecolor="#156082 [3204]" strokeweight=".5pt">
                <v:stroke endarrow="block" joinstyle="miter"/>
              </v:shape>
            </w:pict>
          </mc:Fallback>
        </mc:AlternateContent>
      </w:r>
      <w:r w:rsidR="18E644C5">
        <w:rPr>
          <w:noProof/>
        </w:rPr>
        <w:drawing>
          <wp:inline distT="0" distB="0" distL="0" distR="0" wp14:anchorId="637CD910" wp14:editId="61F8A4E3">
            <wp:extent cx="4758583" cy="2447925"/>
            <wp:effectExtent l="0" t="0" r="0" b="0"/>
            <wp:docPr id="328847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47796" name="Picture 328847796"/>
                    <pic:cNvPicPr/>
                  </pic:nvPicPr>
                  <pic:blipFill>
                    <a:blip r:embed="rId199">
                      <a:extLst>
                        <a:ext uri="{28A0092B-C50C-407E-A947-70E740481C1C}">
                          <a14:useLocalDpi xmlns:a14="http://schemas.microsoft.com/office/drawing/2010/main"/>
                        </a:ext>
                      </a:extLst>
                    </a:blip>
                    <a:stretch>
                      <a:fillRect/>
                    </a:stretch>
                  </pic:blipFill>
                  <pic:spPr>
                    <a:xfrm>
                      <a:off x="0" y="0"/>
                      <a:ext cx="4758583" cy="2447925"/>
                    </a:xfrm>
                    <a:prstGeom prst="rect">
                      <a:avLst/>
                    </a:prstGeom>
                  </pic:spPr>
                </pic:pic>
              </a:graphicData>
            </a:graphic>
          </wp:inline>
        </w:drawing>
      </w:r>
      <w:r w:rsidR="063AEAED">
        <w:rPr>
          <w:noProof/>
        </w:rPr>
        <w:drawing>
          <wp:inline distT="0" distB="0" distL="0" distR="0" wp14:anchorId="0E7712D2" wp14:editId="25F0099D">
            <wp:extent cx="2990850" cy="771678"/>
            <wp:effectExtent l="0" t="0" r="0" b="0"/>
            <wp:docPr id="9821155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15599" name="Picture 982115599"/>
                    <pic:cNvPicPr/>
                  </pic:nvPicPr>
                  <pic:blipFill>
                    <a:blip r:embed="rId200">
                      <a:extLst>
                        <a:ext uri="{28A0092B-C50C-407E-A947-70E740481C1C}">
                          <a14:useLocalDpi xmlns:a14="http://schemas.microsoft.com/office/drawing/2010/main"/>
                        </a:ext>
                      </a:extLst>
                    </a:blip>
                    <a:stretch>
                      <a:fillRect/>
                    </a:stretch>
                  </pic:blipFill>
                  <pic:spPr>
                    <a:xfrm>
                      <a:off x="0" y="0"/>
                      <a:ext cx="2990850" cy="771678"/>
                    </a:xfrm>
                    <a:prstGeom prst="rect">
                      <a:avLst/>
                    </a:prstGeom>
                  </pic:spPr>
                </pic:pic>
              </a:graphicData>
            </a:graphic>
          </wp:inline>
        </w:drawing>
      </w:r>
      <w:r w:rsidR="063AEAED">
        <w:rPr>
          <w:noProof/>
        </w:rPr>
        <w:drawing>
          <wp:inline distT="0" distB="0" distL="0" distR="0" wp14:anchorId="482779A3" wp14:editId="6CDB6AB9">
            <wp:extent cx="2924175" cy="923177"/>
            <wp:effectExtent l="0" t="0" r="0" b="0"/>
            <wp:docPr id="1868354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54179" name="Picture 1868354179"/>
                    <pic:cNvPicPr/>
                  </pic:nvPicPr>
                  <pic:blipFill>
                    <a:blip r:embed="rId201">
                      <a:extLst>
                        <a:ext uri="{28A0092B-C50C-407E-A947-70E740481C1C}">
                          <a14:useLocalDpi xmlns:a14="http://schemas.microsoft.com/office/drawing/2010/main"/>
                        </a:ext>
                      </a:extLst>
                    </a:blip>
                    <a:stretch>
                      <a:fillRect/>
                    </a:stretch>
                  </pic:blipFill>
                  <pic:spPr>
                    <a:xfrm>
                      <a:off x="0" y="0"/>
                      <a:ext cx="2924175" cy="923177"/>
                    </a:xfrm>
                    <a:prstGeom prst="rect">
                      <a:avLst/>
                    </a:prstGeom>
                  </pic:spPr>
                </pic:pic>
              </a:graphicData>
            </a:graphic>
          </wp:inline>
        </w:drawing>
      </w:r>
      <w:r w:rsidR="063AEAED">
        <w:rPr>
          <w:noProof/>
        </w:rPr>
        <w:drawing>
          <wp:inline distT="0" distB="0" distL="0" distR="0" wp14:anchorId="19308907" wp14:editId="4EC08C3C">
            <wp:extent cx="2990850" cy="603922"/>
            <wp:effectExtent l="0" t="0" r="0" b="0"/>
            <wp:docPr id="15141615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61508" name="Picture 1514161508"/>
                    <pic:cNvPicPr/>
                  </pic:nvPicPr>
                  <pic:blipFill>
                    <a:blip r:embed="rId202">
                      <a:extLst>
                        <a:ext uri="{28A0092B-C50C-407E-A947-70E740481C1C}">
                          <a14:useLocalDpi xmlns:a14="http://schemas.microsoft.com/office/drawing/2010/main"/>
                        </a:ext>
                      </a:extLst>
                    </a:blip>
                    <a:stretch>
                      <a:fillRect/>
                    </a:stretch>
                  </pic:blipFill>
                  <pic:spPr>
                    <a:xfrm>
                      <a:off x="0" y="0"/>
                      <a:ext cx="2990850" cy="603922"/>
                    </a:xfrm>
                    <a:prstGeom prst="rect">
                      <a:avLst/>
                    </a:prstGeom>
                  </pic:spPr>
                </pic:pic>
              </a:graphicData>
            </a:graphic>
          </wp:inline>
        </w:drawing>
      </w:r>
      <w:r w:rsidR="063AEAED">
        <w:rPr>
          <w:noProof/>
        </w:rPr>
        <w:drawing>
          <wp:inline distT="0" distB="0" distL="0" distR="0" wp14:anchorId="3BCD0E45" wp14:editId="208AF4A9">
            <wp:extent cx="2828925" cy="720832"/>
            <wp:effectExtent l="0" t="0" r="0" b="0"/>
            <wp:docPr id="20532990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99016" name="Picture 2053299016"/>
                    <pic:cNvPicPr/>
                  </pic:nvPicPr>
                  <pic:blipFill>
                    <a:blip r:embed="rId203">
                      <a:extLst>
                        <a:ext uri="{28A0092B-C50C-407E-A947-70E740481C1C}">
                          <a14:useLocalDpi xmlns:a14="http://schemas.microsoft.com/office/drawing/2010/main"/>
                        </a:ext>
                      </a:extLst>
                    </a:blip>
                    <a:stretch>
                      <a:fillRect/>
                    </a:stretch>
                  </pic:blipFill>
                  <pic:spPr>
                    <a:xfrm>
                      <a:off x="0" y="0"/>
                      <a:ext cx="2828925" cy="720832"/>
                    </a:xfrm>
                    <a:prstGeom prst="rect">
                      <a:avLst/>
                    </a:prstGeom>
                  </pic:spPr>
                </pic:pic>
              </a:graphicData>
            </a:graphic>
          </wp:inline>
        </w:drawing>
      </w:r>
      <w:r w:rsidR="063AEAED">
        <w:rPr>
          <w:noProof/>
        </w:rPr>
        <w:drawing>
          <wp:inline distT="0" distB="0" distL="0" distR="0" wp14:anchorId="664AC321" wp14:editId="4BA30354">
            <wp:extent cx="2876550" cy="926581"/>
            <wp:effectExtent l="0" t="0" r="0" b="0"/>
            <wp:docPr id="8785244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24449" name="Picture 878524449"/>
                    <pic:cNvPicPr/>
                  </pic:nvPicPr>
                  <pic:blipFill>
                    <a:blip r:embed="rId204">
                      <a:extLst>
                        <a:ext uri="{28A0092B-C50C-407E-A947-70E740481C1C}">
                          <a14:useLocalDpi xmlns:a14="http://schemas.microsoft.com/office/drawing/2010/main"/>
                        </a:ext>
                      </a:extLst>
                    </a:blip>
                    <a:stretch>
                      <a:fillRect/>
                    </a:stretch>
                  </pic:blipFill>
                  <pic:spPr>
                    <a:xfrm>
                      <a:off x="0" y="0"/>
                      <a:ext cx="2876550" cy="926581"/>
                    </a:xfrm>
                    <a:prstGeom prst="rect">
                      <a:avLst/>
                    </a:prstGeom>
                  </pic:spPr>
                </pic:pic>
              </a:graphicData>
            </a:graphic>
          </wp:inline>
        </w:drawing>
      </w:r>
      <w:r w:rsidR="063AEAED">
        <w:rPr>
          <w:noProof/>
        </w:rPr>
        <w:drawing>
          <wp:inline distT="0" distB="0" distL="0" distR="0" wp14:anchorId="79A7227B" wp14:editId="121F5462">
            <wp:extent cx="3057525" cy="970176"/>
            <wp:effectExtent l="0" t="0" r="0" b="0"/>
            <wp:docPr id="4074532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53272" name="Picture 407453272"/>
                    <pic:cNvPicPr/>
                  </pic:nvPicPr>
                  <pic:blipFill>
                    <a:blip r:embed="rId205">
                      <a:extLst>
                        <a:ext uri="{28A0092B-C50C-407E-A947-70E740481C1C}">
                          <a14:useLocalDpi xmlns:a14="http://schemas.microsoft.com/office/drawing/2010/main"/>
                        </a:ext>
                      </a:extLst>
                    </a:blip>
                    <a:stretch>
                      <a:fillRect/>
                    </a:stretch>
                  </pic:blipFill>
                  <pic:spPr>
                    <a:xfrm>
                      <a:off x="0" y="0"/>
                      <a:ext cx="3057525" cy="970176"/>
                    </a:xfrm>
                    <a:prstGeom prst="rect">
                      <a:avLst/>
                    </a:prstGeom>
                  </pic:spPr>
                </pic:pic>
              </a:graphicData>
            </a:graphic>
          </wp:inline>
        </w:drawing>
      </w:r>
      <w:r w:rsidR="063AEAED">
        <w:rPr>
          <w:noProof/>
        </w:rPr>
        <w:drawing>
          <wp:inline distT="0" distB="0" distL="0" distR="0" wp14:anchorId="40BE90D1" wp14:editId="09038BF1">
            <wp:extent cx="2933700" cy="1692519"/>
            <wp:effectExtent l="0" t="0" r="0" b="0"/>
            <wp:docPr id="2018480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44236" name="Picture 252244236"/>
                    <pic:cNvPicPr/>
                  </pic:nvPicPr>
                  <pic:blipFill>
                    <a:blip r:embed="rId206">
                      <a:extLst>
                        <a:ext uri="{28A0092B-C50C-407E-A947-70E740481C1C}">
                          <a14:useLocalDpi xmlns:a14="http://schemas.microsoft.com/office/drawing/2010/main"/>
                        </a:ext>
                      </a:extLst>
                    </a:blip>
                    <a:stretch>
                      <a:fillRect/>
                    </a:stretch>
                  </pic:blipFill>
                  <pic:spPr>
                    <a:xfrm>
                      <a:off x="0" y="0"/>
                      <a:ext cx="2933700" cy="1692519"/>
                    </a:xfrm>
                    <a:prstGeom prst="rect">
                      <a:avLst/>
                    </a:prstGeom>
                  </pic:spPr>
                </pic:pic>
              </a:graphicData>
            </a:graphic>
          </wp:inline>
        </w:drawing>
      </w:r>
    </w:p>
    <w:p w14:paraId="72D5DC0C" w14:textId="3033BE99" w:rsidR="00232440" w:rsidRPr="00F24057" w:rsidRDefault="008A4158" w:rsidP="697FC5A2">
      <w:r>
        <w:br w:type="page"/>
      </w:r>
    </w:p>
    <w:p w14:paraId="0F2B302C" w14:textId="005939D0" w:rsidR="00232440" w:rsidRPr="00F24057" w:rsidRDefault="00A80C9E" w:rsidP="697FC5A2">
      <w:r>
        <w:rPr>
          <w:noProof/>
        </w:rPr>
        <mc:AlternateContent>
          <mc:Choice Requires="wps">
            <w:drawing>
              <wp:anchor distT="0" distB="0" distL="114300" distR="114300" simplePos="0" relativeHeight="251658362" behindDoc="0" locked="0" layoutInCell="1" allowOverlap="1" wp14:anchorId="6F760AD5" wp14:editId="088E773C">
                <wp:simplePos x="0" y="0"/>
                <wp:positionH relativeFrom="column">
                  <wp:posOffset>719528</wp:posOffset>
                </wp:positionH>
                <wp:positionV relativeFrom="paragraph">
                  <wp:posOffset>1996607</wp:posOffset>
                </wp:positionV>
                <wp:extent cx="1746177" cy="2013262"/>
                <wp:effectExtent l="0" t="25400" r="32385" b="19050"/>
                <wp:wrapNone/>
                <wp:docPr id="1045460379" name="直線箭頭接點 8"/>
                <wp:cNvGraphicFramePr/>
                <a:graphic xmlns:a="http://schemas.openxmlformats.org/drawingml/2006/main">
                  <a:graphicData uri="http://schemas.microsoft.com/office/word/2010/wordprocessingShape">
                    <wps:wsp>
                      <wps:cNvCnPr/>
                      <wps:spPr>
                        <a:xfrm flipV="1">
                          <a:off x="0" y="0"/>
                          <a:ext cx="1746177" cy="20132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4CDE97" id="直線箭頭接點 8" o:spid="_x0000_s1026" type="#_x0000_t32" style="position:absolute;margin-left:56.65pt;margin-top:157.2pt;width:137.5pt;height:158.5pt;flip:y;z-index:251658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61" behindDoc="0" locked="0" layoutInCell="1" allowOverlap="1" wp14:anchorId="3B31FFA3" wp14:editId="7BE1447B">
                <wp:simplePos x="0" y="0"/>
                <wp:positionH relativeFrom="column">
                  <wp:posOffset>2681573</wp:posOffset>
                </wp:positionH>
                <wp:positionV relativeFrom="paragraph">
                  <wp:posOffset>1419484</wp:posOffset>
                </wp:positionV>
                <wp:extent cx="878590" cy="1720767"/>
                <wp:effectExtent l="25400" t="25400" r="23495" b="19685"/>
                <wp:wrapNone/>
                <wp:docPr id="1226286066" name="直線箭頭接點 8"/>
                <wp:cNvGraphicFramePr/>
                <a:graphic xmlns:a="http://schemas.openxmlformats.org/drawingml/2006/main">
                  <a:graphicData uri="http://schemas.microsoft.com/office/word/2010/wordprocessingShape">
                    <wps:wsp>
                      <wps:cNvCnPr/>
                      <wps:spPr>
                        <a:xfrm flipH="1" flipV="1">
                          <a:off x="0" y="0"/>
                          <a:ext cx="878590" cy="17207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D55B33" id="直線箭頭接點 8" o:spid="_x0000_s1026" type="#_x0000_t32" style="position:absolute;margin-left:211.15pt;margin-top:111.75pt;width:69.2pt;height:135.5pt;flip:x y;z-index:2516583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60" behindDoc="0" locked="0" layoutInCell="1" allowOverlap="1" wp14:anchorId="479B68BC" wp14:editId="6C0CB253">
                <wp:simplePos x="0" y="0"/>
                <wp:positionH relativeFrom="column">
                  <wp:posOffset>569626</wp:posOffset>
                </wp:positionH>
                <wp:positionV relativeFrom="paragraph">
                  <wp:posOffset>1119682</wp:posOffset>
                </wp:positionV>
                <wp:extent cx="1483964" cy="2020757"/>
                <wp:effectExtent l="0" t="25400" r="40640" b="11430"/>
                <wp:wrapNone/>
                <wp:docPr id="1259544160" name="直線箭頭接點 8"/>
                <wp:cNvGraphicFramePr/>
                <a:graphic xmlns:a="http://schemas.openxmlformats.org/drawingml/2006/main">
                  <a:graphicData uri="http://schemas.microsoft.com/office/word/2010/wordprocessingShape">
                    <wps:wsp>
                      <wps:cNvCnPr/>
                      <wps:spPr>
                        <a:xfrm flipV="1">
                          <a:off x="0" y="0"/>
                          <a:ext cx="1483964" cy="20207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D03EA9" id="直線箭頭接點 8" o:spid="_x0000_s1026" type="#_x0000_t32" style="position:absolute;margin-left:44.85pt;margin-top:88.15pt;width:116.85pt;height:159.1pt;flip:y;z-index:251658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" strokecolor="#156082 [3204]" strokeweight=".5pt">
                <v:stroke endarrow="block" joinstyle="miter"/>
              </v:shape>
            </w:pict>
          </mc:Fallback>
        </mc:AlternateContent>
      </w:r>
      <w:r w:rsidR="7CD05A10">
        <w:rPr>
          <w:noProof/>
        </w:rPr>
        <w:drawing>
          <wp:inline distT="0" distB="0" distL="0" distR="0" wp14:anchorId="452D3A54" wp14:editId="419EB298">
            <wp:extent cx="5943600" cy="2990850"/>
            <wp:effectExtent l="0" t="0" r="0" b="0"/>
            <wp:docPr id="17797447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44733" name="Picture 1779744733"/>
                    <pic:cNvPicPr/>
                  </pic:nvPicPr>
                  <pic:blipFill>
                    <a:blip r:embed="rId207">
                      <a:extLst>
                        <a:ext uri="{28A0092B-C50C-407E-A947-70E740481C1C}">
                          <a14:useLocalDpi xmlns:a14="http://schemas.microsoft.com/office/drawing/2010/main"/>
                        </a:ext>
                      </a:extLst>
                    </a:blip>
                    <a:stretch>
                      <a:fillRect/>
                    </a:stretch>
                  </pic:blipFill>
                  <pic:spPr>
                    <a:xfrm>
                      <a:off x="0" y="0"/>
                      <a:ext cx="5943600" cy="2990850"/>
                    </a:xfrm>
                    <a:prstGeom prst="rect">
                      <a:avLst/>
                    </a:prstGeom>
                  </pic:spPr>
                </pic:pic>
              </a:graphicData>
            </a:graphic>
          </wp:inline>
        </w:drawing>
      </w:r>
      <w:r w:rsidR="0BBEC915">
        <w:rPr>
          <w:noProof/>
        </w:rPr>
        <w:drawing>
          <wp:inline distT="0" distB="0" distL="0" distR="0" wp14:anchorId="1B809AB6" wp14:editId="642FDF97">
            <wp:extent cx="2790825" cy="724541"/>
            <wp:effectExtent l="0" t="0" r="0" b="0"/>
            <wp:docPr id="15560575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57547" name="Picture 1556057547"/>
                    <pic:cNvPicPr/>
                  </pic:nvPicPr>
                  <pic:blipFill>
                    <a:blip r:embed="rId208">
                      <a:extLst>
                        <a:ext uri="{28A0092B-C50C-407E-A947-70E740481C1C}">
                          <a14:useLocalDpi xmlns:a14="http://schemas.microsoft.com/office/drawing/2010/main"/>
                        </a:ext>
                      </a:extLst>
                    </a:blip>
                    <a:stretch>
                      <a:fillRect/>
                    </a:stretch>
                  </pic:blipFill>
                  <pic:spPr>
                    <a:xfrm>
                      <a:off x="0" y="0"/>
                      <a:ext cx="2790825" cy="724541"/>
                    </a:xfrm>
                    <a:prstGeom prst="rect">
                      <a:avLst/>
                    </a:prstGeom>
                  </pic:spPr>
                </pic:pic>
              </a:graphicData>
            </a:graphic>
          </wp:inline>
        </w:drawing>
      </w:r>
      <w:r w:rsidR="0BBEC915">
        <w:rPr>
          <w:noProof/>
        </w:rPr>
        <w:drawing>
          <wp:inline distT="0" distB="0" distL="0" distR="0" wp14:anchorId="1214A31F" wp14:editId="16B6FC70">
            <wp:extent cx="3000375" cy="764519"/>
            <wp:effectExtent l="0" t="0" r="0" b="0"/>
            <wp:docPr id="553559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59462" name="Picture 553559462"/>
                    <pic:cNvPicPr/>
                  </pic:nvPicPr>
                  <pic:blipFill>
                    <a:blip r:embed="rId209">
                      <a:extLst>
                        <a:ext uri="{28A0092B-C50C-407E-A947-70E740481C1C}">
                          <a14:useLocalDpi xmlns:a14="http://schemas.microsoft.com/office/drawing/2010/main"/>
                        </a:ext>
                      </a:extLst>
                    </a:blip>
                    <a:stretch>
                      <a:fillRect/>
                    </a:stretch>
                  </pic:blipFill>
                  <pic:spPr>
                    <a:xfrm>
                      <a:off x="0" y="0"/>
                      <a:ext cx="3000375" cy="764519"/>
                    </a:xfrm>
                    <a:prstGeom prst="rect">
                      <a:avLst/>
                    </a:prstGeom>
                  </pic:spPr>
                </pic:pic>
              </a:graphicData>
            </a:graphic>
          </wp:inline>
        </w:drawing>
      </w:r>
      <w:r w:rsidR="0BBEC915">
        <w:rPr>
          <w:noProof/>
        </w:rPr>
        <w:drawing>
          <wp:inline distT="0" distB="0" distL="0" distR="0" wp14:anchorId="1469C663" wp14:editId="7364E624">
            <wp:extent cx="3438525" cy="1261895"/>
            <wp:effectExtent l="0" t="0" r="0" b="0"/>
            <wp:docPr id="1724310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10021" name="Picture 1724310021"/>
                    <pic:cNvPicPr/>
                  </pic:nvPicPr>
                  <pic:blipFill>
                    <a:blip r:embed="rId210">
                      <a:extLst>
                        <a:ext uri="{28A0092B-C50C-407E-A947-70E740481C1C}">
                          <a14:useLocalDpi xmlns:a14="http://schemas.microsoft.com/office/drawing/2010/main"/>
                        </a:ext>
                      </a:extLst>
                    </a:blip>
                    <a:stretch>
                      <a:fillRect/>
                    </a:stretch>
                  </pic:blipFill>
                  <pic:spPr>
                    <a:xfrm>
                      <a:off x="0" y="0"/>
                      <a:ext cx="3438525" cy="1261895"/>
                    </a:xfrm>
                    <a:prstGeom prst="rect">
                      <a:avLst/>
                    </a:prstGeom>
                  </pic:spPr>
                </pic:pic>
              </a:graphicData>
            </a:graphic>
          </wp:inline>
        </w:drawing>
      </w:r>
    </w:p>
    <w:p w14:paraId="75EED8FE" w14:textId="1EBDB89F" w:rsidR="00232440" w:rsidRPr="00F24057" w:rsidRDefault="008A4158" w:rsidP="697FC5A2">
      <w:r>
        <w:br w:type="page"/>
      </w:r>
    </w:p>
    <w:p w14:paraId="01A8A302" w14:textId="6FE3F77A" w:rsidR="00232440" w:rsidRPr="00F24057" w:rsidRDefault="00A80C9E" w:rsidP="697FC5A2">
      <w:r>
        <w:rPr>
          <w:noProof/>
        </w:rPr>
        <mc:AlternateContent>
          <mc:Choice Requires="wps">
            <w:drawing>
              <wp:anchor distT="0" distB="0" distL="114300" distR="114300" simplePos="0" relativeHeight="251658365" behindDoc="0" locked="0" layoutInCell="1" allowOverlap="1" wp14:anchorId="3AA7FAE7" wp14:editId="696E1B1D">
                <wp:simplePos x="0" y="0"/>
                <wp:positionH relativeFrom="column">
                  <wp:posOffset>3065489</wp:posOffset>
                </wp:positionH>
                <wp:positionV relativeFrom="paragraph">
                  <wp:posOffset>964575</wp:posOffset>
                </wp:positionV>
                <wp:extent cx="2053246" cy="3592435"/>
                <wp:effectExtent l="0" t="25400" r="42545" b="14605"/>
                <wp:wrapNone/>
                <wp:docPr id="425456384" name="直線箭頭接點 8"/>
                <wp:cNvGraphicFramePr/>
                <a:graphic xmlns:a="http://schemas.openxmlformats.org/drawingml/2006/main">
                  <a:graphicData uri="http://schemas.microsoft.com/office/word/2010/wordprocessingShape">
                    <wps:wsp>
                      <wps:cNvCnPr/>
                      <wps:spPr>
                        <a:xfrm flipV="1">
                          <a:off x="0" y="0"/>
                          <a:ext cx="2053246" cy="35924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36EE54" id="直線箭頭接點 8" o:spid="_x0000_s1026" type="#_x0000_t32" style="position:absolute;margin-left:241.4pt;margin-top:75.95pt;width:161.65pt;height:282.85pt;flip:y;z-index:2516583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64" behindDoc="0" locked="0" layoutInCell="1" allowOverlap="1" wp14:anchorId="50FB3750" wp14:editId="03B02C48">
                <wp:simplePos x="0" y="0"/>
                <wp:positionH relativeFrom="column">
                  <wp:posOffset>3522689</wp:posOffset>
                </wp:positionH>
                <wp:positionV relativeFrom="paragraph">
                  <wp:posOffset>3640173</wp:posOffset>
                </wp:positionV>
                <wp:extent cx="709576" cy="196715"/>
                <wp:effectExtent l="0" t="38100" r="14605" b="19685"/>
                <wp:wrapNone/>
                <wp:docPr id="153287804" name="直線箭頭接點 8"/>
                <wp:cNvGraphicFramePr/>
                <a:graphic xmlns:a="http://schemas.openxmlformats.org/drawingml/2006/main">
                  <a:graphicData uri="http://schemas.microsoft.com/office/word/2010/wordprocessingShape">
                    <wps:wsp>
                      <wps:cNvCnPr/>
                      <wps:spPr>
                        <a:xfrm flipH="1" flipV="1">
                          <a:off x="0" y="0"/>
                          <a:ext cx="709576" cy="1967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3DE2BE" id="直線箭頭接點 8" o:spid="_x0000_s1026" type="#_x0000_t32" style="position:absolute;margin-left:277.4pt;margin-top:286.65pt;width:55.85pt;height:15.5pt;flip:x y;z-index:2516583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63" behindDoc="0" locked="0" layoutInCell="1" allowOverlap="1" wp14:anchorId="59DB00C1" wp14:editId="66D322F4">
                <wp:simplePos x="0" y="0"/>
                <wp:positionH relativeFrom="column">
                  <wp:posOffset>816964</wp:posOffset>
                </wp:positionH>
                <wp:positionV relativeFrom="paragraph">
                  <wp:posOffset>2216254</wp:posOffset>
                </wp:positionV>
                <wp:extent cx="1723671" cy="1426356"/>
                <wp:effectExtent l="0" t="25400" r="41910" b="21590"/>
                <wp:wrapNone/>
                <wp:docPr id="578624560" name="直線箭頭接點 8"/>
                <wp:cNvGraphicFramePr/>
                <a:graphic xmlns:a="http://schemas.openxmlformats.org/drawingml/2006/main">
                  <a:graphicData uri="http://schemas.microsoft.com/office/word/2010/wordprocessingShape">
                    <wps:wsp>
                      <wps:cNvCnPr/>
                      <wps:spPr>
                        <a:xfrm flipV="1">
                          <a:off x="0" y="0"/>
                          <a:ext cx="1723671" cy="14263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58D65D" id="直線箭頭接點 8" o:spid="_x0000_s1026" type="#_x0000_t32" style="position:absolute;margin-left:64.35pt;margin-top:174.5pt;width:135.7pt;height:112.3pt;flip:y;z-index:2516583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" strokecolor="#156082 [3204]" strokeweight=".5pt">
                <v:stroke endarrow="block" joinstyle="miter"/>
              </v:shape>
            </w:pict>
          </mc:Fallback>
        </mc:AlternateContent>
      </w:r>
      <w:r w:rsidR="24A3253E">
        <w:rPr>
          <w:noProof/>
        </w:rPr>
        <w:drawing>
          <wp:inline distT="0" distB="0" distL="0" distR="0" wp14:anchorId="6E1AC5FF" wp14:editId="590D86B3">
            <wp:extent cx="5943600" cy="3524250"/>
            <wp:effectExtent l="0" t="0" r="0" b="0"/>
            <wp:docPr id="1590604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04124" name="Picture 1590604124"/>
                    <pic:cNvPicPr/>
                  </pic:nvPicPr>
                  <pic:blipFill>
                    <a:blip r:embed="rId211">
                      <a:extLst>
                        <a:ext uri="{28A0092B-C50C-407E-A947-70E740481C1C}">
                          <a14:useLocalDpi xmlns:a14="http://schemas.microsoft.com/office/drawing/2010/main"/>
                        </a:ext>
                      </a:extLst>
                    </a:blip>
                    <a:stretch>
                      <a:fillRect/>
                    </a:stretch>
                  </pic:blipFill>
                  <pic:spPr>
                    <a:xfrm>
                      <a:off x="0" y="0"/>
                      <a:ext cx="5943600" cy="3524250"/>
                    </a:xfrm>
                    <a:prstGeom prst="rect">
                      <a:avLst/>
                    </a:prstGeom>
                  </pic:spPr>
                </pic:pic>
              </a:graphicData>
            </a:graphic>
          </wp:inline>
        </w:drawing>
      </w:r>
      <w:r w:rsidR="6AE6145B">
        <w:rPr>
          <w:noProof/>
        </w:rPr>
        <w:drawing>
          <wp:inline distT="0" distB="0" distL="0" distR="0" wp14:anchorId="177A79DC" wp14:editId="2225D2C8">
            <wp:extent cx="2809875" cy="779020"/>
            <wp:effectExtent l="0" t="0" r="0" b="0"/>
            <wp:docPr id="1633047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47827" name="Picture 1633047827"/>
                    <pic:cNvPicPr/>
                  </pic:nvPicPr>
                  <pic:blipFill>
                    <a:blip r:embed="rId212">
                      <a:extLst>
                        <a:ext uri="{28A0092B-C50C-407E-A947-70E740481C1C}">
                          <a14:useLocalDpi xmlns:a14="http://schemas.microsoft.com/office/drawing/2010/main"/>
                        </a:ext>
                      </a:extLst>
                    </a:blip>
                    <a:stretch>
                      <a:fillRect/>
                    </a:stretch>
                  </pic:blipFill>
                  <pic:spPr>
                    <a:xfrm>
                      <a:off x="0" y="0"/>
                      <a:ext cx="2809875" cy="779020"/>
                    </a:xfrm>
                    <a:prstGeom prst="rect">
                      <a:avLst/>
                    </a:prstGeom>
                  </pic:spPr>
                </pic:pic>
              </a:graphicData>
            </a:graphic>
          </wp:inline>
        </w:drawing>
      </w:r>
      <w:r w:rsidR="6AE6145B">
        <w:rPr>
          <w:noProof/>
        </w:rPr>
        <w:drawing>
          <wp:inline distT="0" distB="0" distL="0" distR="0" wp14:anchorId="4A0A1893" wp14:editId="33541BCC">
            <wp:extent cx="2947822" cy="642474"/>
            <wp:effectExtent l="0" t="0" r="0" b="0"/>
            <wp:docPr id="503233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33658" name="Picture 503233658"/>
                    <pic:cNvPicPr/>
                  </pic:nvPicPr>
                  <pic:blipFill>
                    <a:blip r:embed="rId213">
                      <a:extLst>
                        <a:ext uri="{28A0092B-C50C-407E-A947-70E740481C1C}">
                          <a14:useLocalDpi xmlns:a14="http://schemas.microsoft.com/office/drawing/2010/main"/>
                        </a:ext>
                      </a:extLst>
                    </a:blip>
                    <a:stretch>
                      <a:fillRect/>
                    </a:stretch>
                  </pic:blipFill>
                  <pic:spPr>
                    <a:xfrm>
                      <a:off x="0" y="0"/>
                      <a:ext cx="2947822" cy="642474"/>
                    </a:xfrm>
                    <a:prstGeom prst="rect">
                      <a:avLst/>
                    </a:prstGeom>
                  </pic:spPr>
                </pic:pic>
              </a:graphicData>
            </a:graphic>
          </wp:inline>
        </w:drawing>
      </w:r>
      <w:r w:rsidR="6AE6145B">
        <w:rPr>
          <w:noProof/>
        </w:rPr>
        <w:drawing>
          <wp:inline distT="0" distB="0" distL="0" distR="0" wp14:anchorId="2CC7A910" wp14:editId="1786B125">
            <wp:extent cx="3429000" cy="939678"/>
            <wp:effectExtent l="0" t="0" r="0" b="0"/>
            <wp:docPr id="14797924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92480" name="Picture 1479792480"/>
                    <pic:cNvPicPr/>
                  </pic:nvPicPr>
                  <pic:blipFill>
                    <a:blip r:embed="rId214">
                      <a:extLst>
                        <a:ext uri="{28A0092B-C50C-407E-A947-70E740481C1C}">
                          <a14:useLocalDpi xmlns:a14="http://schemas.microsoft.com/office/drawing/2010/main"/>
                        </a:ext>
                      </a:extLst>
                    </a:blip>
                    <a:stretch>
                      <a:fillRect/>
                    </a:stretch>
                  </pic:blipFill>
                  <pic:spPr>
                    <a:xfrm>
                      <a:off x="0" y="0"/>
                      <a:ext cx="3429000" cy="939678"/>
                    </a:xfrm>
                    <a:prstGeom prst="rect">
                      <a:avLst/>
                    </a:prstGeom>
                  </pic:spPr>
                </pic:pic>
              </a:graphicData>
            </a:graphic>
          </wp:inline>
        </w:drawing>
      </w:r>
    </w:p>
    <w:p w14:paraId="3F11FBA3" w14:textId="1B741307" w:rsidR="00232440" w:rsidRPr="00F24057" w:rsidRDefault="008A4158" w:rsidP="697FC5A2">
      <w:r>
        <w:br w:type="page"/>
      </w:r>
    </w:p>
    <w:p w14:paraId="732EDA66" w14:textId="4A0EE759" w:rsidR="00232440" w:rsidRPr="00F24057" w:rsidRDefault="00A80C9E" w:rsidP="697FC5A2">
      <w:r>
        <w:rPr>
          <w:noProof/>
        </w:rPr>
        <mc:AlternateContent>
          <mc:Choice Requires="wps">
            <w:drawing>
              <wp:anchor distT="0" distB="0" distL="114300" distR="114300" simplePos="0" relativeHeight="251658368" behindDoc="0" locked="0" layoutInCell="1" allowOverlap="1" wp14:anchorId="4B57275F" wp14:editId="22B4C41F">
                <wp:simplePos x="0" y="0"/>
                <wp:positionH relativeFrom="column">
                  <wp:posOffset>2053652</wp:posOffset>
                </wp:positionH>
                <wp:positionV relativeFrom="paragraph">
                  <wp:posOffset>2256019</wp:posOffset>
                </wp:positionV>
                <wp:extent cx="876925" cy="1888209"/>
                <wp:effectExtent l="0" t="12700" r="38100" b="17145"/>
                <wp:wrapNone/>
                <wp:docPr id="344131897" name="直線箭頭接點 8"/>
                <wp:cNvGraphicFramePr/>
                <a:graphic xmlns:a="http://schemas.openxmlformats.org/drawingml/2006/main">
                  <a:graphicData uri="http://schemas.microsoft.com/office/word/2010/wordprocessingShape">
                    <wps:wsp>
                      <wps:cNvCnPr/>
                      <wps:spPr>
                        <a:xfrm flipV="1">
                          <a:off x="0" y="0"/>
                          <a:ext cx="876925" cy="18882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9F0462" id="直線箭頭接點 8" o:spid="_x0000_s1026" type="#_x0000_t32" style="position:absolute;margin-left:161.7pt;margin-top:177.65pt;width:69.05pt;height:148.7pt;flip:y;z-index:2516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67" behindDoc="0" locked="0" layoutInCell="1" allowOverlap="1" wp14:anchorId="3404881F" wp14:editId="67D4FE34">
                <wp:simplePos x="0" y="0"/>
                <wp:positionH relativeFrom="column">
                  <wp:posOffset>4227225</wp:posOffset>
                </wp:positionH>
                <wp:positionV relativeFrom="paragraph">
                  <wp:posOffset>1476531</wp:posOffset>
                </wp:positionV>
                <wp:extent cx="235741" cy="2391192"/>
                <wp:effectExtent l="50800" t="25400" r="18415" b="9525"/>
                <wp:wrapNone/>
                <wp:docPr id="1701384451" name="直線箭頭接點 8"/>
                <wp:cNvGraphicFramePr/>
                <a:graphic xmlns:a="http://schemas.openxmlformats.org/drawingml/2006/main">
                  <a:graphicData uri="http://schemas.microsoft.com/office/word/2010/wordprocessingShape">
                    <wps:wsp>
                      <wps:cNvCnPr/>
                      <wps:spPr>
                        <a:xfrm flipH="1" flipV="1">
                          <a:off x="0" y="0"/>
                          <a:ext cx="235741" cy="23911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302AE6" id="直線箭頭接點 8" o:spid="_x0000_s1026" type="#_x0000_t32" style="position:absolute;margin-left:332.85pt;margin-top:116.25pt;width:18.55pt;height:188.3pt;flip:x y;z-index:2516583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66" behindDoc="0" locked="0" layoutInCell="1" allowOverlap="1" wp14:anchorId="3A330BF8" wp14:editId="06DC7D2A">
                <wp:simplePos x="0" y="0"/>
                <wp:positionH relativeFrom="column">
                  <wp:posOffset>1184222</wp:posOffset>
                </wp:positionH>
                <wp:positionV relativeFrom="paragraph">
                  <wp:posOffset>1344534</wp:posOffset>
                </wp:positionV>
                <wp:extent cx="539167" cy="2358036"/>
                <wp:effectExtent l="0" t="12700" r="45085" b="17145"/>
                <wp:wrapNone/>
                <wp:docPr id="569164958" name="直線箭頭接點 8"/>
                <wp:cNvGraphicFramePr/>
                <a:graphic xmlns:a="http://schemas.openxmlformats.org/drawingml/2006/main">
                  <a:graphicData uri="http://schemas.microsoft.com/office/word/2010/wordprocessingShape">
                    <wps:wsp>
                      <wps:cNvCnPr/>
                      <wps:spPr>
                        <a:xfrm flipV="1">
                          <a:off x="0" y="0"/>
                          <a:ext cx="539167" cy="23580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71EC34" id="直線箭頭接點 8" o:spid="_x0000_s1026" type="#_x0000_t32" style="position:absolute;margin-left:93.25pt;margin-top:105.85pt;width:42.45pt;height:185.65pt;flip:y;z-index:2516583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" strokecolor="#156082 [3204]" strokeweight=".5pt">
                <v:stroke endarrow="block" joinstyle="miter"/>
              </v:shape>
            </w:pict>
          </mc:Fallback>
        </mc:AlternateContent>
      </w:r>
      <w:r w:rsidR="48926C01">
        <w:rPr>
          <w:noProof/>
        </w:rPr>
        <w:drawing>
          <wp:inline distT="0" distB="0" distL="0" distR="0" wp14:anchorId="4A845C09" wp14:editId="121DCF4D">
            <wp:extent cx="5943600" cy="3438525"/>
            <wp:effectExtent l="0" t="0" r="0" b="0"/>
            <wp:docPr id="6070412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41208" name="Picture 607041208"/>
                    <pic:cNvPicPr/>
                  </pic:nvPicPr>
                  <pic:blipFill>
                    <a:blip r:embed="rId215">
                      <a:extLst>
                        <a:ext uri="{28A0092B-C50C-407E-A947-70E740481C1C}">
                          <a14:useLocalDpi xmlns:a14="http://schemas.microsoft.com/office/drawing/2010/main"/>
                        </a:ext>
                      </a:extLst>
                    </a:blip>
                    <a:stretch>
                      <a:fillRect/>
                    </a:stretch>
                  </pic:blipFill>
                  <pic:spPr>
                    <a:xfrm>
                      <a:off x="0" y="0"/>
                      <a:ext cx="5943600" cy="3438525"/>
                    </a:xfrm>
                    <a:prstGeom prst="rect">
                      <a:avLst/>
                    </a:prstGeom>
                  </pic:spPr>
                </pic:pic>
              </a:graphicData>
            </a:graphic>
          </wp:inline>
        </w:drawing>
      </w:r>
      <w:r w:rsidR="7D62D9F0">
        <w:rPr>
          <w:noProof/>
        </w:rPr>
        <w:drawing>
          <wp:inline distT="0" distB="0" distL="0" distR="0" wp14:anchorId="376869D3" wp14:editId="0A3BBDA4">
            <wp:extent cx="3028950" cy="398035"/>
            <wp:effectExtent l="0" t="0" r="0" b="0"/>
            <wp:docPr id="2069274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74797" name="Picture 2069274797"/>
                    <pic:cNvPicPr/>
                  </pic:nvPicPr>
                  <pic:blipFill>
                    <a:blip r:embed="rId216">
                      <a:extLst>
                        <a:ext uri="{28A0092B-C50C-407E-A947-70E740481C1C}">
                          <a14:useLocalDpi xmlns:a14="http://schemas.microsoft.com/office/drawing/2010/main"/>
                        </a:ext>
                      </a:extLst>
                    </a:blip>
                    <a:stretch>
                      <a:fillRect/>
                    </a:stretch>
                  </pic:blipFill>
                  <pic:spPr>
                    <a:xfrm>
                      <a:off x="0" y="0"/>
                      <a:ext cx="3028950" cy="398035"/>
                    </a:xfrm>
                    <a:prstGeom prst="rect">
                      <a:avLst/>
                    </a:prstGeom>
                  </pic:spPr>
                </pic:pic>
              </a:graphicData>
            </a:graphic>
          </wp:inline>
        </w:drawing>
      </w:r>
      <w:r w:rsidR="7D62D9F0">
        <w:rPr>
          <w:noProof/>
        </w:rPr>
        <w:drawing>
          <wp:inline distT="0" distB="0" distL="0" distR="0" wp14:anchorId="360BBDE0" wp14:editId="446D5FE5">
            <wp:extent cx="2886075" cy="402386"/>
            <wp:effectExtent l="0" t="0" r="0" b="0"/>
            <wp:docPr id="2120506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06875" name="Picture 2120506875"/>
                    <pic:cNvPicPr/>
                  </pic:nvPicPr>
                  <pic:blipFill>
                    <a:blip r:embed="rId217">
                      <a:extLst>
                        <a:ext uri="{28A0092B-C50C-407E-A947-70E740481C1C}">
                          <a14:useLocalDpi xmlns:a14="http://schemas.microsoft.com/office/drawing/2010/main"/>
                        </a:ext>
                      </a:extLst>
                    </a:blip>
                    <a:stretch>
                      <a:fillRect/>
                    </a:stretch>
                  </pic:blipFill>
                  <pic:spPr>
                    <a:xfrm>
                      <a:off x="0" y="0"/>
                      <a:ext cx="2886075" cy="402386"/>
                    </a:xfrm>
                    <a:prstGeom prst="rect">
                      <a:avLst/>
                    </a:prstGeom>
                  </pic:spPr>
                </pic:pic>
              </a:graphicData>
            </a:graphic>
          </wp:inline>
        </w:drawing>
      </w:r>
      <w:r w:rsidR="7D62D9F0">
        <w:rPr>
          <w:noProof/>
        </w:rPr>
        <w:drawing>
          <wp:inline distT="0" distB="0" distL="0" distR="0" wp14:anchorId="62C48B01" wp14:editId="33E8E5F3">
            <wp:extent cx="3562350" cy="502383"/>
            <wp:effectExtent l="0" t="0" r="0" b="0"/>
            <wp:docPr id="21101796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79650" name="Picture 2110179650"/>
                    <pic:cNvPicPr/>
                  </pic:nvPicPr>
                  <pic:blipFill>
                    <a:blip r:embed="rId218">
                      <a:extLst>
                        <a:ext uri="{28A0092B-C50C-407E-A947-70E740481C1C}">
                          <a14:useLocalDpi xmlns:a14="http://schemas.microsoft.com/office/drawing/2010/main"/>
                        </a:ext>
                      </a:extLst>
                    </a:blip>
                    <a:stretch>
                      <a:fillRect/>
                    </a:stretch>
                  </pic:blipFill>
                  <pic:spPr>
                    <a:xfrm>
                      <a:off x="0" y="0"/>
                      <a:ext cx="3562350" cy="502383"/>
                    </a:xfrm>
                    <a:prstGeom prst="rect">
                      <a:avLst/>
                    </a:prstGeom>
                  </pic:spPr>
                </pic:pic>
              </a:graphicData>
            </a:graphic>
          </wp:inline>
        </w:drawing>
      </w:r>
    </w:p>
    <w:p w14:paraId="53D242A3" w14:textId="157D3FBC" w:rsidR="00232440" w:rsidRPr="00F24057" w:rsidRDefault="00232440" w:rsidP="697FC5A2">
      <w:pPr>
        <w:pStyle w:val="Heading1"/>
        <w:rPr>
          <w:rFonts w:cs="Times New Roman"/>
        </w:rPr>
      </w:pPr>
    </w:p>
    <w:p w14:paraId="0179596E" w14:textId="62F6C241" w:rsidR="00232440" w:rsidRPr="00F24057" w:rsidRDefault="00232440" w:rsidP="697FC5A2">
      <w:pPr>
        <w:pStyle w:val="Heading1"/>
        <w:rPr>
          <w:rFonts w:cs="Times New Roman"/>
        </w:rPr>
      </w:pPr>
    </w:p>
    <w:p w14:paraId="528B90D0" w14:textId="5B3ADB14" w:rsidR="00232440" w:rsidRPr="00F24057" w:rsidRDefault="00232440" w:rsidP="697FC5A2">
      <w:pPr>
        <w:pStyle w:val="Heading1"/>
        <w:rPr>
          <w:rFonts w:cs="Times New Roman"/>
        </w:rPr>
      </w:pPr>
    </w:p>
    <w:p w14:paraId="0F4B5F56" w14:textId="60DAE0C8" w:rsidR="00232440" w:rsidRPr="00F24057" w:rsidRDefault="00232440" w:rsidP="697FC5A2">
      <w:pPr>
        <w:pStyle w:val="Heading1"/>
        <w:rPr>
          <w:rFonts w:cs="Times New Roman"/>
        </w:rPr>
      </w:pPr>
    </w:p>
    <w:p w14:paraId="5B1318F3" w14:textId="09143068" w:rsidR="00232440" w:rsidRPr="00F24057" w:rsidRDefault="00232440" w:rsidP="697FC5A2">
      <w:pPr>
        <w:pStyle w:val="Heading1"/>
        <w:rPr>
          <w:rFonts w:cs="Times New Roman"/>
        </w:rPr>
      </w:pPr>
    </w:p>
    <w:p w14:paraId="0E29745F" w14:textId="6F250D72" w:rsidR="00232440" w:rsidRPr="00F24057" w:rsidRDefault="00232440" w:rsidP="697FC5A2">
      <w:pPr>
        <w:pStyle w:val="Heading1"/>
        <w:rPr>
          <w:rFonts w:cs="Times New Roman"/>
        </w:rPr>
      </w:pPr>
    </w:p>
    <w:p w14:paraId="7FD194EF" w14:textId="3682EDF8" w:rsidR="00232440" w:rsidRPr="00F24057" w:rsidRDefault="00232440" w:rsidP="697FC5A2">
      <w:pPr>
        <w:pStyle w:val="Heading1"/>
        <w:rPr>
          <w:rFonts w:cs="Times New Roman"/>
        </w:rPr>
      </w:pPr>
    </w:p>
    <w:p w14:paraId="6EBA5EF8" w14:textId="3478694A" w:rsidR="00232440" w:rsidRPr="00F24057" w:rsidRDefault="008A4158" w:rsidP="697FC5A2">
      <w:r>
        <w:br w:type="page"/>
      </w:r>
    </w:p>
    <w:p w14:paraId="5FDF360E" w14:textId="566DE88C" w:rsidR="00232440" w:rsidRPr="00F24057" w:rsidRDefault="357960D1" w:rsidP="007A4FE3">
      <w:pPr>
        <w:pStyle w:val="Heading1"/>
        <w:rPr>
          <w:rFonts w:cs="Times New Roman"/>
        </w:rPr>
      </w:pPr>
      <w:bookmarkStart w:id="1355" w:name="_Toc812515652"/>
      <w:bookmarkStart w:id="1356" w:name="_Toc234175778"/>
      <w:bookmarkStart w:id="1357" w:name="_Toc233377605"/>
      <w:bookmarkStart w:id="1358" w:name="_Toc233378244"/>
      <w:r w:rsidRPr="6054E143">
        <w:rPr>
          <w:rFonts w:cs="Times New Roman"/>
        </w:rPr>
        <w:t xml:space="preserve">16. </w:t>
      </w:r>
      <w:r w:rsidR="6E36EC35" w:rsidRPr="697FC5A2">
        <w:rPr>
          <w:rFonts w:cs="Times New Roman"/>
        </w:rPr>
        <w:t>T</w:t>
      </w:r>
      <w:r w:rsidR="65BD1147" w:rsidRPr="697FC5A2">
        <w:rPr>
          <w:rFonts w:cs="Times New Roman"/>
        </w:rPr>
        <w:t>est cases</w:t>
      </w:r>
      <w:bookmarkEnd w:id="1355"/>
      <w:bookmarkEnd w:id="1356"/>
      <w:bookmarkEnd w:id="1357"/>
      <w:bookmarkEnd w:id="1358"/>
    </w:p>
    <w:tbl>
      <w:tblPr>
        <w:tblStyle w:val="TableGridLight"/>
        <w:tblW w:w="9504" w:type="dxa"/>
        <w:tblLook w:val="04A0" w:firstRow="1" w:lastRow="0" w:firstColumn="1" w:lastColumn="0" w:noHBand="0" w:noVBand="1"/>
      </w:tblPr>
      <w:tblGrid>
        <w:gridCol w:w="1043"/>
        <w:gridCol w:w="1496"/>
        <w:gridCol w:w="2828"/>
        <w:gridCol w:w="1616"/>
        <w:gridCol w:w="1815"/>
        <w:gridCol w:w="830"/>
      </w:tblGrid>
      <w:tr w:rsidR="006D3974" w:rsidRPr="00F24057" w14:paraId="138555A7" w14:textId="00154D74" w:rsidTr="6AB73604">
        <w:trPr>
          <w:trHeight w:val="300"/>
        </w:trPr>
        <w:tc>
          <w:tcPr>
            <w:tcW w:w="1020" w:type="dxa"/>
            <w:noWrap/>
            <w:hideMark/>
          </w:tcPr>
          <w:p w14:paraId="640E7D51" w14:textId="5D5860D0" w:rsidR="006D3974" w:rsidRPr="00F24057" w:rsidRDefault="006D3974">
            <w:pPr>
              <w:rPr>
                <w:rFonts w:cs="Times New Roman"/>
              </w:rPr>
            </w:pPr>
            <w:bookmarkStart w:id="1359" w:name="_Toc766589564"/>
            <w:r w:rsidRPr="00F24057">
              <w:rPr>
                <w:rFonts w:cs="Times New Roman"/>
              </w:rPr>
              <w:t>Test ID</w:t>
            </w:r>
            <w:bookmarkEnd w:id="1359"/>
            <w:r w:rsidRPr="00F24057">
              <w:rPr>
                <w:rFonts w:cs="Times New Roman"/>
              </w:rPr>
              <w:t xml:space="preserve"> </w:t>
            </w:r>
          </w:p>
        </w:tc>
        <w:tc>
          <w:tcPr>
            <w:tcW w:w="1260" w:type="dxa"/>
            <w:noWrap/>
            <w:hideMark/>
          </w:tcPr>
          <w:p w14:paraId="1AEA72EE" w14:textId="177D859E" w:rsidR="006D3974" w:rsidRPr="00F24057" w:rsidRDefault="006D3974">
            <w:pPr>
              <w:rPr>
                <w:rFonts w:cs="Times New Roman"/>
              </w:rPr>
            </w:pPr>
            <w:r w:rsidRPr="00F24057">
              <w:rPr>
                <w:rFonts w:cs="Times New Roman"/>
              </w:rPr>
              <w:t xml:space="preserve"> </w:t>
            </w:r>
            <w:bookmarkStart w:id="1360" w:name="_Toc1847108472"/>
            <w:r w:rsidRPr="00F24057">
              <w:rPr>
                <w:rFonts w:cs="Times New Roman"/>
              </w:rPr>
              <w:t>Objective</w:t>
            </w:r>
            <w:bookmarkEnd w:id="1360"/>
            <w:r w:rsidRPr="00F24057">
              <w:rPr>
                <w:rFonts w:cs="Times New Roman"/>
              </w:rPr>
              <w:t xml:space="preserve"> </w:t>
            </w:r>
          </w:p>
        </w:tc>
        <w:tc>
          <w:tcPr>
            <w:tcW w:w="2828" w:type="dxa"/>
            <w:noWrap/>
            <w:hideMark/>
          </w:tcPr>
          <w:p w14:paraId="2F47DA85" w14:textId="30EC3121" w:rsidR="006D3974" w:rsidRPr="00F24057" w:rsidRDefault="006D3974">
            <w:pPr>
              <w:rPr>
                <w:rFonts w:cs="Times New Roman"/>
              </w:rPr>
            </w:pPr>
            <w:r w:rsidRPr="00F24057">
              <w:rPr>
                <w:rFonts w:cs="Times New Roman"/>
              </w:rPr>
              <w:t xml:space="preserve"> </w:t>
            </w:r>
            <w:bookmarkStart w:id="1361" w:name="_Toc2046251782"/>
            <w:r w:rsidRPr="00F24057">
              <w:rPr>
                <w:rFonts w:cs="Times New Roman"/>
              </w:rPr>
              <w:t>Brief Description</w:t>
            </w:r>
            <w:bookmarkEnd w:id="1361"/>
            <w:r w:rsidRPr="00F24057">
              <w:rPr>
                <w:rFonts w:cs="Times New Roman"/>
              </w:rPr>
              <w:t xml:space="preserve"> </w:t>
            </w:r>
          </w:p>
        </w:tc>
        <w:tc>
          <w:tcPr>
            <w:tcW w:w="1616" w:type="dxa"/>
            <w:noWrap/>
            <w:hideMark/>
          </w:tcPr>
          <w:p w14:paraId="7296F3C9" w14:textId="6034CC1B" w:rsidR="006D3974" w:rsidRPr="00F24057" w:rsidRDefault="006D3974">
            <w:pPr>
              <w:rPr>
                <w:rFonts w:cs="Times New Roman"/>
              </w:rPr>
            </w:pPr>
            <w:r w:rsidRPr="00F24057">
              <w:rPr>
                <w:rFonts w:cs="Times New Roman"/>
              </w:rPr>
              <w:t xml:space="preserve"> </w:t>
            </w:r>
            <w:bookmarkStart w:id="1362" w:name="_Toc211504669"/>
            <w:r w:rsidRPr="00F24057">
              <w:rPr>
                <w:rFonts w:cs="Times New Roman"/>
              </w:rPr>
              <w:t>Test Data</w:t>
            </w:r>
            <w:bookmarkEnd w:id="1362"/>
            <w:r w:rsidRPr="00F24057">
              <w:rPr>
                <w:rFonts w:cs="Times New Roman"/>
              </w:rPr>
              <w:t xml:space="preserve"> </w:t>
            </w:r>
          </w:p>
        </w:tc>
        <w:tc>
          <w:tcPr>
            <w:tcW w:w="1815" w:type="dxa"/>
            <w:noWrap/>
            <w:hideMark/>
          </w:tcPr>
          <w:p w14:paraId="24134D33" w14:textId="1519DEB5" w:rsidR="006D3974" w:rsidRPr="00F24057" w:rsidRDefault="006D3974">
            <w:pPr>
              <w:rPr>
                <w:rFonts w:cs="Times New Roman"/>
              </w:rPr>
            </w:pPr>
            <w:r w:rsidRPr="00F24057">
              <w:rPr>
                <w:rFonts w:cs="Times New Roman"/>
              </w:rPr>
              <w:t xml:space="preserve"> </w:t>
            </w:r>
            <w:bookmarkStart w:id="1363" w:name="_Toc751094384"/>
            <w:r w:rsidRPr="00F24057">
              <w:rPr>
                <w:rFonts w:cs="Times New Roman"/>
              </w:rPr>
              <w:t>Expected</w:t>
            </w:r>
            <w:bookmarkEnd w:id="1363"/>
            <w:r w:rsidRPr="00F24057">
              <w:rPr>
                <w:rFonts w:cs="Times New Roman"/>
              </w:rPr>
              <w:t xml:space="preserve"> </w:t>
            </w:r>
          </w:p>
        </w:tc>
        <w:tc>
          <w:tcPr>
            <w:tcW w:w="965" w:type="dxa"/>
          </w:tcPr>
          <w:p w14:paraId="4C491AAE" w14:textId="02F01365" w:rsidR="006D3974" w:rsidRPr="00F24057" w:rsidRDefault="00C857FE">
            <w:pPr>
              <w:rPr>
                <w:rFonts w:cs="Times New Roman"/>
              </w:rPr>
            </w:pPr>
            <w:bookmarkStart w:id="1364" w:name="_Toc234439452"/>
            <w:r w:rsidRPr="00C857FE">
              <w:rPr>
                <w:rFonts w:cs="Times New Roman"/>
              </w:rPr>
              <w:t>Result</w:t>
            </w:r>
            <w:bookmarkEnd w:id="1364"/>
          </w:p>
        </w:tc>
      </w:tr>
      <w:tr w:rsidR="006D3974" w:rsidRPr="00F24057" w14:paraId="779CE1DC" w14:textId="70498DCB" w:rsidTr="6AB73604">
        <w:trPr>
          <w:trHeight w:val="300"/>
        </w:trPr>
        <w:tc>
          <w:tcPr>
            <w:tcW w:w="1020" w:type="dxa"/>
            <w:noWrap/>
            <w:hideMark/>
          </w:tcPr>
          <w:p w14:paraId="7C590C66" w14:textId="57834BA0" w:rsidR="006D3974" w:rsidRPr="00F24057" w:rsidRDefault="006D3974">
            <w:pPr>
              <w:rPr>
                <w:rFonts w:cs="Times New Roman"/>
              </w:rPr>
            </w:pPr>
            <w:bookmarkStart w:id="1365" w:name="_Toc872486076"/>
            <w:r w:rsidRPr="00F24057">
              <w:rPr>
                <w:rFonts w:cs="Times New Roman"/>
              </w:rPr>
              <w:t>TC-LOGIN-01</w:t>
            </w:r>
            <w:bookmarkEnd w:id="1365"/>
            <w:r w:rsidRPr="00F24057">
              <w:rPr>
                <w:rFonts w:cs="Times New Roman"/>
              </w:rPr>
              <w:t xml:space="preserve"> </w:t>
            </w:r>
          </w:p>
        </w:tc>
        <w:tc>
          <w:tcPr>
            <w:tcW w:w="1260" w:type="dxa"/>
            <w:noWrap/>
            <w:hideMark/>
          </w:tcPr>
          <w:p w14:paraId="7F3D98E4" w14:textId="2E5930CD" w:rsidR="006D3974" w:rsidRPr="00F24057" w:rsidRDefault="006D3974">
            <w:pPr>
              <w:rPr>
                <w:rFonts w:cs="Times New Roman"/>
              </w:rPr>
            </w:pPr>
            <w:r w:rsidRPr="00F24057">
              <w:rPr>
                <w:rFonts w:cs="Times New Roman"/>
              </w:rPr>
              <w:t xml:space="preserve"> </w:t>
            </w:r>
            <w:bookmarkStart w:id="1366" w:name="_Toc614109176"/>
            <w:r w:rsidRPr="00F24057">
              <w:rPr>
                <w:rFonts w:cs="Times New Roman"/>
              </w:rPr>
              <w:t>Verify Normal Login Functionality</w:t>
            </w:r>
            <w:bookmarkEnd w:id="1366"/>
            <w:r w:rsidRPr="00F24057">
              <w:rPr>
                <w:rFonts w:cs="Times New Roman"/>
              </w:rPr>
              <w:t xml:space="preserve"> </w:t>
            </w:r>
          </w:p>
        </w:tc>
        <w:tc>
          <w:tcPr>
            <w:tcW w:w="2828" w:type="dxa"/>
            <w:noWrap/>
            <w:hideMark/>
          </w:tcPr>
          <w:p w14:paraId="791F5C22" w14:textId="2C7DA871" w:rsidR="006D3974" w:rsidRPr="00F24057" w:rsidRDefault="006D3974">
            <w:pPr>
              <w:rPr>
                <w:rFonts w:cs="Times New Roman"/>
              </w:rPr>
            </w:pPr>
            <w:r w:rsidRPr="00F24057">
              <w:rPr>
                <w:rFonts w:cs="Times New Roman"/>
              </w:rPr>
              <w:t xml:space="preserve"> </w:t>
            </w:r>
            <w:bookmarkStart w:id="1367" w:name="_Toc278641620"/>
            <w:r w:rsidRPr="00F24057">
              <w:rPr>
                <w:rFonts w:cs="Times New Roman"/>
              </w:rPr>
              <w:t xml:space="preserve">When an employee enters the correct </w:t>
            </w:r>
            <w:proofErr w:type="spellStart"/>
            <w:r w:rsidRPr="00F24057">
              <w:rPr>
                <w:rFonts w:cs="Times New Roman"/>
              </w:rPr>
              <w:t>EmployeeID</w:t>
            </w:r>
            <w:proofErr w:type="spellEnd"/>
            <w:r w:rsidRPr="00F24057">
              <w:rPr>
                <w:rFonts w:cs="Times New Roman"/>
              </w:rPr>
              <w:t xml:space="preserve"> and Password, the system verifies and redirects them to the corresponding function homepage based on their department.</w:t>
            </w:r>
            <w:bookmarkEnd w:id="1367"/>
            <w:r w:rsidRPr="00F24057">
              <w:rPr>
                <w:rFonts w:cs="Times New Roman"/>
              </w:rPr>
              <w:t xml:space="preserve"> </w:t>
            </w:r>
          </w:p>
        </w:tc>
        <w:tc>
          <w:tcPr>
            <w:tcW w:w="1616" w:type="dxa"/>
            <w:noWrap/>
            <w:hideMark/>
          </w:tcPr>
          <w:p w14:paraId="431E878D" w14:textId="3527AB48" w:rsidR="006D3974" w:rsidRPr="00F24057" w:rsidRDefault="006D3974">
            <w:pPr>
              <w:rPr>
                <w:rFonts w:cs="Times New Roman"/>
              </w:rPr>
            </w:pPr>
            <w:r w:rsidRPr="00F24057">
              <w:rPr>
                <w:rFonts w:cs="Times New Roman"/>
              </w:rPr>
              <w:t xml:space="preserve"> </w:t>
            </w:r>
            <w:bookmarkStart w:id="1368" w:name="_Toc1713856248"/>
            <w:proofErr w:type="spellStart"/>
            <w:r w:rsidRPr="00F24057">
              <w:rPr>
                <w:rFonts w:cs="Times New Roman"/>
              </w:rPr>
              <w:t>EmployeeID</w:t>
            </w:r>
            <w:proofErr w:type="spellEnd"/>
            <w:r w:rsidRPr="00F24057">
              <w:rPr>
                <w:rFonts w:cs="Times New Roman"/>
              </w:rPr>
              <w:t xml:space="preserve"> = `10001` (Keung To, SA Department), Password = `12345`</w:t>
            </w:r>
            <w:bookmarkEnd w:id="1368"/>
            <w:r w:rsidRPr="00F24057">
              <w:rPr>
                <w:rFonts w:cs="Times New Roman"/>
              </w:rPr>
              <w:t xml:space="preserve"> </w:t>
            </w:r>
          </w:p>
        </w:tc>
        <w:tc>
          <w:tcPr>
            <w:tcW w:w="1815" w:type="dxa"/>
            <w:noWrap/>
            <w:hideMark/>
          </w:tcPr>
          <w:p w14:paraId="0543082A" w14:textId="40329E58" w:rsidR="006D3974" w:rsidRPr="00F24057" w:rsidRDefault="006D3974">
            <w:pPr>
              <w:rPr>
                <w:rFonts w:cs="Times New Roman"/>
              </w:rPr>
            </w:pPr>
            <w:r w:rsidRPr="00F24057">
              <w:rPr>
                <w:rFonts w:cs="Times New Roman"/>
              </w:rPr>
              <w:t xml:space="preserve"> </w:t>
            </w:r>
            <w:bookmarkStart w:id="1369" w:name="_Toc312341905"/>
            <w:r w:rsidRPr="00F24057">
              <w:rPr>
                <w:rFonts w:cs="Times New Roman"/>
              </w:rPr>
              <w:t>Login successful, the screen redirects to the Sales department homepage (`</w:t>
            </w:r>
            <w:proofErr w:type="spellStart"/>
            <w:r w:rsidRPr="00F24057">
              <w:rPr>
                <w:rFonts w:cs="Times New Roman"/>
              </w:rPr>
              <w:t>Sales.cs</w:t>
            </w:r>
            <w:proofErr w:type="spellEnd"/>
            <w:r w:rsidRPr="00F24057">
              <w:rPr>
                <w:rFonts w:cs="Times New Roman"/>
              </w:rPr>
              <w:t>`).</w:t>
            </w:r>
            <w:bookmarkEnd w:id="1369"/>
            <w:r w:rsidRPr="00F24057">
              <w:rPr>
                <w:rFonts w:cs="Times New Roman"/>
              </w:rPr>
              <w:t xml:space="preserve"> </w:t>
            </w:r>
          </w:p>
        </w:tc>
        <w:tc>
          <w:tcPr>
            <w:tcW w:w="965" w:type="dxa"/>
          </w:tcPr>
          <w:p w14:paraId="50D18A33" w14:textId="5017ED94" w:rsidR="006D3974" w:rsidRPr="00F24057" w:rsidRDefault="74CEA6AA">
            <w:r w:rsidRPr="75689556">
              <w:rPr>
                <w:rFonts w:eastAsia="Times New Roman" w:cs="Times New Roman"/>
              </w:rPr>
              <w:t>PASS</w:t>
            </w:r>
          </w:p>
        </w:tc>
      </w:tr>
      <w:tr w:rsidR="006D3974" w:rsidRPr="00F24057" w14:paraId="4BA65E15" w14:textId="1EB7DA49" w:rsidTr="6AB73604">
        <w:trPr>
          <w:trHeight w:val="300"/>
        </w:trPr>
        <w:tc>
          <w:tcPr>
            <w:tcW w:w="1020" w:type="dxa"/>
            <w:noWrap/>
            <w:hideMark/>
          </w:tcPr>
          <w:p w14:paraId="5891B460" w14:textId="1A702621" w:rsidR="006D3974" w:rsidRPr="00F24057" w:rsidRDefault="006D3974">
            <w:pPr>
              <w:rPr>
                <w:rFonts w:cs="Times New Roman"/>
              </w:rPr>
            </w:pPr>
            <w:r w:rsidRPr="00F24057">
              <w:rPr>
                <w:rFonts w:cs="Times New Roman"/>
              </w:rPr>
              <w:t xml:space="preserve"> </w:t>
            </w:r>
            <w:bookmarkStart w:id="1370" w:name="_Toc730193735"/>
            <w:r w:rsidRPr="00F24057">
              <w:rPr>
                <w:rFonts w:cs="Times New Roman"/>
              </w:rPr>
              <w:t>TC-LOGIN-02</w:t>
            </w:r>
            <w:bookmarkEnd w:id="1370"/>
            <w:r w:rsidRPr="00F24057">
              <w:rPr>
                <w:rFonts w:cs="Times New Roman"/>
              </w:rPr>
              <w:t xml:space="preserve"> </w:t>
            </w:r>
          </w:p>
        </w:tc>
        <w:tc>
          <w:tcPr>
            <w:tcW w:w="1260" w:type="dxa"/>
            <w:noWrap/>
            <w:hideMark/>
          </w:tcPr>
          <w:p w14:paraId="68C19FAA" w14:textId="5230B006" w:rsidR="006D3974" w:rsidRPr="00F24057" w:rsidRDefault="006D3974">
            <w:pPr>
              <w:rPr>
                <w:rFonts w:cs="Times New Roman"/>
              </w:rPr>
            </w:pPr>
            <w:r w:rsidRPr="00F24057">
              <w:rPr>
                <w:rFonts w:cs="Times New Roman"/>
              </w:rPr>
              <w:t xml:space="preserve"> </w:t>
            </w:r>
            <w:bookmarkStart w:id="1371" w:name="_Toc1358450910"/>
            <w:r w:rsidRPr="00F24057">
              <w:rPr>
                <w:rFonts w:cs="Times New Roman"/>
              </w:rPr>
              <w:t>Verify Incorrect Password Blocking Mechanism</w:t>
            </w:r>
            <w:bookmarkEnd w:id="1371"/>
            <w:r w:rsidRPr="00F24057">
              <w:rPr>
                <w:rFonts w:cs="Times New Roman"/>
              </w:rPr>
              <w:t xml:space="preserve"> </w:t>
            </w:r>
          </w:p>
        </w:tc>
        <w:tc>
          <w:tcPr>
            <w:tcW w:w="2828" w:type="dxa"/>
            <w:noWrap/>
            <w:hideMark/>
          </w:tcPr>
          <w:p w14:paraId="67171FF6" w14:textId="548C1338" w:rsidR="006D3974" w:rsidRPr="00F24057" w:rsidRDefault="006D3974">
            <w:pPr>
              <w:rPr>
                <w:rFonts w:cs="Times New Roman"/>
              </w:rPr>
            </w:pPr>
            <w:r w:rsidRPr="00F24057">
              <w:rPr>
                <w:rFonts w:cs="Times New Roman"/>
              </w:rPr>
              <w:t xml:space="preserve"> </w:t>
            </w:r>
            <w:bookmarkStart w:id="1372" w:name="_Toc807573158"/>
            <w:r w:rsidRPr="00F24057">
              <w:rPr>
                <w:rFonts w:cs="Times New Roman"/>
              </w:rPr>
              <w:t xml:space="preserve">If a correct </w:t>
            </w:r>
            <w:proofErr w:type="spellStart"/>
            <w:r w:rsidRPr="00F24057">
              <w:rPr>
                <w:rFonts w:cs="Times New Roman"/>
              </w:rPr>
              <w:t>EmployeeID</w:t>
            </w:r>
            <w:proofErr w:type="spellEnd"/>
            <w:r w:rsidRPr="00F24057">
              <w:rPr>
                <w:rFonts w:cs="Times New Roman"/>
              </w:rPr>
              <w:t xml:space="preserve"> is entered but an incorrect Password is entered, the system should refuse login and display an error message.</w:t>
            </w:r>
            <w:bookmarkEnd w:id="1372"/>
            <w:r w:rsidRPr="00F24057">
              <w:rPr>
                <w:rFonts w:cs="Times New Roman"/>
              </w:rPr>
              <w:t xml:space="preserve"> </w:t>
            </w:r>
          </w:p>
        </w:tc>
        <w:tc>
          <w:tcPr>
            <w:tcW w:w="1616" w:type="dxa"/>
            <w:noWrap/>
            <w:hideMark/>
          </w:tcPr>
          <w:p w14:paraId="7D320D16" w14:textId="53863D40" w:rsidR="006D3974" w:rsidRPr="00F24057" w:rsidRDefault="006D3974">
            <w:pPr>
              <w:rPr>
                <w:rFonts w:cs="Times New Roman"/>
              </w:rPr>
            </w:pPr>
            <w:r w:rsidRPr="00F24057">
              <w:rPr>
                <w:rFonts w:cs="Times New Roman"/>
              </w:rPr>
              <w:t xml:space="preserve"> </w:t>
            </w:r>
            <w:bookmarkStart w:id="1373" w:name="_Toc1470437644"/>
            <w:proofErr w:type="spellStart"/>
            <w:r w:rsidRPr="00F24057">
              <w:rPr>
                <w:rFonts w:cs="Times New Roman"/>
              </w:rPr>
              <w:t>EmployeeID</w:t>
            </w:r>
            <w:proofErr w:type="spellEnd"/>
            <w:r w:rsidRPr="00F24057">
              <w:rPr>
                <w:rFonts w:cs="Times New Roman"/>
              </w:rPr>
              <w:t xml:space="preserve"> = `10001`, Password = `99999`</w:t>
            </w:r>
            <w:bookmarkEnd w:id="1373"/>
            <w:r w:rsidRPr="00F24057">
              <w:rPr>
                <w:rFonts w:cs="Times New Roman"/>
              </w:rPr>
              <w:t xml:space="preserve"> </w:t>
            </w:r>
          </w:p>
        </w:tc>
        <w:tc>
          <w:tcPr>
            <w:tcW w:w="1815" w:type="dxa"/>
            <w:noWrap/>
            <w:hideMark/>
          </w:tcPr>
          <w:p w14:paraId="042CF457" w14:textId="5F679FE0" w:rsidR="006D3974" w:rsidRPr="00F24057" w:rsidRDefault="006D3974">
            <w:pPr>
              <w:rPr>
                <w:rFonts w:cs="Times New Roman"/>
              </w:rPr>
            </w:pPr>
            <w:r w:rsidRPr="00F24057">
              <w:rPr>
                <w:rFonts w:cs="Times New Roman"/>
              </w:rPr>
              <w:t xml:space="preserve"> </w:t>
            </w:r>
            <w:bookmarkStart w:id="1374" w:name="_Toc983399113"/>
            <w:r w:rsidRPr="00F24057">
              <w:rPr>
                <w:rFonts w:cs="Times New Roman"/>
              </w:rPr>
              <w:t>The system displays an "Invalid ID or Password" message box, denying login.</w:t>
            </w:r>
            <w:bookmarkEnd w:id="1374"/>
            <w:r w:rsidRPr="00F24057">
              <w:rPr>
                <w:rFonts w:cs="Times New Roman"/>
              </w:rPr>
              <w:t xml:space="preserve"> </w:t>
            </w:r>
          </w:p>
        </w:tc>
        <w:tc>
          <w:tcPr>
            <w:tcW w:w="965" w:type="dxa"/>
          </w:tcPr>
          <w:p w14:paraId="0E3DE5CF" w14:textId="40DE3558" w:rsidR="006D3974" w:rsidRPr="00F24057" w:rsidRDefault="36726FED">
            <w:r w:rsidRPr="14E94806">
              <w:rPr>
                <w:rFonts w:eastAsia="Times New Roman" w:cs="Times New Roman"/>
              </w:rPr>
              <w:t>PASS</w:t>
            </w:r>
          </w:p>
        </w:tc>
      </w:tr>
      <w:tr w:rsidR="006D3974" w:rsidRPr="00F24057" w14:paraId="2E9E8D45" w14:textId="79A4BC5C" w:rsidTr="6AB73604">
        <w:trPr>
          <w:trHeight w:val="300"/>
        </w:trPr>
        <w:tc>
          <w:tcPr>
            <w:tcW w:w="1020" w:type="dxa"/>
            <w:noWrap/>
            <w:hideMark/>
          </w:tcPr>
          <w:p w14:paraId="48743979" w14:textId="2BA1A6EB" w:rsidR="006D3974" w:rsidRPr="00F24057" w:rsidRDefault="006D3974">
            <w:pPr>
              <w:rPr>
                <w:rFonts w:cs="Times New Roman"/>
              </w:rPr>
            </w:pPr>
            <w:r w:rsidRPr="00F24057">
              <w:rPr>
                <w:rFonts w:cs="Times New Roman"/>
              </w:rPr>
              <w:t xml:space="preserve"> </w:t>
            </w:r>
            <w:bookmarkStart w:id="1375" w:name="_Toc760722767"/>
            <w:r w:rsidRPr="00F24057">
              <w:rPr>
                <w:rFonts w:cs="Times New Roman"/>
              </w:rPr>
              <w:t>TC-LOGIN-03</w:t>
            </w:r>
            <w:bookmarkEnd w:id="1375"/>
            <w:r w:rsidRPr="00F24057">
              <w:rPr>
                <w:rFonts w:cs="Times New Roman"/>
              </w:rPr>
              <w:t xml:space="preserve"> </w:t>
            </w:r>
          </w:p>
        </w:tc>
        <w:tc>
          <w:tcPr>
            <w:tcW w:w="1260" w:type="dxa"/>
            <w:noWrap/>
            <w:hideMark/>
          </w:tcPr>
          <w:p w14:paraId="2DCDBBBD" w14:textId="444D5E6B" w:rsidR="006D3974" w:rsidRPr="00F24057" w:rsidRDefault="006D3974">
            <w:pPr>
              <w:rPr>
                <w:rFonts w:cs="Times New Roman"/>
              </w:rPr>
            </w:pPr>
            <w:r w:rsidRPr="00F24057">
              <w:rPr>
                <w:rFonts w:cs="Times New Roman"/>
              </w:rPr>
              <w:t xml:space="preserve"> </w:t>
            </w:r>
            <w:bookmarkStart w:id="1376" w:name="_Toc1033252481"/>
            <w:r w:rsidRPr="00F24057">
              <w:rPr>
                <w:rFonts w:cs="Times New Roman"/>
              </w:rPr>
              <w:t>Verifying the Forgot Password Reset Process</w:t>
            </w:r>
            <w:bookmarkEnd w:id="1376"/>
            <w:r w:rsidRPr="00F24057">
              <w:rPr>
                <w:rFonts w:cs="Times New Roman"/>
              </w:rPr>
              <w:t xml:space="preserve"> </w:t>
            </w:r>
          </w:p>
        </w:tc>
        <w:tc>
          <w:tcPr>
            <w:tcW w:w="2828" w:type="dxa"/>
            <w:noWrap/>
            <w:hideMark/>
          </w:tcPr>
          <w:p w14:paraId="48A800E6" w14:textId="7F8FEB6C" w:rsidR="006D3974" w:rsidRPr="00F24057" w:rsidRDefault="006D3974">
            <w:pPr>
              <w:rPr>
                <w:rFonts w:cs="Times New Roman"/>
              </w:rPr>
            </w:pPr>
            <w:r w:rsidRPr="00F24057">
              <w:rPr>
                <w:rFonts w:cs="Times New Roman"/>
              </w:rPr>
              <w:t xml:space="preserve"> </w:t>
            </w:r>
            <w:bookmarkStart w:id="1377" w:name="_Toc173726483"/>
            <w:r w:rsidRPr="00F24057">
              <w:rPr>
                <w:rFonts w:cs="Times New Roman"/>
              </w:rPr>
              <w:t xml:space="preserve">The employee enters their </w:t>
            </w:r>
            <w:proofErr w:type="spellStart"/>
            <w:r w:rsidRPr="00F24057">
              <w:rPr>
                <w:rFonts w:cs="Times New Roman"/>
              </w:rPr>
              <w:t>EmployeeID</w:t>
            </w:r>
            <w:proofErr w:type="spellEnd"/>
            <w:r w:rsidRPr="00F24057">
              <w:rPr>
                <w:rFonts w:cs="Times New Roman"/>
              </w:rPr>
              <w:t xml:space="preserve"> and new password via the "Forgot Password" link, successfully resets their password, and can log in again.</w:t>
            </w:r>
            <w:bookmarkEnd w:id="1377"/>
            <w:r w:rsidRPr="00F24057">
              <w:rPr>
                <w:rFonts w:cs="Times New Roman"/>
              </w:rPr>
              <w:t xml:space="preserve"> </w:t>
            </w:r>
          </w:p>
        </w:tc>
        <w:tc>
          <w:tcPr>
            <w:tcW w:w="1616" w:type="dxa"/>
            <w:noWrap/>
            <w:hideMark/>
          </w:tcPr>
          <w:p w14:paraId="70375D14" w14:textId="4FBBFEBB" w:rsidR="006D3974" w:rsidRPr="00F24057" w:rsidRDefault="006D3974">
            <w:pPr>
              <w:rPr>
                <w:rFonts w:cs="Times New Roman"/>
              </w:rPr>
            </w:pPr>
            <w:r w:rsidRPr="00F24057">
              <w:rPr>
                <w:rFonts w:cs="Times New Roman"/>
              </w:rPr>
              <w:t xml:space="preserve"> </w:t>
            </w:r>
            <w:bookmarkStart w:id="1378" w:name="_Toc712967977"/>
            <w:proofErr w:type="spellStart"/>
            <w:r w:rsidRPr="00F24057">
              <w:rPr>
                <w:rFonts w:cs="Times New Roman"/>
              </w:rPr>
              <w:t>EmployeeID</w:t>
            </w:r>
            <w:proofErr w:type="spellEnd"/>
            <w:r w:rsidRPr="00F24057">
              <w:rPr>
                <w:rFonts w:cs="Times New Roman"/>
              </w:rPr>
              <w:t xml:space="preserve"> = `10002`, New Password = `new123`</w:t>
            </w:r>
            <w:bookmarkEnd w:id="1378"/>
            <w:r w:rsidRPr="00F24057">
              <w:rPr>
                <w:rFonts w:cs="Times New Roman"/>
              </w:rPr>
              <w:t xml:space="preserve"> </w:t>
            </w:r>
          </w:p>
        </w:tc>
        <w:tc>
          <w:tcPr>
            <w:tcW w:w="1815" w:type="dxa"/>
            <w:noWrap/>
            <w:hideMark/>
          </w:tcPr>
          <w:p w14:paraId="16FACD31" w14:textId="2925B6CF" w:rsidR="006D3974" w:rsidRPr="00F24057" w:rsidRDefault="006D3974">
            <w:pPr>
              <w:rPr>
                <w:rFonts w:cs="Times New Roman"/>
              </w:rPr>
            </w:pPr>
            <w:r w:rsidRPr="00F24057">
              <w:rPr>
                <w:rFonts w:cs="Times New Roman"/>
              </w:rPr>
              <w:t xml:space="preserve"> </w:t>
            </w:r>
            <w:bookmarkStart w:id="1379" w:name="_Toc514963985"/>
            <w:r w:rsidRPr="00F24057">
              <w:rPr>
                <w:rFonts w:cs="Times New Roman"/>
              </w:rPr>
              <w:t>The system successfully updated the password; the employee can log in to the CS department using `new123`.</w:t>
            </w:r>
            <w:bookmarkEnd w:id="1379"/>
            <w:r w:rsidRPr="00F24057">
              <w:rPr>
                <w:rFonts w:cs="Times New Roman"/>
              </w:rPr>
              <w:t xml:space="preserve"> </w:t>
            </w:r>
          </w:p>
        </w:tc>
        <w:tc>
          <w:tcPr>
            <w:tcW w:w="965" w:type="dxa"/>
          </w:tcPr>
          <w:p w14:paraId="3FDB1FBD" w14:textId="51FEF9E7" w:rsidR="006D3974" w:rsidRPr="00F24057" w:rsidRDefault="36726FED">
            <w:r w:rsidRPr="14E94806">
              <w:rPr>
                <w:rFonts w:eastAsia="Times New Roman" w:cs="Times New Roman"/>
              </w:rPr>
              <w:t>PASS</w:t>
            </w:r>
          </w:p>
        </w:tc>
      </w:tr>
    </w:tbl>
    <w:p w14:paraId="1D7706D1" w14:textId="77777777" w:rsidR="00232440" w:rsidRPr="00F24057" w:rsidRDefault="00232440" w:rsidP="00232440">
      <w:pPr>
        <w:rPr>
          <w:rFonts w:cs="Times New Roman"/>
          <w:lang w:val="en-GB"/>
        </w:rPr>
      </w:pPr>
    </w:p>
    <w:p w14:paraId="7E01D05D" w14:textId="77777777" w:rsidR="00232440" w:rsidRPr="00F24057" w:rsidRDefault="00232440" w:rsidP="00232440">
      <w:pPr>
        <w:rPr>
          <w:rFonts w:cs="Times New Roman"/>
          <w:lang w:val="en-GB"/>
        </w:rPr>
      </w:pPr>
    </w:p>
    <w:tbl>
      <w:tblPr>
        <w:tblStyle w:val="TableGridLight"/>
        <w:tblW w:w="9479" w:type="dxa"/>
        <w:tblLook w:val="04A0" w:firstRow="1" w:lastRow="0" w:firstColumn="1" w:lastColumn="0" w:noHBand="0" w:noVBand="1"/>
      </w:tblPr>
      <w:tblGrid>
        <w:gridCol w:w="1110"/>
        <w:gridCol w:w="1656"/>
        <w:gridCol w:w="2644"/>
        <w:gridCol w:w="1787"/>
        <w:gridCol w:w="2109"/>
        <w:gridCol w:w="830"/>
      </w:tblGrid>
      <w:tr w:rsidR="00BC053D" w:rsidRPr="00F24057" w14:paraId="2F1318D5" w14:textId="13BB091C" w:rsidTr="5C0A840F">
        <w:trPr>
          <w:trHeight w:val="300"/>
        </w:trPr>
        <w:tc>
          <w:tcPr>
            <w:tcW w:w="1095" w:type="dxa"/>
            <w:noWrap/>
            <w:hideMark/>
          </w:tcPr>
          <w:p w14:paraId="7B5F0543" w14:textId="7A473E1C" w:rsidR="00BC053D" w:rsidRPr="00F24057" w:rsidRDefault="00BC053D" w:rsidP="00BC053D">
            <w:pPr>
              <w:rPr>
                <w:rFonts w:cs="Times New Roman"/>
              </w:rPr>
            </w:pPr>
            <w:r w:rsidRPr="00F24057">
              <w:rPr>
                <w:rFonts w:cs="Times New Roman"/>
              </w:rPr>
              <w:t xml:space="preserve"> </w:t>
            </w:r>
            <w:bookmarkStart w:id="1380" w:name="_Toc188033181"/>
            <w:r w:rsidRPr="00F24057">
              <w:rPr>
                <w:rFonts w:cs="Times New Roman"/>
              </w:rPr>
              <w:t>Test ID</w:t>
            </w:r>
            <w:bookmarkEnd w:id="1380"/>
            <w:r w:rsidRPr="00F24057">
              <w:rPr>
                <w:rFonts w:cs="Times New Roman"/>
              </w:rPr>
              <w:t xml:space="preserve"> </w:t>
            </w:r>
          </w:p>
        </w:tc>
        <w:tc>
          <w:tcPr>
            <w:tcW w:w="1260" w:type="dxa"/>
            <w:noWrap/>
            <w:hideMark/>
          </w:tcPr>
          <w:p w14:paraId="0759E044" w14:textId="44298779" w:rsidR="00BC053D" w:rsidRPr="00F24057" w:rsidRDefault="00BC053D" w:rsidP="00BC053D">
            <w:pPr>
              <w:rPr>
                <w:rFonts w:cs="Times New Roman"/>
              </w:rPr>
            </w:pPr>
            <w:r w:rsidRPr="00F24057">
              <w:rPr>
                <w:rFonts w:cs="Times New Roman"/>
              </w:rPr>
              <w:t xml:space="preserve"> </w:t>
            </w:r>
            <w:bookmarkStart w:id="1381" w:name="_Toc1228055506"/>
            <w:r w:rsidRPr="00F24057">
              <w:rPr>
                <w:rFonts w:cs="Times New Roman"/>
              </w:rPr>
              <w:t>Objective</w:t>
            </w:r>
            <w:bookmarkEnd w:id="1381"/>
            <w:r w:rsidRPr="00F24057">
              <w:rPr>
                <w:rFonts w:cs="Times New Roman"/>
              </w:rPr>
              <w:t xml:space="preserve"> </w:t>
            </w:r>
          </w:p>
        </w:tc>
        <w:tc>
          <w:tcPr>
            <w:tcW w:w="2644" w:type="dxa"/>
            <w:noWrap/>
            <w:hideMark/>
          </w:tcPr>
          <w:p w14:paraId="1DFD4D2C" w14:textId="5E729C65" w:rsidR="00BC053D" w:rsidRPr="00F24057" w:rsidRDefault="00BC053D" w:rsidP="00BC053D">
            <w:pPr>
              <w:rPr>
                <w:rFonts w:cs="Times New Roman"/>
              </w:rPr>
            </w:pPr>
            <w:r w:rsidRPr="00F24057">
              <w:rPr>
                <w:rFonts w:cs="Times New Roman"/>
              </w:rPr>
              <w:t xml:space="preserve"> </w:t>
            </w:r>
            <w:bookmarkStart w:id="1382" w:name="_Toc654341742"/>
            <w:r w:rsidRPr="00F24057">
              <w:rPr>
                <w:rFonts w:cs="Times New Roman"/>
              </w:rPr>
              <w:t>Brief Description</w:t>
            </w:r>
            <w:bookmarkEnd w:id="1382"/>
            <w:r w:rsidRPr="00F24057">
              <w:rPr>
                <w:rFonts w:cs="Times New Roman"/>
              </w:rPr>
              <w:t xml:space="preserve"> </w:t>
            </w:r>
          </w:p>
        </w:tc>
        <w:tc>
          <w:tcPr>
            <w:tcW w:w="1787" w:type="dxa"/>
            <w:noWrap/>
            <w:hideMark/>
          </w:tcPr>
          <w:p w14:paraId="19865ADE" w14:textId="339C5E78" w:rsidR="00BC053D" w:rsidRPr="00F24057" w:rsidRDefault="00BC053D" w:rsidP="00BC053D">
            <w:pPr>
              <w:rPr>
                <w:rFonts w:cs="Times New Roman"/>
              </w:rPr>
            </w:pPr>
            <w:r w:rsidRPr="00F24057">
              <w:rPr>
                <w:rFonts w:cs="Times New Roman"/>
              </w:rPr>
              <w:t xml:space="preserve"> </w:t>
            </w:r>
            <w:bookmarkStart w:id="1383" w:name="_Toc1634049110"/>
            <w:r w:rsidRPr="00F24057">
              <w:rPr>
                <w:rFonts w:cs="Times New Roman"/>
              </w:rPr>
              <w:t>Test Data</w:t>
            </w:r>
            <w:bookmarkEnd w:id="1383"/>
            <w:r w:rsidRPr="00F24057">
              <w:rPr>
                <w:rFonts w:cs="Times New Roman"/>
              </w:rPr>
              <w:t xml:space="preserve"> </w:t>
            </w:r>
          </w:p>
        </w:tc>
        <w:tc>
          <w:tcPr>
            <w:tcW w:w="1470" w:type="dxa"/>
            <w:noWrap/>
            <w:hideMark/>
          </w:tcPr>
          <w:p w14:paraId="5258ADDF" w14:textId="22056D6D" w:rsidR="00BC053D" w:rsidRPr="00F24057" w:rsidRDefault="00BC053D" w:rsidP="00BC053D">
            <w:pPr>
              <w:rPr>
                <w:rFonts w:cs="Times New Roman"/>
              </w:rPr>
            </w:pPr>
            <w:r w:rsidRPr="00F24057">
              <w:rPr>
                <w:rFonts w:cs="Times New Roman"/>
              </w:rPr>
              <w:t xml:space="preserve"> </w:t>
            </w:r>
            <w:bookmarkStart w:id="1384" w:name="_Toc1787432331"/>
            <w:r w:rsidRPr="00F24057">
              <w:rPr>
                <w:rFonts w:cs="Times New Roman"/>
              </w:rPr>
              <w:t>Expected</w:t>
            </w:r>
            <w:bookmarkEnd w:id="1384"/>
            <w:r w:rsidRPr="00F24057">
              <w:rPr>
                <w:rFonts w:cs="Times New Roman"/>
              </w:rPr>
              <w:t xml:space="preserve"> </w:t>
            </w:r>
          </w:p>
        </w:tc>
        <w:tc>
          <w:tcPr>
            <w:tcW w:w="1223" w:type="dxa"/>
          </w:tcPr>
          <w:p w14:paraId="09592ED9" w14:textId="13FEF5F4" w:rsidR="00BC053D" w:rsidRPr="00F24057" w:rsidRDefault="00BC053D" w:rsidP="00BC053D">
            <w:pPr>
              <w:rPr>
                <w:rFonts w:cs="Times New Roman"/>
              </w:rPr>
            </w:pPr>
            <w:bookmarkStart w:id="1385" w:name="_Toc422505392"/>
            <w:r w:rsidRPr="00C857FE">
              <w:rPr>
                <w:rFonts w:cs="Times New Roman"/>
              </w:rPr>
              <w:t>Result</w:t>
            </w:r>
            <w:bookmarkEnd w:id="1385"/>
          </w:p>
        </w:tc>
      </w:tr>
      <w:tr w:rsidR="00BC053D" w:rsidRPr="00F24057" w14:paraId="1004F1F3" w14:textId="55C04C32" w:rsidTr="5C0A840F">
        <w:trPr>
          <w:trHeight w:val="300"/>
        </w:trPr>
        <w:tc>
          <w:tcPr>
            <w:tcW w:w="1095" w:type="dxa"/>
            <w:noWrap/>
            <w:hideMark/>
          </w:tcPr>
          <w:p w14:paraId="530784CB" w14:textId="4B30E850" w:rsidR="00BC053D" w:rsidRPr="00F24057" w:rsidRDefault="00BC053D" w:rsidP="00BC053D">
            <w:pPr>
              <w:rPr>
                <w:rFonts w:cs="Times New Roman"/>
              </w:rPr>
            </w:pPr>
            <w:bookmarkStart w:id="1386" w:name="_Toc192007974"/>
            <w:r w:rsidRPr="00F24057">
              <w:rPr>
                <w:rFonts w:cs="Times New Roman"/>
              </w:rPr>
              <w:t>TC-ORDER-01</w:t>
            </w:r>
            <w:bookmarkEnd w:id="1386"/>
            <w:r w:rsidRPr="00F24057">
              <w:rPr>
                <w:rFonts w:cs="Times New Roman"/>
              </w:rPr>
              <w:t xml:space="preserve"> </w:t>
            </w:r>
          </w:p>
        </w:tc>
        <w:tc>
          <w:tcPr>
            <w:tcW w:w="1260" w:type="dxa"/>
            <w:noWrap/>
            <w:hideMark/>
          </w:tcPr>
          <w:p w14:paraId="627E4725" w14:textId="39CB3308" w:rsidR="00BC053D" w:rsidRPr="00F24057" w:rsidRDefault="00BC053D" w:rsidP="00BC053D">
            <w:pPr>
              <w:rPr>
                <w:rFonts w:cs="Times New Roman"/>
              </w:rPr>
            </w:pPr>
            <w:r w:rsidRPr="00F24057">
              <w:rPr>
                <w:rFonts w:cs="Times New Roman"/>
              </w:rPr>
              <w:t xml:space="preserve"> </w:t>
            </w:r>
            <w:bookmarkStart w:id="1387" w:name="_Toc246095103"/>
            <w:r w:rsidRPr="00F24057">
              <w:rPr>
                <w:rFonts w:cs="Times New Roman"/>
              </w:rPr>
              <w:t>Verifying the Normal Order Creation Process</w:t>
            </w:r>
            <w:bookmarkEnd w:id="1387"/>
            <w:r w:rsidRPr="00F24057">
              <w:rPr>
                <w:rFonts w:cs="Times New Roman"/>
              </w:rPr>
              <w:t xml:space="preserve"> </w:t>
            </w:r>
          </w:p>
        </w:tc>
        <w:tc>
          <w:tcPr>
            <w:tcW w:w="2644" w:type="dxa"/>
            <w:noWrap/>
            <w:hideMark/>
          </w:tcPr>
          <w:p w14:paraId="217C49C2" w14:textId="65644355" w:rsidR="00BC053D" w:rsidRPr="00F24057" w:rsidRDefault="00BC053D" w:rsidP="00BC053D">
            <w:pPr>
              <w:rPr>
                <w:rFonts w:cs="Times New Roman"/>
              </w:rPr>
            </w:pPr>
            <w:r w:rsidRPr="00F24057">
              <w:rPr>
                <w:rFonts w:cs="Times New Roman"/>
              </w:rPr>
              <w:t xml:space="preserve"> </w:t>
            </w:r>
            <w:bookmarkStart w:id="1388" w:name="_Toc883879753"/>
            <w:r w:rsidRPr="00F24057">
              <w:rPr>
                <w:rFonts w:cs="Times New Roman"/>
              </w:rPr>
              <w:t xml:space="preserve">Sales personnel add products to their cart from the product browsing area, fill in customer information, and submit the order. The system automatically generates an </w:t>
            </w:r>
            <w:proofErr w:type="spellStart"/>
            <w:r w:rsidRPr="00F24057">
              <w:rPr>
                <w:rFonts w:cs="Times New Roman"/>
              </w:rPr>
              <w:t>OrderID</w:t>
            </w:r>
            <w:proofErr w:type="spellEnd"/>
            <w:r w:rsidRPr="00F24057">
              <w:rPr>
                <w:rFonts w:cs="Times New Roman"/>
              </w:rPr>
              <w:t xml:space="preserve"> and deducts inventory.</w:t>
            </w:r>
            <w:bookmarkEnd w:id="1388"/>
            <w:r w:rsidRPr="00F24057">
              <w:rPr>
                <w:rFonts w:cs="Times New Roman"/>
              </w:rPr>
              <w:t xml:space="preserve"> </w:t>
            </w:r>
          </w:p>
        </w:tc>
        <w:tc>
          <w:tcPr>
            <w:tcW w:w="1787" w:type="dxa"/>
            <w:noWrap/>
            <w:hideMark/>
          </w:tcPr>
          <w:p w14:paraId="38265FDC" w14:textId="66055470" w:rsidR="00BC053D" w:rsidRPr="00F24057" w:rsidRDefault="00BC053D" w:rsidP="00BC053D">
            <w:pPr>
              <w:rPr>
                <w:rFonts w:cs="Times New Roman"/>
              </w:rPr>
            </w:pPr>
            <w:r w:rsidRPr="00F24057">
              <w:rPr>
                <w:rFonts w:cs="Times New Roman"/>
              </w:rPr>
              <w:t xml:space="preserve"> </w:t>
            </w:r>
            <w:bookmarkStart w:id="1389" w:name="_Toc245691311"/>
            <w:r w:rsidRPr="00F24057">
              <w:rPr>
                <w:rFonts w:cs="Times New Roman"/>
              </w:rPr>
              <w:t>Product `PD00000001` (Modern Fabric Sofa), Quantity 2, Customer `Test User`, Phone `61234567`</w:t>
            </w:r>
            <w:bookmarkEnd w:id="1389"/>
            <w:r w:rsidRPr="00F24057">
              <w:rPr>
                <w:rFonts w:cs="Times New Roman"/>
              </w:rPr>
              <w:t xml:space="preserve"> </w:t>
            </w:r>
          </w:p>
        </w:tc>
        <w:tc>
          <w:tcPr>
            <w:tcW w:w="1470" w:type="dxa"/>
            <w:noWrap/>
            <w:hideMark/>
          </w:tcPr>
          <w:p w14:paraId="3338403B" w14:textId="6A7B4B12" w:rsidR="00BC053D" w:rsidRPr="00F24057" w:rsidRDefault="00BC053D" w:rsidP="00BC053D">
            <w:pPr>
              <w:rPr>
                <w:rFonts w:cs="Times New Roman"/>
              </w:rPr>
            </w:pPr>
            <w:r w:rsidRPr="00F24057">
              <w:rPr>
                <w:rFonts w:cs="Times New Roman"/>
              </w:rPr>
              <w:t xml:space="preserve"> </w:t>
            </w:r>
            <w:bookmarkStart w:id="1390" w:name="_Toc111011912"/>
            <w:r w:rsidRPr="00F24057">
              <w:rPr>
                <w:rFonts w:cs="Times New Roman"/>
              </w:rPr>
              <w:t xml:space="preserve">The system generates an </w:t>
            </w:r>
            <w:proofErr w:type="spellStart"/>
            <w:r w:rsidRPr="00F24057">
              <w:rPr>
                <w:rFonts w:cs="Times New Roman"/>
              </w:rPr>
              <w:t>OrderID</w:t>
            </w:r>
            <w:proofErr w:type="spellEnd"/>
            <w:r w:rsidRPr="00F24057">
              <w:rPr>
                <w:rFonts w:cs="Times New Roman"/>
              </w:rPr>
              <w:t xml:space="preserve"> (e.g., `</w:t>
            </w:r>
            <w:proofErr w:type="spellStart"/>
            <w:r w:rsidRPr="00F24057">
              <w:rPr>
                <w:rFonts w:cs="Times New Roman"/>
              </w:rPr>
              <w:t>ORxxxxx</w:t>
            </w:r>
            <w:proofErr w:type="spellEnd"/>
            <w:r w:rsidRPr="00F24057">
              <w:rPr>
                <w:rFonts w:cs="Times New Roman"/>
              </w:rPr>
              <w:t>`), the order status is `Pending`, and the product inventory is correctly deducted.</w:t>
            </w:r>
            <w:bookmarkEnd w:id="1390"/>
            <w:r w:rsidRPr="00F24057">
              <w:rPr>
                <w:rFonts w:cs="Times New Roman"/>
              </w:rPr>
              <w:t xml:space="preserve"> </w:t>
            </w:r>
          </w:p>
        </w:tc>
        <w:tc>
          <w:tcPr>
            <w:tcW w:w="1223" w:type="dxa"/>
          </w:tcPr>
          <w:p w14:paraId="4D3806E2" w14:textId="57BD0E44" w:rsidR="00BC053D" w:rsidRPr="00F24057" w:rsidRDefault="66744EC8" w:rsidP="00BC053D">
            <w:r w:rsidRPr="14E94806">
              <w:rPr>
                <w:rFonts w:eastAsia="Times New Roman" w:cs="Times New Roman"/>
              </w:rPr>
              <w:t>PASS</w:t>
            </w:r>
          </w:p>
        </w:tc>
      </w:tr>
      <w:tr w:rsidR="00BC053D" w:rsidRPr="00F24057" w14:paraId="35703979" w14:textId="76D7BACA" w:rsidTr="5C0A840F">
        <w:trPr>
          <w:trHeight w:val="300"/>
        </w:trPr>
        <w:tc>
          <w:tcPr>
            <w:tcW w:w="1095" w:type="dxa"/>
            <w:noWrap/>
            <w:hideMark/>
          </w:tcPr>
          <w:p w14:paraId="28C2BAF0" w14:textId="421F5FD0" w:rsidR="00BC053D" w:rsidRPr="00F24057" w:rsidRDefault="00BC053D" w:rsidP="00BC053D">
            <w:pPr>
              <w:rPr>
                <w:rFonts w:cs="Times New Roman"/>
              </w:rPr>
            </w:pPr>
            <w:r w:rsidRPr="00F24057">
              <w:rPr>
                <w:rFonts w:cs="Times New Roman"/>
              </w:rPr>
              <w:t xml:space="preserve"> </w:t>
            </w:r>
            <w:bookmarkStart w:id="1391" w:name="_Toc1984374824"/>
            <w:r w:rsidRPr="00F24057">
              <w:rPr>
                <w:rFonts w:cs="Times New Roman"/>
              </w:rPr>
              <w:t>TC-ORDER-02</w:t>
            </w:r>
            <w:bookmarkEnd w:id="1391"/>
            <w:r w:rsidRPr="00F24057">
              <w:rPr>
                <w:rFonts w:cs="Times New Roman"/>
              </w:rPr>
              <w:t xml:space="preserve"> </w:t>
            </w:r>
          </w:p>
        </w:tc>
        <w:tc>
          <w:tcPr>
            <w:tcW w:w="1260" w:type="dxa"/>
            <w:noWrap/>
            <w:hideMark/>
          </w:tcPr>
          <w:p w14:paraId="518A63DA" w14:textId="4F176038" w:rsidR="00BC053D" w:rsidRPr="00F24057" w:rsidRDefault="00BC053D" w:rsidP="00BC053D">
            <w:pPr>
              <w:rPr>
                <w:rFonts w:cs="Times New Roman"/>
              </w:rPr>
            </w:pPr>
            <w:r w:rsidRPr="00F24057">
              <w:rPr>
                <w:rFonts w:cs="Times New Roman"/>
              </w:rPr>
              <w:t xml:space="preserve"> </w:t>
            </w:r>
            <w:bookmarkStart w:id="1392" w:name="_Toc1879772212"/>
            <w:r w:rsidRPr="00F24057">
              <w:rPr>
                <w:rFonts w:cs="Times New Roman"/>
              </w:rPr>
              <w:t>Verify Insufficient Inventory Protection When Creating an Order</w:t>
            </w:r>
            <w:bookmarkEnd w:id="1392"/>
            <w:r w:rsidRPr="00F24057">
              <w:rPr>
                <w:rFonts w:cs="Times New Roman"/>
              </w:rPr>
              <w:t xml:space="preserve"> </w:t>
            </w:r>
          </w:p>
        </w:tc>
        <w:tc>
          <w:tcPr>
            <w:tcW w:w="2644" w:type="dxa"/>
            <w:noWrap/>
            <w:hideMark/>
          </w:tcPr>
          <w:p w14:paraId="452573CB" w14:textId="3BBDCD20" w:rsidR="00BC053D" w:rsidRPr="00F24057" w:rsidRDefault="00BC053D" w:rsidP="00BC053D">
            <w:pPr>
              <w:rPr>
                <w:rFonts w:cs="Times New Roman"/>
              </w:rPr>
            </w:pPr>
            <w:r w:rsidRPr="00F24057">
              <w:rPr>
                <w:rFonts w:cs="Times New Roman"/>
              </w:rPr>
              <w:t xml:space="preserve"> </w:t>
            </w:r>
            <w:bookmarkStart w:id="1393" w:name="_Toc982719235"/>
            <w:r w:rsidRPr="00F24057">
              <w:rPr>
                <w:rFonts w:cs="Times New Roman"/>
              </w:rPr>
              <w:t>When the ordered quantity exceeds the current product inventory, the system should reject the order and display an error message.</w:t>
            </w:r>
            <w:bookmarkEnd w:id="1393"/>
            <w:r w:rsidRPr="00F24057">
              <w:rPr>
                <w:rFonts w:cs="Times New Roman"/>
              </w:rPr>
              <w:t xml:space="preserve"> </w:t>
            </w:r>
          </w:p>
        </w:tc>
        <w:tc>
          <w:tcPr>
            <w:tcW w:w="1787" w:type="dxa"/>
            <w:noWrap/>
            <w:hideMark/>
          </w:tcPr>
          <w:p w14:paraId="48D8052B" w14:textId="1E9F6161" w:rsidR="00BC053D" w:rsidRPr="00F24057" w:rsidRDefault="00BC053D" w:rsidP="00BC053D">
            <w:pPr>
              <w:rPr>
                <w:rFonts w:cs="Times New Roman"/>
              </w:rPr>
            </w:pPr>
            <w:r w:rsidRPr="00F24057">
              <w:rPr>
                <w:rFonts w:cs="Times New Roman"/>
              </w:rPr>
              <w:t xml:space="preserve"> </w:t>
            </w:r>
            <w:bookmarkStart w:id="1394" w:name="_Toc1776803959"/>
            <w:r w:rsidRPr="00F24057">
              <w:rPr>
                <w:rFonts w:cs="Times New Roman"/>
              </w:rPr>
              <w:t>Product `PD00000010` (Leather Recliner Chair), only 5 items in stock, quantity entered 10</w:t>
            </w:r>
            <w:bookmarkEnd w:id="1394"/>
            <w:r w:rsidRPr="00F24057">
              <w:rPr>
                <w:rFonts w:cs="Times New Roman"/>
              </w:rPr>
              <w:t xml:space="preserve"> </w:t>
            </w:r>
          </w:p>
        </w:tc>
        <w:tc>
          <w:tcPr>
            <w:tcW w:w="1470" w:type="dxa"/>
            <w:noWrap/>
            <w:hideMark/>
          </w:tcPr>
          <w:p w14:paraId="224B14F8" w14:textId="59751B68" w:rsidR="00BC053D" w:rsidRPr="00F24057" w:rsidRDefault="00BC053D" w:rsidP="00BC053D">
            <w:pPr>
              <w:rPr>
                <w:rFonts w:cs="Times New Roman"/>
              </w:rPr>
            </w:pPr>
            <w:r w:rsidRPr="00F24057">
              <w:rPr>
                <w:rFonts w:cs="Times New Roman"/>
              </w:rPr>
              <w:t xml:space="preserve"> </w:t>
            </w:r>
            <w:bookmarkStart w:id="1395" w:name="_Toc33346925"/>
            <w:r w:rsidRPr="00F24057">
              <w:rPr>
                <w:rFonts w:cs="Times New Roman"/>
              </w:rPr>
              <w:t>The system displays `Insufficient stock for Leather Recliner Chair`, the order cannot be created.</w:t>
            </w:r>
            <w:bookmarkEnd w:id="1395"/>
            <w:r w:rsidRPr="00F24057">
              <w:rPr>
                <w:rFonts w:cs="Times New Roman"/>
              </w:rPr>
              <w:t xml:space="preserve"> </w:t>
            </w:r>
          </w:p>
        </w:tc>
        <w:tc>
          <w:tcPr>
            <w:tcW w:w="1223" w:type="dxa"/>
          </w:tcPr>
          <w:p w14:paraId="4D25CB5F" w14:textId="3FC60EFE" w:rsidR="00BC053D" w:rsidRPr="00F24057" w:rsidRDefault="3CB8E6E8" w:rsidP="00BC053D">
            <w:r w:rsidRPr="4F72D9D0">
              <w:rPr>
                <w:rFonts w:eastAsia="Times New Roman" w:cs="Times New Roman"/>
              </w:rPr>
              <w:t>PASS</w:t>
            </w:r>
          </w:p>
        </w:tc>
      </w:tr>
      <w:tr w:rsidR="00BC053D" w:rsidRPr="00F24057" w14:paraId="26C260C7" w14:textId="0762907C" w:rsidTr="5C0A840F">
        <w:trPr>
          <w:trHeight w:val="300"/>
        </w:trPr>
        <w:tc>
          <w:tcPr>
            <w:tcW w:w="1095" w:type="dxa"/>
            <w:noWrap/>
            <w:hideMark/>
          </w:tcPr>
          <w:p w14:paraId="2D59A675" w14:textId="23CCE24B" w:rsidR="00BC053D" w:rsidRPr="00F24057" w:rsidRDefault="00BC053D" w:rsidP="00BC053D">
            <w:pPr>
              <w:rPr>
                <w:rFonts w:cs="Times New Roman"/>
              </w:rPr>
            </w:pPr>
            <w:r w:rsidRPr="00F24057">
              <w:rPr>
                <w:rFonts w:cs="Times New Roman"/>
              </w:rPr>
              <w:t xml:space="preserve"> </w:t>
            </w:r>
            <w:bookmarkStart w:id="1396" w:name="_Toc892172436"/>
            <w:r w:rsidRPr="00F24057">
              <w:rPr>
                <w:rFonts w:cs="Times New Roman"/>
              </w:rPr>
              <w:t>TC-ORDER-03</w:t>
            </w:r>
            <w:bookmarkEnd w:id="1396"/>
            <w:r w:rsidRPr="00F24057">
              <w:rPr>
                <w:rFonts w:cs="Times New Roman"/>
              </w:rPr>
              <w:t xml:space="preserve"> </w:t>
            </w:r>
          </w:p>
        </w:tc>
        <w:tc>
          <w:tcPr>
            <w:tcW w:w="1260" w:type="dxa"/>
            <w:noWrap/>
            <w:hideMark/>
          </w:tcPr>
          <w:p w14:paraId="6353A5A0" w14:textId="29A0451E" w:rsidR="00BC053D" w:rsidRPr="00F24057" w:rsidRDefault="00BC053D" w:rsidP="00BC053D">
            <w:pPr>
              <w:rPr>
                <w:rFonts w:cs="Times New Roman"/>
              </w:rPr>
            </w:pPr>
            <w:r w:rsidRPr="00F24057">
              <w:rPr>
                <w:rFonts w:cs="Times New Roman"/>
              </w:rPr>
              <w:t xml:space="preserve"> </w:t>
            </w:r>
            <w:bookmarkStart w:id="1397" w:name="_Toc1933893115"/>
            <w:r w:rsidRPr="00F24057">
              <w:rPr>
                <w:rFonts w:cs="Times New Roman"/>
              </w:rPr>
              <w:t>Verify Order Editing Functionality</w:t>
            </w:r>
            <w:bookmarkEnd w:id="1397"/>
            <w:r w:rsidRPr="00F24057">
              <w:rPr>
                <w:rFonts w:cs="Times New Roman"/>
              </w:rPr>
              <w:t xml:space="preserve"> </w:t>
            </w:r>
          </w:p>
        </w:tc>
        <w:tc>
          <w:tcPr>
            <w:tcW w:w="2644" w:type="dxa"/>
            <w:noWrap/>
            <w:hideMark/>
          </w:tcPr>
          <w:p w14:paraId="1B05E423" w14:textId="7AEF8803" w:rsidR="00BC053D" w:rsidRPr="00F24057" w:rsidRDefault="00BC053D" w:rsidP="00BC053D">
            <w:pPr>
              <w:rPr>
                <w:rFonts w:cs="Times New Roman"/>
              </w:rPr>
            </w:pPr>
            <w:r w:rsidRPr="00F24057">
              <w:rPr>
                <w:rFonts w:cs="Times New Roman"/>
              </w:rPr>
              <w:t xml:space="preserve"> </w:t>
            </w:r>
            <w:bookmarkStart w:id="1398" w:name="_Toc645457176"/>
            <w:r w:rsidRPr="00F24057">
              <w:rPr>
                <w:rFonts w:cs="Times New Roman"/>
              </w:rPr>
              <w:t>When sales personnel modify the product quantity or delivery date of an existing order, the system records the modification process and notifies the logistics department.</w:t>
            </w:r>
            <w:bookmarkEnd w:id="1398"/>
            <w:r w:rsidRPr="00F24057">
              <w:rPr>
                <w:rFonts w:cs="Times New Roman"/>
              </w:rPr>
              <w:t xml:space="preserve"> </w:t>
            </w:r>
          </w:p>
        </w:tc>
        <w:tc>
          <w:tcPr>
            <w:tcW w:w="1787" w:type="dxa"/>
            <w:noWrap/>
            <w:hideMark/>
          </w:tcPr>
          <w:p w14:paraId="4C0DD39A" w14:textId="346E8ADE" w:rsidR="00BC053D" w:rsidRPr="00F24057" w:rsidRDefault="00BC053D" w:rsidP="00BC053D">
            <w:pPr>
              <w:rPr>
                <w:rFonts w:cs="Times New Roman"/>
              </w:rPr>
            </w:pPr>
            <w:r w:rsidRPr="00F24057">
              <w:rPr>
                <w:rFonts w:cs="Times New Roman"/>
              </w:rPr>
              <w:t xml:space="preserve"> </w:t>
            </w:r>
            <w:bookmarkStart w:id="1399" w:name="_Toc1984829779"/>
            <w:r w:rsidRPr="00F24057">
              <w:rPr>
                <w:rFonts w:cs="Times New Roman"/>
              </w:rPr>
              <w:t>Order `OR8cd5d` (Pending status): Change Qty from 1 to 2</w:t>
            </w:r>
            <w:bookmarkEnd w:id="1399"/>
            <w:r w:rsidRPr="00F24057">
              <w:rPr>
                <w:rFonts w:cs="Times New Roman"/>
              </w:rPr>
              <w:t xml:space="preserve"> </w:t>
            </w:r>
          </w:p>
        </w:tc>
        <w:tc>
          <w:tcPr>
            <w:tcW w:w="1470" w:type="dxa"/>
            <w:noWrap/>
            <w:hideMark/>
          </w:tcPr>
          <w:p w14:paraId="497BA053" w14:textId="42D0888D" w:rsidR="00BC053D" w:rsidRPr="00F24057" w:rsidRDefault="00BC053D" w:rsidP="00BC053D">
            <w:pPr>
              <w:rPr>
                <w:rFonts w:cs="Times New Roman"/>
              </w:rPr>
            </w:pPr>
            <w:r w:rsidRPr="00F24057">
              <w:rPr>
                <w:rFonts w:cs="Times New Roman"/>
              </w:rPr>
              <w:t xml:space="preserve"> </w:t>
            </w:r>
            <w:bookmarkStart w:id="1400" w:name="_Toc2082677482"/>
            <w:r w:rsidRPr="00F24057">
              <w:rPr>
                <w:rFonts w:cs="Times New Roman"/>
              </w:rPr>
              <w:t>Order details updated: `</w:t>
            </w:r>
            <w:proofErr w:type="spellStart"/>
            <w:r w:rsidRPr="00F24057">
              <w:rPr>
                <w:rFonts w:cs="Times New Roman"/>
              </w:rPr>
              <w:t>LastUpdatedTime</w:t>
            </w:r>
            <w:proofErr w:type="spellEnd"/>
            <w:r w:rsidRPr="00F24057">
              <w:rPr>
                <w:rFonts w:cs="Times New Roman"/>
              </w:rPr>
              <w:t>` refreshed, and modified records written to the system.</w:t>
            </w:r>
            <w:bookmarkEnd w:id="1400"/>
            <w:r w:rsidRPr="00F24057">
              <w:rPr>
                <w:rFonts w:cs="Times New Roman"/>
              </w:rPr>
              <w:t xml:space="preserve"> </w:t>
            </w:r>
          </w:p>
        </w:tc>
        <w:tc>
          <w:tcPr>
            <w:tcW w:w="1223" w:type="dxa"/>
          </w:tcPr>
          <w:p w14:paraId="6B4D8903" w14:textId="60AB5691" w:rsidR="00BC053D" w:rsidRPr="00F24057" w:rsidRDefault="03310B66" w:rsidP="00BC053D">
            <w:r w:rsidRPr="4F72D9D0">
              <w:rPr>
                <w:rFonts w:eastAsia="Times New Roman" w:cs="Times New Roman"/>
              </w:rPr>
              <w:t>PASS</w:t>
            </w:r>
          </w:p>
        </w:tc>
      </w:tr>
      <w:tr w:rsidR="00BC053D" w:rsidRPr="00F24057" w14:paraId="40EB6F0D" w14:textId="6199EC1D" w:rsidTr="5C0A840F">
        <w:trPr>
          <w:trHeight w:val="300"/>
        </w:trPr>
        <w:tc>
          <w:tcPr>
            <w:tcW w:w="1095" w:type="dxa"/>
            <w:noWrap/>
            <w:hideMark/>
          </w:tcPr>
          <w:p w14:paraId="0A0776DB" w14:textId="06BB5917" w:rsidR="00BC053D" w:rsidRPr="00F24057" w:rsidRDefault="00BC053D" w:rsidP="00BC053D">
            <w:pPr>
              <w:rPr>
                <w:rFonts w:cs="Times New Roman"/>
              </w:rPr>
            </w:pPr>
            <w:r w:rsidRPr="00F24057">
              <w:rPr>
                <w:rFonts w:cs="Times New Roman"/>
              </w:rPr>
              <w:t xml:space="preserve"> </w:t>
            </w:r>
            <w:bookmarkStart w:id="1401" w:name="_Toc1433963340"/>
            <w:r w:rsidRPr="00F24057">
              <w:rPr>
                <w:rFonts w:cs="Times New Roman"/>
              </w:rPr>
              <w:t>TC-ORDER-04</w:t>
            </w:r>
            <w:bookmarkEnd w:id="1401"/>
            <w:r w:rsidRPr="00F24057">
              <w:rPr>
                <w:rFonts w:cs="Times New Roman"/>
              </w:rPr>
              <w:t xml:space="preserve"> </w:t>
            </w:r>
          </w:p>
        </w:tc>
        <w:tc>
          <w:tcPr>
            <w:tcW w:w="1260" w:type="dxa"/>
            <w:noWrap/>
            <w:hideMark/>
          </w:tcPr>
          <w:p w14:paraId="5B676AC0" w14:textId="5904B47F" w:rsidR="00BC053D" w:rsidRPr="00F24057" w:rsidRDefault="00BC053D" w:rsidP="00BC053D">
            <w:pPr>
              <w:rPr>
                <w:rFonts w:cs="Times New Roman"/>
              </w:rPr>
            </w:pPr>
            <w:r w:rsidRPr="00F24057">
              <w:rPr>
                <w:rFonts w:cs="Times New Roman"/>
              </w:rPr>
              <w:t xml:space="preserve"> </w:t>
            </w:r>
            <w:bookmarkStart w:id="1402" w:name="_Toc360594255"/>
            <w:r w:rsidRPr="00F24057">
              <w:rPr>
                <w:rFonts w:cs="Times New Roman"/>
              </w:rPr>
              <w:t>Verify Order Details Viewing Function</w:t>
            </w:r>
            <w:bookmarkEnd w:id="1402"/>
            <w:r w:rsidRPr="00F24057">
              <w:rPr>
                <w:rFonts w:cs="Times New Roman"/>
              </w:rPr>
              <w:t xml:space="preserve"> </w:t>
            </w:r>
          </w:p>
        </w:tc>
        <w:tc>
          <w:tcPr>
            <w:tcW w:w="2644" w:type="dxa"/>
            <w:noWrap/>
            <w:hideMark/>
          </w:tcPr>
          <w:p w14:paraId="2977349F" w14:textId="53E63030" w:rsidR="00BC053D" w:rsidRPr="00F24057" w:rsidRDefault="00BC053D" w:rsidP="00BC053D">
            <w:pPr>
              <w:rPr>
                <w:rFonts w:cs="Times New Roman"/>
              </w:rPr>
            </w:pPr>
            <w:r w:rsidRPr="00F24057">
              <w:rPr>
                <w:rFonts w:cs="Times New Roman"/>
              </w:rPr>
              <w:t xml:space="preserve"> </w:t>
            </w:r>
            <w:bookmarkStart w:id="1403" w:name="_Toc1000448201"/>
            <w:r w:rsidRPr="00F24057">
              <w:rPr>
                <w:rFonts w:cs="Times New Roman"/>
              </w:rPr>
              <w:t>Clicking the "View" button in the order list will open the `</w:t>
            </w:r>
            <w:proofErr w:type="spellStart"/>
            <w:r w:rsidRPr="00F24057">
              <w:rPr>
                <w:rFonts w:cs="Times New Roman"/>
              </w:rPr>
              <w:t>OrderDetails</w:t>
            </w:r>
            <w:proofErr w:type="spellEnd"/>
            <w:r w:rsidRPr="00F24057">
              <w:rPr>
                <w:rFonts w:cs="Times New Roman"/>
              </w:rPr>
              <w:t>` window, displaying complete order information and product details.</w:t>
            </w:r>
            <w:bookmarkEnd w:id="1403"/>
            <w:r w:rsidRPr="00F24057">
              <w:rPr>
                <w:rFonts w:cs="Times New Roman"/>
              </w:rPr>
              <w:t xml:space="preserve"> </w:t>
            </w:r>
          </w:p>
        </w:tc>
        <w:tc>
          <w:tcPr>
            <w:tcW w:w="1787" w:type="dxa"/>
            <w:noWrap/>
            <w:hideMark/>
          </w:tcPr>
          <w:p w14:paraId="5D2A8EAD" w14:textId="50AB4A1E" w:rsidR="00BC053D" w:rsidRPr="00F24057" w:rsidRDefault="00BC053D" w:rsidP="00BC053D">
            <w:pPr>
              <w:rPr>
                <w:rFonts w:cs="Times New Roman"/>
              </w:rPr>
            </w:pPr>
            <w:r w:rsidRPr="00F24057">
              <w:rPr>
                <w:rFonts w:cs="Times New Roman"/>
              </w:rPr>
              <w:t xml:space="preserve"> </w:t>
            </w:r>
            <w:bookmarkStart w:id="1404" w:name="_Toc1190750144"/>
            <w:r w:rsidRPr="00F24057">
              <w:rPr>
                <w:rFonts w:cs="Times New Roman"/>
              </w:rPr>
              <w:t>Order `ORa4711` (containing 2 products)</w:t>
            </w:r>
            <w:bookmarkEnd w:id="1404"/>
            <w:r w:rsidRPr="00F24057">
              <w:rPr>
                <w:rFonts w:cs="Times New Roman"/>
              </w:rPr>
              <w:t xml:space="preserve"> </w:t>
            </w:r>
          </w:p>
        </w:tc>
        <w:tc>
          <w:tcPr>
            <w:tcW w:w="1470" w:type="dxa"/>
            <w:noWrap/>
            <w:hideMark/>
          </w:tcPr>
          <w:p w14:paraId="44B077A9" w14:textId="630BC60C" w:rsidR="00BC053D" w:rsidRPr="00F24057" w:rsidRDefault="00BC053D" w:rsidP="00BC053D">
            <w:pPr>
              <w:rPr>
                <w:rFonts w:cs="Times New Roman"/>
              </w:rPr>
            </w:pPr>
            <w:r w:rsidRPr="00F24057">
              <w:rPr>
                <w:rFonts w:cs="Times New Roman"/>
              </w:rPr>
              <w:t xml:space="preserve"> </w:t>
            </w:r>
            <w:bookmarkStart w:id="1405" w:name="_Toc1452223263"/>
            <w:r w:rsidRPr="00F24057">
              <w:rPr>
                <w:rFonts w:cs="Times New Roman"/>
              </w:rPr>
              <w:t>The window displays customer information, delivery address, all product items, unit price, subtotal, and total amount.</w:t>
            </w:r>
            <w:bookmarkEnd w:id="1405"/>
            <w:r w:rsidRPr="00F24057">
              <w:rPr>
                <w:rFonts w:cs="Times New Roman"/>
              </w:rPr>
              <w:t xml:space="preserve"> </w:t>
            </w:r>
          </w:p>
        </w:tc>
        <w:tc>
          <w:tcPr>
            <w:tcW w:w="1223" w:type="dxa"/>
          </w:tcPr>
          <w:p w14:paraId="6904029A" w14:textId="0202C6D6" w:rsidR="00BC053D" w:rsidRPr="00F24057" w:rsidRDefault="6C0E1010" w:rsidP="00BC053D">
            <w:r w:rsidRPr="0CE784FB">
              <w:rPr>
                <w:rFonts w:eastAsia="Times New Roman" w:cs="Times New Roman"/>
              </w:rPr>
              <w:t>PASS</w:t>
            </w:r>
          </w:p>
        </w:tc>
      </w:tr>
      <w:tr w:rsidR="00BC053D" w:rsidRPr="00F24057" w14:paraId="7F0D443B" w14:textId="69187A38" w:rsidTr="5C0A840F">
        <w:trPr>
          <w:trHeight w:val="300"/>
        </w:trPr>
        <w:tc>
          <w:tcPr>
            <w:tcW w:w="1095" w:type="dxa"/>
            <w:noWrap/>
            <w:hideMark/>
          </w:tcPr>
          <w:p w14:paraId="23102BB4" w14:textId="16D0D596" w:rsidR="00BC053D" w:rsidRPr="00F24057" w:rsidRDefault="00BC053D" w:rsidP="00BC053D">
            <w:pPr>
              <w:rPr>
                <w:rFonts w:cs="Times New Roman"/>
              </w:rPr>
            </w:pPr>
            <w:r w:rsidRPr="00F24057">
              <w:rPr>
                <w:rFonts w:cs="Times New Roman"/>
              </w:rPr>
              <w:t xml:space="preserve"> </w:t>
            </w:r>
            <w:bookmarkStart w:id="1406" w:name="_Toc156576746"/>
            <w:r w:rsidRPr="00F24057">
              <w:rPr>
                <w:rFonts w:cs="Times New Roman"/>
              </w:rPr>
              <w:t>TC-ORDER-05</w:t>
            </w:r>
            <w:bookmarkEnd w:id="1406"/>
            <w:r w:rsidRPr="00F24057">
              <w:rPr>
                <w:rFonts w:cs="Times New Roman"/>
              </w:rPr>
              <w:t xml:space="preserve"> </w:t>
            </w:r>
          </w:p>
        </w:tc>
        <w:tc>
          <w:tcPr>
            <w:tcW w:w="1260" w:type="dxa"/>
            <w:noWrap/>
            <w:hideMark/>
          </w:tcPr>
          <w:p w14:paraId="3E695409" w14:textId="7C50EAA1" w:rsidR="00BC053D" w:rsidRPr="00F24057" w:rsidRDefault="00BC053D" w:rsidP="00BC053D">
            <w:pPr>
              <w:rPr>
                <w:rFonts w:cs="Times New Roman"/>
              </w:rPr>
            </w:pPr>
            <w:r w:rsidRPr="00F24057">
              <w:rPr>
                <w:rFonts w:cs="Times New Roman"/>
              </w:rPr>
              <w:t xml:space="preserve"> </w:t>
            </w:r>
            <w:bookmarkStart w:id="1407" w:name="_Toc835631469"/>
            <w:r w:rsidRPr="00F24057">
              <w:rPr>
                <w:rFonts w:cs="Times New Roman"/>
              </w:rPr>
              <w:t>Verify Order Cancellation and Inventory Replenishment</w:t>
            </w:r>
            <w:bookmarkEnd w:id="1407"/>
            <w:r w:rsidRPr="00F24057">
              <w:rPr>
                <w:rFonts w:cs="Times New Roman"/>
              </w:rPr>
              <w:t xml:space="preserve"> </w:t>
            </w:r>
          </w:p>
        </w:tc>
        <w:tc>
          <w:tcPr>
            <w:tcW w:w="2644" w:type="dxa"/>
            <w:noWrap/>
            <w:hideMark/>
          </w:tcPr>
          <w:p w14:paraId="69C9A739" w14:textId="273306F2" w:rsidR="00BC053D" w:rsidRPr="00F24057" w:rsidRDefault="00BC053D" w:rsidP="00BC053D">
            <w:pPr>
              <w:rPr>
                <w:rFonts w:cs="Times New Roman"/>
              </w:rPr>
            </w:pPr>
            <w:r w:rsidRPr="00F24057">
              <w:rPr>
                <w:rFonts w:cs="Times New Roman"/>
              </w:rPr>
              <w:t xml:space="preserve"> </w:t>
            </w:r>
            <w:bookmarkStart w:id="1408" w:name="_Toc1203691811"/>
            <w:r w:rsidRPr="00F24057">
              <w:rPr>
                <w:rFonts w:cs="Times New Roman"/>
              </w:rPr>
              <w:t>Canceling an order that has not yet been shipped will change the status to `Cancel` and automatically add back the deducted inventory quantity.</w:t>
            </w:r>
            <w:bookmarkEnd w:id="1408"/>
            <w:r w:rsidRPr="00F24057">
              <w:rPr>
                <w:rFonts w:cs="Times New Roman"/>
              </w:rPr>
              <w:t xml:space="preserve"> </w:t>
            </w:r>
          </w:p>
        </w:tc>
        <w:tc>
          <w:tcPr>
            <w:tcW w:w="1787" w:type="dxa"/>
            <w:noWrap/>
            <w:hideMark/>
          </w:tcPr>
          <w:p w14:paraId="78211A42" w14:textId="25B7EA01" w:rsidR="00BC053D" w:rsidRPr="00F24057" w:rsidRDefault="00BC053D" w:rsidP="00BC053D">
            <w:pPr>
              <w:rPr>
                <w:rFonts w:cs="Times New Roman"/>
              </w:rPr>
            </w:pPr>
            <w:r w:rsidRPr="00F24057">
              <w:rPr>
                <w:rFonts w:cs="Times New Roman"/>
              </w:rPr>
              <w:t xml:space="preserve"> </w:t>
            </w:r>
            <w:bookmarkStart w:id="1409" w:name="_Toc133811177"/>
            <w:r w:rsidRPr="00F24057">
              <w:rPr>
                <w:rFonts w:cs="Times New Roman"/>
              </w:rPr>
              <w:t>Order `OR39d0d` (Status: Pending, includes Solid Wood Dining Table x1)</w:t>
            </w:r>
            <w:bookmarkEnd w:id="1409"/>
            <w:r w:rsidRPr="00F24057">
              <w:rPr>
                <w:rFonts w:cs="Times New Roman"/>
              </w:rPr>
              <w:t xml:space="preserve"> </w:t>
            </w:r>
          </w:p>
        </w:tc>
        <w:tc>
          <w:tcPr>
            <w:tcW w:w="1470" w:type="dxa"/>
            <w:noWrap/>
            <w:hideMark/>
          </w:tcPr>
          <w:p w14:paraId="28F94D0A" w14:textId="5B76D94D" w:rsidR="00BC053D" w:rsidRPr="00F24057" w:rsidRDefault="00BC053D" w:rsidP="00BC053D">
            <w:pPr>
              <w:rPr>
                <w:rFonts w:cs="Times New Roman"/>
              </w:rPr>
            </w:pPr>
            <w:r w:rsidRPr="00F24057">
              <w:rPr>
                <w:rFonts w:cs="Times New Roman"/>
              </w:rPr>
              <w:t xml:space="preserve"> </w:t>
            </w:r>
            <w:bookmarkStart w:id="1410" w:name="_Toc1402262061"/>
            <w:r w:rsidRPr="00F24057">
              <w:rPr>
                <w:rFonts w:cs="Times New Roman"/>
              </w:rPr>
              <w:t>Order status changed to `Cancel`, product `PD00000002` inventory replenished +1.</w:t>
            </w:r>
            <w:bookmarkEnd w:id="1410"/>
            <w:r w:rsidRPr="00F24057">
              <w:rPr>
                <w:rFonts w:cs="Times New Roman"/>
              </w:rPr>
              <w:t xml:space="preserve"> </w:t>
            </w:r>
          </w:p>
        </w:tc>
        <w:tc>
          <w:tcPr>
            <w:tcW w:w="1223" w:type="dxa"/>
          </w:tcPr>
          <w:p w14:paraId="6B15B0B3" w14:textId="1944DAA1" w:rsidR="00BC053D" w:rsidRPr="00F24057" w:rsidRDefault="6C0E1010" w:rsidP="00BC053D">
            <w:r w:rsidRPr="0CE784FB">
              <w:rPr>
                <w:rFonts w:eastAsia="Times New Roman" w:cs="Times New Roman"/>
              </w:rPr>
              <w:t>PASS</w:t>
            </w:r>
          </w:p>
        </w:tc>
      </w:tr>
      <w:tr w:rsidR="00BC053D" w:rsidRPr="00F24057" w14:paraId="2F287C5E" w14:textId="685ABC84" w:rsidTr="5C0A840F">
        <w:trPr>
          <w:trHeight w:val="300"/>
        </w:trPr>
        <w:tc>
          <w:tcPr>
            <w:tcW w:w="1095" w:type="dxa"/>
            <w:noWrap/>
            <w:hideMark/>
          </w:tcPr>
          <w:p w14:paraId="3AFF9634" w14:textId="4DCFC789" w:rsidR="00BC053D" w:rsidRPr="00F24057" w:rsidRDefault="00BC053D" w:rsidP="00BC053D">
            <w:pPr>
              <w:rPr>
                <w:rFonts w:cs="Times New Roman"/>
              </w:rPr>
            </w:pPr>
            <w:r w:rsidRPr="00F24057">
              <w:rPr>
                <w:rFonts w:cs="Times New Roman"/>
              </w:rPr>
              <w:t xml:space="preserve"> </w:t>
            </w:r>
            <w:bookmarkStart w:id="1411" w:name="_Toc362268392"/>
            <w:r w:rsidRPr="00F24057">
              <w:rPr>
                <w:rFonts w:cs="Times New Roman"/>
              </w:rPr>
              <w:t>TC-ORDER-06</w:t>
            </w:r>
            <w:bookmarkEnd w:id="1411"/>
            <w:r w:rsidRPr="00F24057">
              <w:rPr>
                <w:rFonts w:cs="Times New Roman"/>
              </w:rPr>
              <w:t xml:space="preserve"> </w:t>
            </w:r>
          </w:p>
        </w:tc>
        <w:tc>
          <w:tcPr>
            <w:tcW w:w="1260" w:type="dxa"/>
            <w:noWrap/>
            <w:hideMark/>
          </w:tcPr>
          <w:p w14:paraId="7A320BA6" w14:textId="46DBF70D" w:rsidR="00BC053D" w:rsidRPr="00F24057" w:rsidRDefault="00BC053D" w:rsidP="00BC053D">
            <w:pPr>
              <w:rPr>
                <w:rFonts w:cs="Times New Roman"/>
              </w:rPr>
            </w:pPr>
            <w:r w:rsidRPr="00F24057">
              <w:rPr>
                <w:rFonts w:cs="Times New Roman"/>
              </w:rPr>
              <w:t xml:space="preserve"> </w:t>
            </w:r>
            <w:bookmarkStart w:id="1412" w:name="_Toc907376086"/>
            <w:r w:rsidRPr="00F24057">
              <w:rPr>
                <w:rFonts w:cs="Times New Roman"/>
              </w:rPr>
              <w:t>Verify order search function</w:t>
            </w:r>
            <w:bookmarkEnd w:id="1412"/>
            <w:r w:rsidRPr="00F24057">
              <w:rPr>
                <w:rFonts w:cs="Times New Roman"/>
              </w:rPr>
              <w:t xml:space="preserve"> </w:t>
            </w:r>
          </w:p>
        </w:tc>
        <w:tc>
          <w:tcPr>
            <w:tcW w:w="2644" w:type="dxa"/>
            <w:noWrap/>
            <w:hideMark/>
          </w:tcPr>
          <w:p w14:paraId="6CF5D96F" w14:textId="5F843EB2" w:rsidR="00BC053D" w:rsidRPr="00F24057" w:rsidRDefault="00BC053D" w:rsidP="00BC053D">
            <w:pPr>
              <w:rPr>
                <w:rFonts w:cs="Times New Roman"/>
              </w:rPr>
            </w:pPr>
            <w:r w:rsidRPr="00F24057">
              <w:rPr>
                <w:rFonts w:cs="Times New Roman"/>
              </w:rPr>
              <w:t xml:space="preserve"> </w:t>
            </w:r>
            <w:bookmarkStart w:id="1413" w:name="_Toc1380928664"/>
            <w:r w:rsidRPr="00F24057">
              <w:rPr>
                <w:rFonts w:cs="Times New Roman"/>
              </w:rPr>
              <w:t>Enter keywords (</w:t>
            </w:r>
            <w:proofErr w:type="spellStart"/>
            <w:r w:rsidRPr="00F24057">
              <w:rPr>
                <w:rFonts w:cs="Times New Roman"/>
              </w:rPr>
              <w:t>OrderID</w:t>
            </w:r>
            <w:proofErr w:type="spellEnd"/>
            <w:r w:rsidRPr="00F24057">
              <w:rPr>
                <w:rFonts w:cs="Times New Roman"/>
              </w:rPr>
              <w:t xml:space="preserve"> or customer name) on the order search page, the system filters and displays a list of orders that meet the criteria.</w:t>
            </w:r>
            <w:bookmarkEnd w:id="1413"/>
            <w:r w:rsidRPr="00F24057">
              <w:rPr>
                <w:rFonts w:cs="Times New Roman"/>
              </w:rPr>
              <w:t xml:space="preserve"> </w:t>
            </w:r>
          </w:p>
        </w:tc>
        <w:tc>
          <w:tcPr>
            <w:tcW w:w="1787" w:type="dxa"/>
            <w:noWrap/>
            <w:hideMark/>
          </w:tcPr>
          <w:p w14:paraId="2EA37A86" w14:textId="330716AE" w:rsidR="00BC053D" w:rsidRPr="00F24057" w:rsidRDefault="00BC053D" w:rsidP="00BC053D">
            <w:pPr>
              <w:rPr>
                <w:rFonts w:cs="Times New Roman"/>
              </w:rPr>
            </w:pPr>
            <w:r w:rsidRPr="00F24057">
              <w:rPr>
                <w:rFonts w:cs="Times New Roman"/>
              </w:rPr>
              <w:t xml:space="preserve"> </w:t>
            </w:r>
            <w:bookmarkStart w:id="1414" w:name="_Toc1049106103"/>
            <w:r w:rsidRPr="00F24057">
              <w:rPr>
                <w:rFonts w:cs="Times New Roman"/>
              </w:rPr>
              <w:t>Keyword `Chan` or `ORa4711`</w:t>
            </w:r>
            <w:bookmarkEnd w:id="1414"/>
            <w:r w:rsidRPr="00F24057">
              <w:rPr>
                <w:rFonts w:cs="Times New Roman"/>
              </w:rPr>
              <w:t xml:space="preserve"> </w:t>
            </w:r>
          </w:p>
        </w:tc>
        <w:tc>
          <w:tcPr>
            <w:tcW w:w="1470" w:type="dxa"/>
            <w:noWrap/>
            <w:hideMark/>
          </w:tcPr>
          <w:p w14:paraId="50A0429E" w14:textId="5C1AB6D6" w:rsidR="00BC053D" w:rsidRPr="00F24057" w:rsidRDefault="00BC053D" w:rsidP="00BC053D">
            <w:pPr>
              <w:rPr>
                <w:rFonts w:cs="Times New Roman"/>
              </w:rPr>
            </w:pPr>
            <w:r w:rsidRPr="00F24057">
              <w:rPr>
                <w:rFonts w:cs="Times New Roman"/>
              </w:rPr>
              <w:t xml:space="preserve"> </w:t>
            </w:r>
            <w:bookmarkStart w:id="1415" w:name="_Toc613153051"/>
            <w:r w:rsidRPr="00F24057">
              <w:rPr>
                <w:rFonts w:cs="Times New Roman"/>
              </w:rPr>
              <w:t xml:space="preserve">`dataGridView2` only displays orders whose customer name contains `Chan` or whose </w:t>
            </w:r>
            <w:proofErr w:type="spellStart"/>
            <w:r w:rsidRPr="00F24057">
              <w:rPr>
                <w:rFonts w:cs="Times New Roman"/>
              </w:rPr>
              <w:t>OrderID</w:t>
            </w:r>
            <w:proofErr w:type="spellEnd"/>
            <w:r w:rsidRPr="00F24057">
              <w:rPr>
                <w:rFonts w:cs="Times New Roman"/>
              </w:rPr>
              <w:t xml:space="preserve"> is `ORa4711`.</w:t>
            </w:r>
            <w:bookmarkEnd w:id="1415"/>
            <w:r w:rsidRPr="00F24057">
              <w:rPr>
                <w:rFonts w:cs="Times New Roman"/>
              </w:rPr>
              <w:t xml:space="preserve"> </w:t>
            </w:r>
          </w:p>
        </w:tc>
        <w:tc>
          <w:tcPr>
            <w:tcW w:w="1223" w:type="dxa"/>
          </w:tcPr>
          <w:p w14:paraId="7BFF0C36" w14:textId="5B2195FA" w:rsidR="00BC053D" w:rsidRPr="00F24057" w:rsidRDefault="00E759F7" w:rsidP="00BC053D">
            <w:r w:rsidRPr="0CE784FB">
              <w:rPr>
                <w:rFonts w:eastAsia="Times New Roman" w:cs="Times New Roman"/>
              </w:rPr>
              <w:t>PASS</w:t>
            </w:r>
          </w:p>
        </w:tc>
      </w:tr>
    </w:tbl>
    <w:p w14:paraId="68AE6773" w14:textId="77777777" w:rsidR="00232440" w:rsidRPr="00F24057" w:rsidRDefault="00232440" w:rsidP="00232440">
      <w:pPr>
        <w:rPr>
          <w:rFonts w:cs="Times New Roman"/>
          <w:lang w:val="en-GB"/>
        </w:rPr>
      </w:pPr>
    </w:p>
    <w:p w14:paraId="3AE47FA5" w14:textId="77777777" w:rsidR="00232440" w:rsidRPr="00F24057" w:rsidRDefault="00232440" w:rsidP="00232440">
      <w:pPr>
        <w:rPr>
          <w:rFonts w:cs="Times New Roman"/>
          <w:lang w:val="en-GB"/>
        </w:rPr>
      </w:pPr>
    </w:p>
    <w:tbl>
      <w:tblPr>
        <w:tblStyle w:val="TableGridLight"/>
        <w:tblW w:w="9360" w:type="dxa"/>
        <w:tblLook w:val="04A0" w:firstRow="1" w:lastRow="0" w:firstColumn="1" w:lastColumn="0" w:noHBand="0" w:noVBand="1"/>
      </w:tblPr>
      <w:tblGrid>
        <w:gridCol w:w="1050"/>
        <w:gridCol w:w="1275"/>
        <w:gridCol w:w="2488"/>
        <w:gridCol w:w="1702"/>
        <w:gridCol w:w="2702"/>
        <w:gridCol w:w="830"/>
      </w:tblGrid>
      <w:tr w:rsidR="00BC053D" w:rsidRPr="00F24057" w14:paraId="50C5C82F" w14:textId="1B53716F" w:rsidTr="1708900D">
        <w:trPr>
          <w:trHeight w:val="300"/>
        </w:trPr>
        <w:tc>
          <w:tcPr>
            <w:tcW w:w="1050" w:type="dxa"/>
            <w:noWrap/>
            <w:hideMark/>
          </w:tcPr>
          <w:p w14:paraId="0AAC6E89" w14:textId="5041E8AD" w:rsidR="00BC053D" w:rsidRPr="00F24057" w:rsidRDefault="00BC053D" w:rsidP="00BC053D">
            <w:pPr>
              <w:rPr>
                <w:rFonts w:cs="Times New Roman"/>
              </w:rPr>
            </w:pPr>
            <w:r w:rsidRPr="00F24057">
              <w:rPr>
                <w:rFonts w:cs="Times New Roman"/>
              </w:rPr>
              <w:t xml:space="preserve"> </w:t>
            </w:r>
            <w:bookmarkStart w:id="1416" w:name="_Toc147425302"/>
            <w:r w:rsidRPr="00F24057">
              <w:rPr>
                <w:rFonts w:cs="Times New Roman"/>
              </w:rPr>
              <w:t>Test ID</w:t>
            </w:r>
            <w:bookmarkEnd w:id="1416"/>
            <w:r w:rsidRPr="00F24057">
              <w:rPr>
                <w:rFonts w:cs="Times New Roman"/>
              </w:rPr>
              <w:t xml:space="preserve"> </w:t>
            </w:r>
          </w:p>
        </w:tc>
        <w:tc>
          <w:tcPr>
            <w:tcW w:w="1275" w:type="dxa"/>
            <w:noWrap/>
            <w:hideMark/>
          </w:tcPr>
          <w:p w14:paraId="1419385E" w14:textId="7682F245" w:rsidR="00BC053D" w:rsidRPr="00F24057" w:rsidRDefault="00BC053D" w:rsidP="00BC053D">
            <w:pPr>
              <w:rPr>
                <w:rFonts w:cs="Times New Roman"/>
              </w:rPr>
            </w:pPr>
            <w:r w:rsidRPr="00F24057">
              <w:rPr>
                <w:rFonts w:cs="Times New Roman"/>
              </w:rPr>
              <w:t xml:space="preserve"> </w:t>
            </w:r>
            <w:bookmarkStart w:id="1417" w:name="_Toc662212150"/>
            <w:r w:rsidRPr="00F24057">
              <w:rPr>
                <w:rFonts w:cs="Times New Roman"/>
              </w:rPr>
              <w:t>Objective</w:t>
            </w:r>
            <w:bookmarkEnd w:id="1417"/>
            <w:r w:rsidRPr="00F24057">
              <w:rPr>
                <w:rFonts w:cs="Times New Roman"/>
              </w:rPr>
              <w:t xml:space="preserve"> </w:t>
            </w:r>
          </w:p>
        </w:tc>
        <w:tc>
          <w:tcPr>
            <w:tcW w:w="2488" w:type="dxa"/>
            <w:noWrap/>
            <w:hideMark/>
          </w:tcPr>
          <w:p w14:paraId="26942346" w14:textId="00520E6D" w:rsidR="00BC053D" w:rsidRPr="00F24057" w:rsidRDefault="00BC053D" w:rsidP="00BC053D">
            <w:pPr>
              <w:rPr>
                <w:rFonts w:cs="Times New Roman"/>
              </w:rPr>
            </w:pPr>
            <w:r w:rsidRPr="00F24057">
              <w:rPr>
                <w:rFonts w:cs="Times New Roman"/>
              </w:rPr>
              <w:t xml:space="preserve"> </w:t>
            </w:r>
            <w:bookmarkStart w:id="1418" w:name="_Toc1593688454"/>
            <w:r w:rsidRPr="00F24057">
              <w:rPr>
                <w:rFonts w:cs="Times New Roman"/>
              </w:rPr>
              <w:t>Brief Description</w:t>
            </w:r>
            <w:bookmarkEnd w:id="1418"/>
            <w:r w:rsidRPr="00F24057">
              <w:rPr>
                <w:rFonts w:cs="Times New Roman"/>
              </w:rPr>
              <w:t xml:space="preserve"> </w:t>
            </w:r>
          </w:p>
        </w:tc>
        <w:tc>
          <w:tcPr>
            <w:tcW w:w="1702" w:type="dxa"/>
            <w:noWrap/>
            <w:hideMark/>
          </w:tcPr>
          <w:p w14:paraId="1C1A05F4" w14:textId="59ED1B5A" w:rsidR="00BC053D" w:rsidRPr="00F24057" w:rsidRDefault="00BC053D" w:rsidP="00BC053D">
            <w:pPr>
              <w:rPr>
                <w:rFonts w:cs="Times New Roman"/>
              </w:rPr>
            </w:pPr>
            <w:r w:rsidRPr="00F24057">
              <w:rPr>
                <w:rFonts w:cs="Times New Roman"/>
              </w:rPr>
              <w:t xml:space="preserve"> </w:t>
            </w:r>
            <w:bookmarkStart w:id="1419" w:name="_Toc420055289"/>
            <w:r w:rsidRPr="00F24057">
              <w:rPr>
                <w:rFonts w:cs="Times New Roman"/>
              </w:rPr>
              <w:t>Test Data</w:t>
            </w:r>
            <w:bookmarkEnd w:id="1419"/>
            <w:r w:rsidRPr="00F24057">
              <w:rPr>
                <w:rFonts w:cs="Times New Roman"/>
              </w:rPr>
              <w:t xml:space="preserve"> </w:t>
            </w:r>
          </w:p>
        </w:tc>
        <w:tc>
          <w:tcPr>
            <w:tcW w:w="1590" w:type="dxa"/>
            <w:noWrap/>
            <w:hideMark/>
          </w:tcPr>
          <w:p w14:paraId="2D632D18" w14:textId="77E1B3F4" w:rsidR="00BC053D" w:rsidRPr="00F24057" w:rsidRDefault="00BC053D" w:rsidP="00BC053D">
            <w:pPr>
              <w:rPr>
                <w:rFonts w:cs="Times New Roman"/>
              </w:rPr>
            </w:pPr>
            <w:r w:rsidRPr="00F24057">
              <w:rPr>
                <w:rFonts w:cs="Times New Roman"/>
              </w:rPr>
              <w:t xml:space="preserve"> </w:t>
            </w:r>
            <w:bookmarkStart w:id="1420" w:name="_Toc510545483"/>
            <w:r w:rsidRPr="00F24057">
              <w:rPr>
                <w:rFonts w:cs="Times New Roman"/>
              </w:rPr>
              <w:t>Expected</w:t>
            </w:r>
            <w:bookmarkEnd w:id="1420"/>
            <w:r w:rsidRPr="00F24057">
              <w:rPr>
                <w:rFonts w:cs="Times New Roman"/>
              </w:rPr>
              <w:t xml:space="preserve"> </w:t>
            </w:r>
          </w:p>
        </w:tc>
        <w:tc>
          <w:tcPr>
            <w:tcW w:w="1255" w:type="dxa"/>
          </w:tcPr>
          <w:p w14:paraId="6B336FC3" w14:textId="38EF5D06" w:rsidR="00BC053D" w:rsidRPr="00F24057" w:rsidRDefault="00BC053D" w:rsidP="00BC053D">
            <w:pPr>
              <w:rPr>
                <w:rFonts w:cs="Times New Roman"/>
              </w:rPr>
            </w:pPr>
            <w:bookmarkStart w:id="1421" w:name="_Toc1007792023"/>
            <w:r w:rsidRPr="00C857FE">
              <w:rPr>
                <w:rFonts w:cs="Times New Roman"/>
              </w:rPr>
              <w:t>Result</w:t>
            </w:r>
            <w:bookmarkEnd w:id="1421"/>
          </w:p>
        </w:tc>
      </w:tr>
      <w:tr w:rsidR="00BC053D" w:rsidRPr="00F24057" w14:paraId="4A6E17E2" w14:textId="58EA648D" w:rsidTr="1708900D">
        <w:trPr>
          <w:trHeight w:val="300"/>
        </w:trPr>
        <w:tc>
          <w:tcPr>
            <w:tcW w:w="1050" w:type="dxa"/>
            <w:noWrap/>
            <w:hideMark/>
          </w:tcPr>
          <w:p w14:paraId="53D62B5A" w14:textId="2CBC5937" w:rsidR="00BC053D" w:rsidRPr="00F24057" w:rsidRDefault="00BC053D" w:rsidP="00BC053D">
            <w:pPr>
              <w:rPr>
                <w:rFonts w:cs="Times New Roman"/>
              </w:rPr>
            </w:pPr>
            <w:bookmarkStart w:id="1422" w:name="_Toc1962472111"/>
            <w:r w:rsidRPr="00F24057">
              <w:rPr>
                <w:rFonts w:cs="Times New Roman"/>
              </w:rPr>
              <w:t>TC-PROD-01</w:t>
            </w:r>
            <w:bookmarkEnd w:id="1422"/>
            <w:r w:rsidRPr="00F24057">
              <w:rPr>
                <w:rFonts w:cs="Times New Roman"/>
              </w:rPr>
              <w:t xml:space="preserve"> </w:t>
            </w:r>
          </w:p>
        </w:tc>
        <w:tc>
          <w:tcPr>
            <w:tcW w:w="1275" w:type="dxa"/>
            <w:noWrap/>
            <w:hideMark/>
          </w:tcPr>
          <w:p w14:paraId="5A49FF59" w14:textId="32FF23CC" w:rsidR="00BC053D" w:rsidRPr="00F24057" w:rsidRDefault="00BC053D" w:rsidP="00BC053D">
            <w:pPr>
              <w:rPr>
                <w:rFonts w:cs="Times New Roman"/>
              </w:rPr>
            </w:pPr>
            <w:r w:rsidRPr="00F24057">
              <w:rPr>
                <w:rFonts w:cs="Times New Roman"/>
              </w:rPr>
              <w:t xml:space="preserve"> </w:t>
            </w:r>
            <w:bookmarkStart w:id="1423" w:name="_Toc107774027"/>
            <w:r w:rsidRPr="00F24057">
              <w:rPr>
                <w:rFonts w:cs="Times New Roman"/>
              </w:rPr>
              <w:t>Verify raw material requisition creation</w:t>
            </w:r>
            <w:bookmarkEnd w:id="1423"/>
            <w:r w:rsidRPr="00F24057">
              <w:rPr>
                <w:rFonts w:cs="Times New Roman"/>
              </w:rPr>
              <w:t xml:space="preserve"> </w:t>
            </w:r>
          </w:p>
        </w:tc>
        <w:tc>
          <w:tcPr>
            <w:tcW w:w="2488" w:type="dxa"/>
            <w:noWrap/>
            <w:hideMark/>
          </w:tcPr>
          <w:p w14:paraId="63D5E97F" w14:textId="631A8067" w:rsidR="00BC053D" w:rsidRPr="00F24057" w:rsidRDefault="00BC053D" w:rsidP="00BC053D">
            <w:pPr>
              <w:rPr>
                <w:rFonts w:cs="Times New Roman"/>
              </w:rPr>
            </w:pPr>
            <w:r w:rsidRPr="00F24057">
              <w:rPr>
                <w:rFonts w:cs="Times New Roman"/>
              </w:rPr>
              <w:t xml:space="preserve"> </w:t>
            </w:r>
            <w:bookmarkStart w:id="1424" w:name="_Toc863376180"/>
            <w:r w:rsidRPr="00F24057">
              <w:rPr>
                <w:rFonts w:cs="Times New Roman"/>
              </w:rPr>
              <w:t xml:space="preserve">Production personnel select raw materials and enter the required quantity and estimated </w:t>
            </w:r>
            <w:proofErr w:type="gramStart"/>
            <w:r w:rsidRPr="00F24057">
              <w:rPr>
                <w:rFonts w:cs="Times New Roman"/>
              </w:rPr>
              <w:t>time,</w:t>
            </w:r>
            <w:proofErr w:type="gramEnd"/>
            <w:r w:rsidRPr="00F24057">
              <w:rPr>
                <w:rFonts w:cs="Times New Roman"/>
              </w:rPr>
              <w:t xml:space="preserve"> the system generates a </w:t>
            </w:r>
            <w:proofErr w:type="spellStart"/>
            <w:r w:rsidRPr="00F24057">
              <w:rPr>
                <w:rFonts w:cs="Times New Roman"/>
              </w:rPr>
              <w:t>RequestID</w:t>
            </w:r>
            <w:proofErr w:type="spellEnd"/>
            <w:r w:rsidRPr="00F24057">
              <w:rPr>
                <w:rFonts w:cs="Times New Roman"/>
              </w:rPr>
              <w:t xml:space="preserve"> and notifies the inventory department.</w:t>
            </w:r>
            <w:bookmarkEnd w:id="1424"/>
            <w:r w:rsidRPr="00F24057">
              <w:rPr>
                <w:rFonts w:cs="Times New Roman"/>
              </w:rPr>
              <w:t xml:space="preserve"> </w:t>
            </w:r>
          </w:p>
        </w:tc>
        <w:tc>
          <w:tcPr>
            <w:tcW w:w="1702" w:type="dxa"/>
            <w:noWrap/>
            <w:hideMark/>
          </w:tcPr>
          <w:p w14:paraId="206BAA1F" w14:textId="6F630A78" w:rsidR="00BC053D" w:rsidRPr="00F24057" w:rsidRDefault="00BC053D" w:rsidP="00BC053D">
            <w:pPr>
              <w:rPr>
                <w:rFonts w:cs="Times New Roman"/>
              </w:rPr>
            </w:pPr>
            <w:r w:rsidRPr="00F24057">
              <w:rPr>
                <w:rFonts w:cs="Times New Roman"/>
              </w:rPr>
              <w:t xml:space="preserve"> </w:t>
            </w:r>
            <w:bookmarkStart w:id="1425" w:name="_Toc1222141853"/>
            <w:r w:rsidRPr="00F24057">
              <w:rPr>
                <w:rFonts w:cs="Times New Roman"/>
              </w:rPr>
              <w:t>Material `MT00000001` (Solid Wood) Quantity 5, Estimated Time `2026-07-01`</w:t>
            </w:r>
            <w:bookmarkEnd w:id="1425"/>
            <w:r w:rsidRPr="00F24057">
              <w:rPr>
                <w:rFonts w:cs="Times New Roman"/>
              </w:rPr>
              <w:t xml:space="preserve"> </w:t>
            </w:r>
          </w:p>
        </w:tc>
        <w:tc>
          <w:tcPr>
            <w:tcW w:w="1590" w:type="dxa"/>
            <w:noWrap/>
            <w:hideMark/>
          </w:tcPr>
          <w:p w14:paraId="5D6A19D6" w14:textId="4FAC32A3" w:rsidR="00BC053D" w:rsidRPr="00F24057" w:rsidRDefault="00BC053D" w:rsidP="00BC053D">
            <w:pPr>
              <w:rPr>
                <w:rFonts w:cs="Times New Roman"/>
              </w:rPr>
            </w:pPr>
            <w:r w:rsidRPr="00F24057">
              <w:rPr>
                <w:rFonts w:cs="Times New Roman"/>
              </w:rPr>
              <w:t xml:space="preserve"> </w:t>
            </w:r>
            <w:bookmarkStart w:id="1426" w:name="_Toc29033805"/>
            <w:r w:rsidRPr="00F24057">
              <w:rPr>
                <w:rFonts w:cs="Times New Roman"/>
              </w:rPr>
              <w:t>The system generates `</w:t>
            </w:r>
            <w:proofErr w:type="spellStart"/>
            <w:r w:rsidRPr="00F24057">
              <w:rPr>
                <w:rFonts w:cs="Times New Roman"/>
              </w:rPr>
              <w:t>RQxxxxxxxx</w:t>
            </w:r>
            <w:proofErr w:type="spellEnd"/>
            <w:r w:rsidRPr="00F24057">
              <w:rPr>
                <w:rFonts w:cs="Times New Roman"/>
              </w:rPr>
              <w:t>`, status `Pending`, and writes data to `</w:t>
            </w:r>
            <w:proofErr w:type="spellStart"/>
            <w:r w:rsidRPr="00F24057">
              <w:rPr>
                <w:rFonts w:cs="Times New Roman"/>
              </w:rPr>
              <w:t>rawmaterialrequest</w:t>
            </w:r>
            <w:proofErr w:type="spellEnd"/>
            <w:r w:rsidRPr="00F24057">
              <w:rPr>
                <w:rFonts w:cs="Times New Roman"/>
              </w:rPr>
              <w:t>` and `</w:t>
            </w:r>
            <w:proofErr w:type="spellStart"/>
            <w:r w:rsidRPr="00F24057">
              <w:rPr>
                <w:rFonts w:cs="Times New Roman"/>
              </w:rPr>
              <w:t>rawmaterialrequestitem</w:t>
            </w:r>
            <w:proofErr w:type="spellEnd"/>
            <w:r w:rsidRPr="00F24057">
              <w:rPr>
                <w:rFonts w:cs="Times New Roman"/>
              </w:rPr>
              <w:t>`.</w:t>
            </w:r>
            <w:bookmarkEnd w:id="1426"/>
            <w:r w:rsidRPr="00F24057">
              <w:rPr>
                <w:rFonts w:cs="Times New Roman"/>
              </w:rPr>
              <w:t xml:space="preserve"> </w:t>
            </w:r>
          </w:p>
        </w:tc>
        <w:tc>
          <w:tcPr>
            <w:tcW w:w="1255" w:type="dxa"/>
          </w:tcPr>
          <w:p w14:paraId="332067CA" w14:textId="41C67D1B" w:rsidR="00BC053D" w:rsidRPr="00F24057" w:rsidRDefault="098F5763" w:rsidP="00BC053D">
            <w:r w:rsidRPr="0CE784FB">
              <w:rPr>
                <w:rFonts w:eastAsia="Times New Roman" w:cs="Times New Roman"/>
              </w:rPr>
              <w:t>PASS</w:t>
            </w:r>
          </w:p>
        </w:tc>
      </w:tr>
      <w:tr w:rsidR="00BC053D" w:rsidRPr="00F24057" w14:paraId="60A896D5" w14:textId="3E22A9E7" w:rsidTr="1708900D">
        <w:trPr>
          <w:trHeight w:val="300"/>
        </w:trPr>
        <w:tc>
          <w:tcPr>
            <w:tcW w:w="1050" w:type="dxa"/>
            <w:noWrap/>
            <w:hideMark/>
          </w:tcPr>
          <w:p w14:paraId="7C971D94" w14:textId="732998EF" w:rsidR="00BC053D" w:rsidRPr="00F24057" w:rsidRDefault="00BC053D" w:rsidP="00BC053D">
            <w:pPr>
              <w:rPr>
                <w:rFonts w:cs="Times New Roman"/>
              </w:rPr>
            </w:pPr>
            <w:r w:rsidRPr="00F24057">
              <w:rPr>
                <w:rFonts w:cs="Times New Roman"/>
              </w:rPr>
              <w:t xml:space="preserve"> </w:t>
            </w:r>
            <w:bookmarkStart w:id="1427" w:name="_Toc2125246274"/>
            <w:r w:rsidRPr="00F24057">
              <w:rPr>
                <w:rFonts w:cs="Times New Roman"/>
              </w:rPr>
              <w:t>TC-PROD-02</w:t>
            </w:r>
            <w:bookmarkEnd w:id="1427"/>
            <w:r w:rsidRPr="00F24057">
              <w:rPr>
                <w:rFonts w:cs="Times New Roman"/>
              </w:rPr>
              <w:t xml:space="preserve"> </w:t>
            </w:r>
          </w:p>
        </w:tc>
        <w:tc>
          <w:tcPr>
            <w:tcW w:w="1275" w:type="dxa"/>
            <w:noWrap/>
            <w:hideMark/>
          </w:tcPr>
          <w:p w14:paraId="4C56A6DC" w14:textId="02AF5FFE" w:rsidR="00BC053D" w:rsidRPr="00F24057" w:rsidRDefault="00BC053D" w:rsidP="00BC053D">
            <w:pPr>
              <w:rPr>
                <w:rFonts w:cs="Times New Roman"/>
              </w:rPr>
            </w:pPr>
            <w:r w:rsidRPr="00F24057">
              <w:rPr>
                <w:rFonts w:cs="Times New Roman"/>
              </w:rPr>
              <w:t xml:space="preserve"> </w:t>
            </w:r>
            <w:bookmarkStart w:id="1428" w:name="_Toc439885113"/>
            <w:r w:rsidRPr="00F24057">
              <w:rPr>
                <w:rFonts w:cs="Times New Roman"/>
              </w:rPr>
              <w:t>Verify and query raw material requisition form</w:t>
            </w:r>
            <w:bookmarkEnd w:id="1428"/>
            <w:r w:rsidRPr="00F24057">
              <w:rPr>
                <w:rFonts w:cs="Times New Roman"/>
              </w:rPr>
              <w:t xml:space="preserve"> </w:t>
            </w:r>
          </w:p>
        </w:tc>
        <w:tc>
          <w:tcPr>
            <w:tcW w:w="2488" w:type="dxa"/>
            <w:noWrap/>
            <w:hideMark/>
          </w:tcPr>
          <w:p w14:paraId="334C1592" w14:textId="5E82C308" w:rsidR="00BC053D" w:rsidRPr="00F24057" w:rsidRDefault="00BC053D" w:rsidP="00BC053D">
            <w:pPr>
              <w:rPr>
                <w:rFonts w:cs="Times New Roman"/>
              </w:rPr>
            </w:pPr>
            <w:r w:rsidRPr="00F24057">
              <w:rPr>
                <w:rFonts w:cs="Times New Roman"/>
              </w:rPr>
              <w:t xml:space="preserve"> </w:t>
            </w:r>
            <w:bookmarkStart w:id="1429" w:name="_Toc402743704"/>
            <w:r w:rsidRPr="00F24057">
              <w:rPr>
                <w:rFonts w:cs="Times New Roman"/>
              </w:rPr>
              <w:t xml:space="preserve">Enter </w:t>
            </w:r>
            <w:proofErr w:type="spellStart"/>
            <w:r w:rsidRPr="00F24057">
              <w:rPr>
                <w:rFonts w:cs="Times New Roman"/>
              </w:rPr>
              <w:t>RequestID</w:t>
            </w:r>
            <w:proofErr w:type="spellEnd"/>
            <w:r w:rsidRPr="00F24057">
              <w:rPr>
                <w:rFonts w:cs="Times New Roman"/>
              </w:rPr>
              <w:t xml:space="preserve"> or employee name, and the system displays the details of the requisition form (including all material details).</w:t>
            </w:r>
            <w:bookmarkEnd w:id="1429"/>
            <w:r w:rsidRPr="00F24057">
              <w:rPr>
                <w:rFonts w:cs="Times New Roman"/>
              </w:rPr>
              <w:t xml:space="preserve"> </w:t>
            </w:r>
          </w:p>
        </w:tc>
        <w:tc>
          <w:tcPr>
            <w:tcW w:w="1702" w:type="dxa"/>
            <w:noWrap/>
            <w:hideMark/>
          </w:tcPr>
          <w:p w14:paraId="08E45F1B" w14:textId="50CF6051" w:rsidR="00BC053D" w:rsidRPr="00F24057" w:rsidRDefault="00BC053D" w:rsidP="00BC053D">
            <w:pPr>
              <w:rPr>
                <w:rFonts w:cs="Times New Roman"/>
              </w:rPr>
            </w:pPr>
            <w:r w:rsidRPr="00F24057">
              <w:rPr>
                <w:rFonts w:cs="Times New Roman"/>
              </w:rPr>
              <w:t xml:space="preserve"> </w:t>
            </w:r>
            <w:bookmarkStart w:id="1430" w:name="_Toc1273839984"/>
            <w:proofErr w:type="spellStart"/>
            <w:r w:rsidRPr="00F24057">
              <w:rPr>
                <w:rFonts w:cs="Times New Roman"/>
              </w:rPr>
              <w:t>RequestID</w:t>
            </w:r>
            <w:proofErr w:type="spellEnd"/>
            <w:r w:rsidRPr="00F24057">
              <w:rPr>
                <w:rFonts w:cs="Times New Roman"/>
              </w:rPr>
              <w:t xml:space="preserve"> = `RQ81282469`</w:t>
            </w:r>
            <w:bookmarkEnd w:id="1430"/>
            <w:r w:rsidRPr="00F24057">
              <w:rPr>
                <w:rFonts w:cs="Times New Roman"/>
              </w:rPr>
              <w:t xml:space="preserve"> </w:t>
            </w:r>
          </w:p>
        </w:tc>
        <w:tc>
          <w:tcPr>
            <w:tcW w:w="1590" w:type="dxa"/>
            <w:noWrap/>
            <w:hideMark/>
          </w:tcPr>
          <w:p w14:paraId="3C2132DA" w14:textId="4F764255" w:rsidR="00BC053D" w:rsidRPr="00F24057" w:rsidRDefault="00BC053D" w:rsidP="00BC053D">
            <w:pPr>
              <w:rPr>
                <w:rFonts w:cs="Times New Roman"/>
              </w:rPr>
            </w:pPr>
            <w:r w:rsidRPr="00F24057">
              <w:rPr>
                <w:rFonts w:cs="Times New Roman"/>
              </w:rPr>
              <w:t xml:space="preserve"> </w:t>
            </w:r>
            <w:bookmarkStart w:id="1431" w:name="_Toc1387403761"/>
            <w:r w:rsidRPr="00F24057">
              <w:rPr>
                <w:rFonts w:cs="Times New Roman"/>
              </w:rPr>
              <w:t>The system displays the employee, all material lists, quantities, and processing status of this order.</w:t>
            </w:r>
            <w:bookmarkEnd w:id="1431"/>
            <w:r w:rsidRPr="00F24057">
              <w:rPr>
                <w:rFonts w:cs="Times New Roman"/>
              </w:rPr>
              <w:t xml:space="preserve"> </w:t>
            </w:r>
          </w:p>
        </w:tc>
        <w:tc>
          <w:tcPr>
            <w:tcW w:w="1255" w:type="dxa"/>
          </w:tcPr>
          <w:p w14:paraId="52DCCA66" w14:textId="545F9073" w:rsidR="00BC053D" w:rsidRPr="00F24057" w:rsidRDefault="658DF7AB" w:rsidP="00BC053D">
            <w:r w:rsidRPr="1DD8493A">
              <w:rPr>
                <w:rFonts w:eastAsia="Times New Roman" w:cs="Times New Roman"/>
              </w:rPr>
              <w:t>PASS</w:t>
            </w:r>
          </w:p>
        </w:tc>
      </w:tr>
    </w:tbl>
    <w:p w14:paraId="3B244FF5" w14:textId="77777777" w:rsidR="00232440" w:rsidRPr="00F24057" w:rsidRDefault="00232440" w:rsidP="00232440">
      <w:pPr>
        <w:rPr>
          <w:rFonts w:cs="Times New Roman"/>
          <w:lang w:val="en-GB"/>
        </w:rPr>
      </w:pPr>
    </w:p>
    <w:p w14:paraId="0846716B" w14:textId="77777777" w:rsidR="00232440" w:rsidRPr="00F24057" w:rsidRDefault="00232440" w:rsidP="00232440">
      <w:pPr>
        <w:rPr>
          <w:rFonts w:cs="Times New Roman"/>
          <w:lang w:val="en-GB"/>
        </w:rPr>
      </w:pPr>
    </w:p>
    <w:tbl>
      <w:tblPr>
        <w:tblStyle w:val="TableGridLight"/>
        <w:tblW w:w="9360" w:type="dxa"/>
        <w:tblLook w:val="04A0" w:firstRow="1" w:lastRow="0" w:firstColumn="1" w:lastColumn="0" w:noHBand="0" w:noVBand="1"/>
      </w:tblPr>
      <w:tblGrid>
        <w:gridCol w:w="1050"/>
        <w:gridCol w:w="1350"/>
        <w:gridCol w:w="2340"/>
        <w:gridCol w:w="1696"/>
        <w:gridCol w:w="1725"/>
        <w:gridCol w:w="1199"/>
      </w:tblGrid>
      <w:tr w:rsidR="00BC053D" w:rsidRPr="00F24057" w14:paraId="572D5242" w14:textId="370DF2F9" w:rsidTr="2334D193">
        <w:trPr>
          <w:trHeight w:val="300"/>
        </w:trPr>
        <w:tc>
          <w:tcPr>
            <w:tcW w:w="1050" w:type="dxa"/>
            <w:noWrap/>
            <w:hideMark/>
          </w:tcPr>
          <w:p w14:paraId="4E9DA471" w14:textId="2E595103" w:rsidR="00BC053D" w:rsidRPr="00F24057" w:rsidRDefault="00BC053D" w:rsidP="00BC053D">
            <w:pPr>
              <w:rPr>
                <w:rFonts w:cs="Times New Roman"/>
              </w:rPr>
            </w:pPr>
            <w:r w:rsidRPr="00F24057">
              <w:rPr>
                <w:rFonts w:cs="Times New Roman"/>
              </w:rPr>
              <w:t xml:space="preserve"> </w:t>
            </w:r>
            <w:bookmarkStart w:id="1432" w:name="_Toc240111141"/>
            <w:r w:rsidRPr="00F24057">
              <w:rPr>
                <w:rFonts w:cs="Times New Roman"/>
              </w:rPr>
              <w:t>Test ID</w:t>
            </w:r>
            <w:bookmarkEnd w:id="1432"/>
            <w:r w:rsidRPr="00F24057">
              <w:rPr>
                <w:rFonts w:cs="Times New Roman"/>
              </w:rPr>
              <w:t xml:space="preserve"> </w:t>
            </w:r>
          </w:p>
        </w:tc>
        <w:tc>
          <w:tcPr>
            <w:tcW w:w="1350" w:type="dxa"/>
            <w:noWrap/>
            <w:hideMark/>
          </w:tcPr>
          <w:p w14:paraId="10BA5613" w14:textId="523DC550" w:rsidR="00BC053D" w:rsidRPr="00F24057" w:rsidRDefault="00BC053D" w:rsidP="00BC053D">
            <w:pPr>
              <w:rPr>
                <w:rFonts w:cs="Times New Roman"/>
              </w:rPr>
            </w:pPr>
            <w:r w:rsidRPr="00F24057">
              <w:rPr>
                <w:rFonts w:cs="Times New Roman"/>
              </w:rPr>
              <w:t xml:space="preserve"> </w:t>
            </w:r>
            <w:bookmarkStart w:id="1433" w:name="_Toc2065146972"/>
            <w:r w:rsidRPr="00F24057">
              <w:rPr>
                <w:rFonts w:cs="Times New Roman"/>
              </w:rPr>
              <w:t>Objective</w:t>
            </w:r>
            <w:bookmarkEnd w:id="1433"/>
            <w:r w:rsidRPr="00F24057">
              <w:rPr>
                <w:rFonts w:cs="Times New Roman"/>
              </w:rPr>
              <w:t xml:space="preserve"> </w:t>
            </w:r>
          </w:p>
        </w:tc>
        <w:tc>
          <w:tcPr>
            <w:tcW w:w="2340" w:type="dxa"/>
            <w:noWrap/>
            <w:hideMark/>
          </w:tcPr>
          <w:p w14:paraId="5784D444" w14:textId="7C680B1E" w:rsidR="00BC053D" w:rsidRPr="00F24057" w:rsidRDefault="00BC053D" w:rsidP="00BC053D">
            <w:pPr>
              <w:rPr>
                <w:rFonts w:cs="Times New Roman"/>
              </w:rPr>
            </w:pPr>
            <w:r w:rsidRPr="00F24057">
              <w:rPr>
                <w:rFonts w:cs="Times New Roman"/>
              </w:rPr>
              <w:t xml:space="preserve"> </w:t>
            </w:r>
            <w:bookmarkStart w:id="1434" w:name="_Toc599771962"/>
            <w:r w:rsidRPr="00F24057">
              <w:rPr>
                <w:rFonts w:cs="Times New Roman"/>
              </w:rPr>
              <w:t>Brief Description</w:t>
            </w:r>
            <w:bookmarkEnd w:id="1434"/>
            <w:r w:rsidRPr="00F24057">
              <w:rPr>
                <w:rFonts w:cs="Times New Roman"/>
              </w:rPr>
              <w:t xml:space="preserve"> </w:t>
            </w:r>
          </w:p>
        </w:tc>
        <w:tc>
          <w:tcPr>
            <w:tcW w:w="1665" w:type="dxa"/>
            <w:noWrap/>
            <w:hideMark/>
          </w:tcPr>
          <w:p w14:paraId="1DD02BD7" w14:textId="01EAF4C0" w:rsidR="00BC053D" w:rsidRPr="00F24057" w:rsidRDefault="00BC053D" w:rsidP="00BC053D">
            <w:pPr>
              <w:rPr>
                <w:rFonts w:cs="Times New Roman"/>
              </w:rPr>
            </w:pPr>
            <w:r w:rsidRPr="00F24057">
              <w:rPr>
                <w:rFonts w:cs="Times New Roman"/>
              </w:rPr>
              <w:t xml:space="preserve"> </w:t>
            </w:r>
            <w:bookmarkStart w:id="1435" w:name="_Toc2124188321"/>
            <w:r w:rsidRPr="00F24057">
              <w:rPr>
                <w:rFonts w:cs="Times New Roman"/>
              </w:rPr>
              <w:t>Test Data</w:t>
            </w:r>
            <w:bookmarkEnd w:id="1435"/>
            <w:r w:rsidRPr="00F24057">
              <w:rPr>
                <w:rFonts w:cs="Times New Roman"/>
              </w:rPr>
              <w:t xml:space="preserve"> </w:t>
            </w:r>
          </w:p>
        </w:tc>
        <w:tc>
          <w:tcPr>
            <w:tcW w:w="1725" w:type="dxa"/>
            <w:noWrap/>
            <w:hideMark/>
          </w:tcPr>
          <w:p w14:paraId="562EA99A" w14:textId="1C892638" w:rsidR="00BC053D" w:rsidRPr="00F24057" w:rsidRDefault="00BC053D" w:rsidP="00BC053D">
            <w:pPr>
              <w:rPr>
                <w:rFonts w:cs="Times New Roman"/>
              </w:rPr>
            </w:pPr>
            <w:r w:rsidRPr="00F24057">
              <w:rPr>
                <w:rFonts w:cs="Times New Roman"/>
              </w:rPr>
              <w:t xml:space="preserve"> </w:t>
            </w:r>
            <w:bookmarkStart w:id="1436" w:name="_Toc946204800"/>
            <w:r w:rsidRPr="00F24057">
              <w:rPr>
                <w:rFonts w:cs="Times New Roman"/>
              </w:rPr>
              <w:t>Expected</w:t>
            </w:r>
            <w:bookmarkEnd w:id="1436"/>
            <w:r w:rsidRPr="00F24057">
              <w:rPr>
                <w:rFonts w:cs="Times New Roman"/>
              </w:rPr>
              <w:t xml:space="preserve"> </w:t>
            </w:r>
          </w:p>
        </w:tc>
        <w:tc>
          <w:tcPr>
            <w:tcW w:w="1230" w:type="dxa"/>
          </w:tcPr>
          <w:p w14:paraId="2D2F1D10" w14:textId="4670BE54" w:rsidR="00BC053D" w:rsidRPr="00F24057" w:rsidRDefault="00BC053D" w:rsidP="00BC053D">
            <w:pPr>
              <w:rPr>
                <w:rFonts w:cs="Times New Roman"/>
              </w:rPr>
            </w:pPr>
            <w:bookmarkStart w:id="1437" w:name="_Toc851462452"/>
            <w:r w:rsidRPr="00C857FE">
              <w:rPr>
                <w:rFonts w:cs="Times New Roman"/>
              </w:rPr>
              <w:t>Result</w:t>
            </w:r>
            <w:bookmarkEnd w:id="1437"/>
          </w:p>
        </w:tc>
      </w:tr>
      <w:tr w:rsidR="00BC053D" w:rsidRPr="00F24057" w14:paraId="1276A786" w14:textId="4C78A8CF" w:rsidTr="2334D193">
        <w:trPr>
          <w:trHeight w:val="300"/>
        </w:trPr>
        <w:tc>
          <w:tcPr>
            <w:tcW w:w="1050" w:type="dxa"/>
            <w:noWrap/>
            <w:hideMark/>
          </w:tcPr>
          <w:p w14:paraId="528E66E6" w14:textId="003E87B6" w:rsidR="00BC053D" w:rsidRPr="00F24057" w:rsidRDefault="00BC053D" w:rsidP="00BC053D">
            <w:pPr>
              <w:rPr>
                <w:rFonts w:cs="Times New Roman"/>
              </w:rPr>
            </w:pPr>
            <w:bookmarkStart w:id="1438" w:name="_Toc303187658"/>
            <w:r w:rsidRPr="00F24057">
              <w:rPr>
                <w:rFonts w:cs="Times New Roman"/>
              </w:rPr>
              <w:t>TC-INV-01</w:t>
            </w:r>
            <w:bookmarkEnd w:id="1438"/>
            <w:r w:rsidRPr="00F24057">
              <w:rPr>
                <w:rFonts w:cs="Times New Roman"/>
              </w:rPr>
              <w:t xml:space="preserve"> </w:t>
            </w:r>
          </w:p>
        </w:tc>
        <w:tc>
          <w:tcPr>
            <w:tcW w:w="1350" w:type="dxa"/>
            <w:noWrap/>
            <w:hideMark/>
          </w:tcPr>
          <w:p w14:paraId="3C0E73C6" w14:textId="6B236F37" w:rsidR="00BC053D" w:rsidRPr="00F24057" w:rsidRDefault="00BC053D" w:rsidP="00BC053D">
            <w:pPr>
              <w:rPr>
                <w:rFonts w:cs="Times New Roman"/>
              </w:rPr>
            </w:pPr>
            <w:r w:rsidRPr="00F24057">
              <w:rPr>
                <w:rFonts w:cs="Times New Roman"/>
              </w:rPr>
              <w:t xml:space="preserve"> </w:t>
            </w:r>
            <w:bookmarkStart w:id="1439" w:name="_Toc1895545375"/>
            <w:r w:rsidRPr="00F24057">
              <w:rPr>
                <w:rFonts w:cs="Times New Roman"/>
              </w:rPr>
              <w:t>Verify Raw Material Receipt Operation</w:t>
            </w:r>
            <w:bookmarkEnd w:id="1439"/>
            <w:r w:rsidRPr="00F24057">
              <w:rPr>
                <w:rFonts w:cs="Times New Roman"/>
              </w:rPr>
              <w:t xml:space="preserve"> </w:t>
            </w:r>
          </w:p>
        </w:tc>
        <w:tc>
          <w:tcPr>
            <w:tcW w:w="2340" w:type="dxa"/>
            <w:noWrap/>
            <w:hideMark/>
          </w:tcPr>
          <w:p w14:paraId="117C5431" w14:textId="7E347A6B" w:rsidR="00BC053D" w:rsidRPr="00F24057" w:rsidRDefault="00BC053D" w:rsidP="00BC053D">
            <w:pPr>
              <w:rPr>
                <w:rFonts w:cs="Times New Roman"/>
              </w:rPr>
            </w:pPr>
            <w:r w:rsidRPr="00F24057">
              <w:rPr>
                <w:rFonts w:cs="Times New Roman"/>
              </w:rPr>
              <w:t xml:space="preserve"> </w:t>
            </w:r>
            <w:bookmarkStart w:id="1440" w:name="_Toc2067171177"/>
            <w:r w:rsidRPr="00F24057">
              <w:rPr>
                <w:rFonts w:cs="Times New Roman"/>
              </w:rPr>
              <w:t>Inventory personnel select raw materials and enter the receipt quantity. The system updates the `</w:t>
            </w:r>
            <w:proofErr w:type="spellStart"/>
            <w:r w:rsidRPr="00F24057">
              <w:rPr>
                <w:rFonts w:cs="Times New Roman"/>
              </w:rPr>
              <w:t>StockQty</w:t>
            </w:r>
            <w:proofErr w:type="spellEnd"/>
            <w:r w:rsidRPr="00F24057">
              <w:rPr>
                <w:rFonts w:cs="Times New Roman"/>
              </w:rPr>
              <w:t>` of the material.</w:t>
            </w:r>
            <w:bookmarkEnd w:id="1440"/>
            <w:r w:rsidRPr="00F24057">
              <w:rPr>
                <w:rFonts w:cs="Times New Roman"/>
              </w:rPr>
              <w:t xml:space="preserve"> </w:t>
            </w:r>
          </w:p>
        </w:tc>
        <w:tc>
          <w:tcPr>
            <w:tcW w:w="1665" w:type="dxa"/>
            <w:noWrap/>
            <w:hideMark/>
          </w:tcPr>
          <w:p w14:paraId="69B6866F" w14:textId="4F383A76" w:rsidR="00BC053D" w:rsidRPr="00F24057" w:rsidRDefault="00BC053D" w:rsidP="00BC053D">
            <w:pPr>
              <w:rPr>
                <w:rFonts w:cs="Times New Roman"/>
              </w:rPr>
            </w:pPr>
            <w:r w:rsidRPr="00F24057">
              <w:rPr>
                <w:rFonts w:cs="Times New Roman"/>
              </w:rPr>
              <w:t xml:space="preserve"> </w:t>
            </w:r>
            <w:bookmarkStart w:id="1441" w:name="_Toc1435887867"/>
            <w:r w:rsidRPr="00F24057">
              <w:rPr>
                <w:rFonts w:cs="Times New Roman"/>
              </w:rPr>
              <w:t>Material `MT00000004` (Plastic), receipt quantity `200`</w:t>
            </w:r>
            <w:bookmarkEnd w:id="1441"/>
            <w:r w:rsidRPr="00F24057">
              <w:rPr>
                <w:rFonts w:cs="Times New Roman"/>
              </w:rPr>
              <w:t xml:space="preserve"> </w:t>
            </w:r>
          </w:p>
        </w:tc>
        <w:tc>
          <w:tcPr>
            <w:tcW w:w="1725" w:type="dxa"/>
            <w:noWrap/>
            <w:hideMark/>
          </w:tcPr>
          <w:p w14:paraId="1A5037BA" w14:textId="1AD89BC8" w:rsidR="00BC053D" w:rsidRPr="00F24057" w:rsidRDefault="00BC053D" w:rsidP="00BC053D">
            <w:pPr>
              <w:rPr>
                <w:rFonts w:cs="Times New Roman"/>
              </w:rPr>
            </w:pPr>
            <w:r w:rsidRPr="00F24057">
              <w:rPr>
                <w:rFonts w:cs="Times New Roman"/>
              </w:rPr>
              <w:t xml:space="preserve"> </w:t>
            </w:r>
            <w:bookmarkStart w:id="1442" w:name="_Toc32308808"/>
            <w:r w:rsidRPr="00F24057">
              <w:rPr>
                <w:rFonts w:cs="Times New Roman"/>
              </w:rPr>
              <w:t>The inventory of this material increases from `300` to `500`.</w:t>
            </w:r>
            <w:bookmarkEnd w:id="1442"/>
            <w:r w:rsidRPr="00F24057">
              <w:rPr>
                <w:rFonts w:cs="Times New Roman"/>
              </w:rPr>
              <w:t xml:space="preserve"> </w:t>
            </w:r>
          </w:p>
        </w:tc>
        <w:tc>
          <w:tcPr>
            <w:tcW w:w="1230" w:type="dxa"/>
          </w:tcPr>
          <w:p w14:paraId="4BF0E2EB" w14:textId="0DC48BFE" w:rsidR="00BC053D" w:rsidRPr="00F24057" w:rsidRDefault="658DF7AB" w:rsidP="00BC053D">
            <w:r w:rsidRPr="0CE784FB">
              <w:rPr>
                <w:rFonts w:eastAsia="Times New Roman" w:cs="Times New Roman"/>
              </w:rPr>
              <w:t>PASS</w:t>
            </w:r>
          </w:p>
        </w:tc>
      </w:tr>
    </w:tbl>
    <w:p w14:paraId="03476706" w14:textId="77777777" w:rsidR="00232440" w:rsidRDefault="00232440" w:rsidP="00232440">
      <w:pPr>
        <w:rPr>
          <w:rFonts w:cs="Times New Roman"/>
          <w:lang w:val="en-GB"/>
        </w:rPr>
      </w:pPr>
    </w:p>
    <w:p w14:paraId="10C15FC5" w14:textId="77777777" w:rsidR="007D225C" w:rsidRPr="00F24057" w:rsidRDefault="007D225C" w:rsidP="00232440">
      <w:pPr>
        <w:rPr>
          <w:rFonts w:cs="Times New Roman"/>
          <w:lang w:val="en-GB"/>
        </w:rPr>
      </w:pPr>
    </w:p>
    <w:tbl>
      <w:tblPr>
        <w:tblStyle w:val="TableGridLight"/>
        <w:tblW w:w="9360" w:type="dxa"/>
        <w:tblLook w:val="04A0" w:firstRow="1" w:lastRow="0" w:firstColumn="1" w:lastColumn="0" w:noHBand="0" w:noVBand="1"/>
      </w:tblPr>
      <w:tblGrid>
        <w:gridCol w:w="1020"/>
        <w:gridCol w:w="1380"/>
        <w:gridCol w:w="2355"/>
        <w:gridCol w:w="1696"/>
        <w:gridCol w:w="2289"/>
        <w:gridCol w:w="830"/>
      </w:tblGrid>
      <w:tr w:rsidR="00BC053D" w:rsidRPr="00F24057" w14:paraId="180160ED" w14:textId="058C6D85" w:rsidTr="1F6DBD66">
        <w:trPr>
          <w:trHeight w:val="300"/>
        </w:trPr>
        <w:tc>
          <w:tcPr>
            <w:tcW w:w="1020" w:type="dxa"/>
            <w:noWrap/>
            <w:hideMark/>
          </w:tcPr>
          <w:p w14:paraId="00B99B9A" w14:textId="6A0F6A21" w:rsidR="00BC053D" w:rsidRPr="00F24057" w:rsidRDefault="00BC053D" w:rsidP="00BC053D">
            <w:pPr>
              <w:rPr>
                <w:rFonts w:cs="Times New Roman"/>
              </w:rPr>
            </w:pPr>
            <w:r w:rsidRPr="00F24057">
              <w:rPr>
                <w:rFonts w:cs="Times New Roman"/>
              </w:rPr>
              <w:t xml:space="preserve"> </w:t>
            </w:r>
            <w:bookmarkStart w:id="1443" w:name="_Toc1904353358"/>
            <w:r w:rsidRPr="00F24057">
              <w:rPr>
                <w:rFonts w:cs="Times New Roman"/>
              </w:rPr>
              <w:t>Test ID</w:t>
            </w:r>
            <w:bookmarkEnd w:id="1443"/>
            <w:r w:rsidRPr="00F24057">
              <w:rPr>
                <w:rFonts w:cs="Times New Roman"/>
              </w:rPr>
              <w:t xml:space="preserve"> </w:t>
            </w:r>
          </w:p>
        </w:tc>
        <w:tc>
          <w:tcPr>
            <w:tcW w:w="1380" w:type="dxa"/>
            <w:noWrap/>
            <w:hideMark/>
          </w:tcPr>
          <w:p w14:paraId="6B930C74" w14:textId="196F7E30" w:rsidR="00BC053D" w:rsidRPr="00F24057" w:rsidRDefault="00BC053D" w:rsidP="00BC053D">
            <w:pPr>
              <w:rPr>
                <w:rFonts w:cs="Times New Roman"/>
              </w:rPr>
            </w:pPr>
            <w:r w:rsidRPr="00F24057">
              <w:rPr>
                <w:rFonts w:cs="Times New Roman"/>
              </w:rPr>
              <w:t xml:space="preserve"> </w:t>
            </w:r>
            <w:bookmarkStart w:id="1444" w:name="_Toc1752725361"/>
            <w:r w:rsidRPr="00F24057">
              <w:rPr>
                <w:rFonts w:cs="Times New Roman"/>
              </w:rPr>
              <w:t>Objective</w:t>
            </w:r>
            <w:bookmarkEnd w:id="1444"/>
            <w:r w:rsidRPr="00F24057">
              <w:rPr>
                <w:rFonts w:cs="Times New Roman"/>
              </w:rPr>
              <w:t xml:space="preserve"> </w:t>
            </w:r>
          </w:p>
        </w:tc>
        <w:tc>
          <w:tcPr>
            <w:tcW w:w="2355" w:type="dxa"/>
            <w:noWrap/>
            <w:hideMark/>
          </w:tcPr>
          <w:p w14:paraId="0351B01D" w14:textId="20DF8ED5" w:rsidR="00BC053D" w:rsidRPr="00F24057" w:rsidRDefault="00BC053D" w:rsidP="00BC053D">
            <w:pPr>
              <w:rPr>
                <w:rFonts w:cs="Times New Roman"/>
              </w:rPr>
            </w:pPr>
            <w:r w:rsidRPr="00F24057">
              <w:rPr>
                <w:rFonts w:cs="Times New Roman"/>
              </w:rPr>
              <w:t xml:space="preserve"> </w:t>
            </w:r>
            <w:bookmarkStart w:id="1445" w:name="_Toc850409758"/>
            <w:r w:rsidRPr="00F24057">
              <w:rPr>
                <w:rFonts w:cs="Times New Roman"/>
              </w:rPr>
              <w:t>Brief Description</w:t>
            </w:r>
            <w:bookmarkEnd w:id="1445"/>
            <w:r w:rsidRPr="00F24057">
              <w:rPr>
                <w:rFonts w:cs="Times New Roman"/>
              </w:rPr>
              <w:t xml:space="preserve"> </w:t>
            </w:r>
          </w:p>
        </w:tc>
        <w:tc>
          <w:tcPr>
            <w:tcW w:w="1635" w:type="dxa"/>
            <w:noWrap/>
            <w:hideMark/>
          </w:tcPr>
          <w:p w14:paraId="6FDDEBD3" w14:textId="33D95366" w:rsidR="00BC053D" w:rsidRPr="00F24057" w:rsidRDefault="00BC053D" w:rsidP="00BC053D">
            <w:pPr>
              <w:rPr>
                <w:rFonts w:cs="Times New Roman"/>
              </w:rPr>
            </w:pPr>
            <w:r w:rsidRPr="00F24057">
              <w:rPr>
                <w:rFonts w:cs="Times New Roman"/>
              </w:rPr>
              <w:t xml:space="preserve"> </w:t>
            </w:r>
            <w:bookmarkStart w:id="1446" w:name="_Toc437129519"/>
            <w:r w:rsidRPr="00F24057">
              <w:rPr>
                <w:rFonts w:cs="Times New Roman"/>
              </w:rPr>
              <w:t>Test Data</w:t>
            </w:r>
            <w:bookmarkEnd w:id="1446"/>
            <w:r w:rsidRPr="00F24057">
              <w:rPr>
                <w:rFonts w:cs="Times New Roman"/>
              </w:rPr>
              <w:t xml:space="preserve"> </w:t>
            </w:r>
          </w:p>
        </w:tc>
        <w:tc>
          <w:tcPr>
            <w:tcW w:w="1905" w:type="dxa"/>
            <w:noWrap/>
            <w:hideMark/>
          </w:tcPr>
          <w:p w14:paraId="2FACECB3" w14:textId="04B76855" w:rsidR="00BC053D" w:rsidRPr="00F24057" w:rsidRDefault="00BC053D" w:rsidP="00BC053D">
            <w:pPr>
              <w:rPr>
                <w:rFonts w:cs="Times New Roman"/>
              </w:rPr>
            </w:pPr>
            <w:r w:rsidRPr="00F24057">
              <w:rPr>
                <w:rFonts w:cs="Times New Roman"/>
              </w:rPr>
              <w:t xml:space="preserve"> </w:t>
            </w:r>
            <w:bookmarkStart w:id="1447" w:name="_Toc1891470950"/>
            <w:r w:rsidRPr="00F24057">
              <w:rPr>
                <w:rFonts w:cs="Times New Roman"/>
              </w:rPr>
              <w:t>Expected</w:t>
            </w:r>
            <w:bookmarkEnd w:id="1447"/>
            <w:r w:rsidRPr="00F24057">
              <w:rPr>
                <w:rFonts w:cs="Times New Roman"/>
              </w:rPr>
              <w:t xml:space="preserve"> </w:t>
            </w:r>
          </w:p>
        </w:tc>
        <w:tc>
          <w:tcPr>
            <w:tcW w:w="1065" w:type="dxa"/>
          </w:tcPr>
          <w:p w14:paraId="77523159" w14:textId="6C57BAD4" w:rsidR="00BC053D" w:rsidRPr="00F24057" w:rsidRDefault="00BC053D" w:rsidP="00BC053D">
            <w:pPr>
              <w:rPr>
                <w:rFonts w:cs="Times New Roman"/>
              </w:rPr>
            </w:pPr>
            <w:bookmarkStart w:id="1448" w:name="_Toc1116478850"/>
            <w:r w:rsidRPr="00C857FE">
              <w:rPr>
                <w:rFonts w:cs="Times New Roman"/>
              </w:rPr>
              <w:t>Result</w:t>
            </w:r>
            <w:bookmarkEnd w:id="1448"/>
          </w:p>
        </w:tc>
      </w:tr>
      <w:tr w:rsidR="00BC053D" w:rsidRPr="00F24057" w14:paraId="4BEF14D2" w14:textId="42788004" w:rsidTr="1F6DBD66">
        <w:trPr>
          <w:trHeight w:val="300"/>
        </w:trPr>
        <w:tc>
          <w:tcPr>
            <w:tcW w:w="1020" w:type="dxa"/>
            <w:noWrap/>
            <w:hideMark/>
          </w:tcPr>
          <w:p w14:paraId="20DB7EDD" w14:textId="4B87CE24" w:rsidR="00BC053D" w:rsidRPr="00F24057" w:rsidRDefault="00BC053D" w:rsidP="00BC053D">
            <w:pPr>
              <w:keepNext w:val="0"/>
              <w:keepLines w:val="0"/>
              <w:outlineLvl w:val="9"/>
              <w:rPr>
                <w:rFonts w:eastAsia="Times New Roman" w:cs="Times New Roman"/>
                <w:color w:val="000000"/>
                <w:lang w:eastAsia="zh-CN"/>
              </w:rPr>
            </w:pPr>
            <w:r w:rsidRPr="00F24057">
              <w:rPr>
                <w:rFonts w:eastAsia="Times New Roman" w:cs="Times New Roman"/>
                <w:color w:val="000000"/>
                <w:lang w:eastAsia="zh-CN"/>
              </w:rPr>
              <w:t xml:space="preserve">TC-LOG-01 </w:t>
            </w:r>
          </w:p>
        </w:tc>
        <w:tc>
          <w:tcPr>
            <w:tcW w:w="1380" w:type="dxa"/>
            <w:noWrap/>
            <w:hideMark/>
          </w:tcPr>
          <w:p w14:paraId="1F9EB01D" w14:textId="77777777" w:rsidR="00BC053D" w:rsidRPr="00F24057" w:rsidRDefault="00BC053D" w:rsidP="00BC053D">
            <w:pPr>
              <w:keepNext w:val="0"/>
              <w:keepLines w:val="0"/>
              <w:outlineLvl w:val="9"/>
              <w:rPr>
                <w:rFonts w:eastAsia="Times New Roman" w:cs="Times New Roman"/>
                <w:color w:val="000000"/>
                <w:lang w:eastAsia="zh-CN"/>
              </w:rPr>
            </w:pPr>
            <w:r w:rsidRPr="00F24057">
              <w:rPr>
                <w:rFonts w:eastAsia="Times New Roman" w:cs="Times New Roman"/>
                <w:color w:val="000000"/>
                <w:lang w:eastAsia="zh-CN"/>
              </w:rPr>
              <w:t xml:space="preserve"> Verify and generate shipping order </w:t>
            </w:r>
          </w:p>
        </w:tc>
        <w:tc>
          <w:tcPr>
            <w:tcW w:w="2355" w:type="dxa"/>
            <w:noWrap/>
            <w:hideMark/>
          </w:tcPr>
          <w:p w14:paraId="25D71B7C" w14:textId="77777777" w:rsidR="00BC053D" w:rsidRPr="00F24057" w:rsidRDefault="00BC053D" w:rsidP="00BC053D">
            <w:pPr>
              <w:keepNext w:val="0"/>
              <w:keepLines w:val="0"/>
              <w:outlineLvl w:val="9"/>
              <w:rPr>
                <w:rFonts w:eastAsia="Times New Roman" w:cs="Times New Roman"/>
                <w:color w:val="000000"/>
                <w:lang w:eastAsia="zh-CN"/>
              </w:rPr>
            </w:pPr>
            <w:r w:rsidRPr="00F24057">
              <w:rPr>
                <w:rFonts w:eastAsia="Times New Roman" w:cs="Times New Roman"/>
                <w:color w:val="000000"/>
                <w:lang w:eastAsia="zh-CN"/>
              </w:rPr>
              <w:t xml:space="preserve"> Logistics personnel create shipping orders for paid orders, and the system generates a unique </w:t>
            </w:r>
            <w:proofErr w:type="spellStart"/>
            <w:r w:rsidRPr="00F24057">
              <w:rPr>
                <w:rFonts w:eastAsia="Times New Roman" w:cs="Times New Roman"/>
                <w:color w:val="000000"/>
                <w:lang w:eastAsia="zh-CN"/>
              </w:rPr>
              <w:t>DeliveryID</w:t>
            </w:r>
            <w:proofErr w:type="spellEnd"/>
            <w:r w:rsidRPr="00F24057">
              <w:rPr>
                <w:rFonts w:eastAsia="Times New Roman" w:cs="Times New Roman"/>
                <w:color w:val="000000"/>
                <w:lang w:eastAsia="zh-CN"/>
              </w:rPr>
              <w:t xml:space="preserve"> and notifies the delivery personnel. </w:t>
            </w:r>
          </w:p>
        </w:tc>
        <w:tc>
          <w:tcPr>
            <w:tcW w:w="1635" w:type="dxa"/>
            <w:noWrap/>
            <w:hideMark/>
          </w:tcPr>
          <w:p w14:paraId="48461A72" w14:textId="77777777" w:rsidR="00BC053D" w:rsidRPr="00F24057" w:rsidRDefault="00BC053D" w:rsidP="00BC053D">
            <w:pPr>
              <w:keepNext w:val="0"/>
              <w:keepLines w:val="0"/>
              <w:outlineLvl w:val="9"/>
              <w:rPr>
                <w:rFonts w:eastAsia="Times New Roman" w:cs="Times New Roman"/>
                <w:color w:val="000000"/>
                <w:lang w:eastAsia="zh-CN"/>
              </w:rPr>
            </w:pPr>
            <w:r w:rsidRPr="00F24057">
              <w:rPr>
                <w:rFonts w:eastAsia="Times New Roman" w:cs="Times New Roman"/>
                <w:color w:val="000000"/>
                <w:lang w:eastAsia="zh-CN"/>
              </w:rPr>
              <w:t xml:space="preserve"> Order `OR8f4d3` (Status: Paid, shipping order not yet created) </w:t>
            </w:r>
          </w:p>
        </w:tc>
        <w:tc>
          <w:tcPr>
            <w:tcW w:w="1905" w:type="dxa"/>
            <w:noWrap/>
            <w:hideMark/>
          </w:tcPr>
          <w:p w14:paraId="44715C4F" w14:textId="77777777" w:rsidR="00BC053D" w:rsidRPr="00F24057" w:rsidRDefault="00BC053D" w:rsidP="00BC053D">
            <w:pPr>
              <w:keepNext w:val="0"/>
              <w:keepLines w:val="0"/>
              <w:outlineLvl w:val="9"/>
              <w:rPr>
                <w:rFonts w:eastAsia="Times New Roman" w:cs="Times New Roman"/>
                <w:color w:val="000000"/>
                <w:lang w:eastAsia="zh-CN"/>
              </w:rPr>
            </w:pPr>
            <w:r w:rsidRPr="00F24057">
              <w:rPr>
                <w:rFonts w:eastAsia="Times New Roman" w:cs="Times New Roman"/>
                <w:color w:val="000000"/>
                <w:lang w:eastAsia="zh-CN"/>
              </w:rPr>
              <w:t xml:space="preserve"> The system generates `</w:t>
            </w:r>
            <w:proofErr w:type="spellStart"/>
            <w:r w:rsidRPr="00F24057">
              <w:rPr>
                <w:rFonts w:eastAsia="Times New Roman" w:cs="Times New Roman"/>
                <w:color w:val="000000"/>
                <w:lang w:eastAsia="zh-CN"/>
              </w:rPr>
              <w:t>DVxxxxxxxx</w:t>
            </w:r>
            <w:proofErr w:type="spellEnd"/>
            <w:r w:rsidRPr="00F24057">
              <w:rPr>
                <w:rFonts w:eastAsia="Times New Roman" w:cs="Times New Roman"/>
                <w:color w:val="000000"/>
                <w:lang w:eastAsia="zh-CN"/>
              </w:rPr>
              <w:t xml:space="preserve">`, status: `Pending`, order and shipping order successfully linked. </w:t>
            </w:r>
          </w:p>
        </w:tc>
        <w:tc>
          <w:tcPr>
            <w:tcW w:w="1065" w:type="dxa"/>
          </w:tcPr>
          <w:p w14:paraId="23D3FAF0" w14:textId="3080B704" w:rsidR="00BC053D" w:rsidRPr="00F24057" w:rsidRDefault="5FD2A408" w:rsidP="1DD8493A">
            <w:pPr>
              <w:keepNext w:val="0"/>
              <w:keepLines w:val="0"/>
            </w:pPr>
            <w:r w:rsidRPr="1DD8493A">
              <w:rPr>
                <w:rFonts w:eastAsia="Times New Roman" w:cs="Times New Roman"/>
                <w:lang w:eastAsia="zh-CN"/>
              </w:rPr>
              <w:t>PASS</w:t>
            </w:r>
          </w:p>
        </w:tc>
      </w:tr>
      <w:tr w:rsidR="00BC053D" w:rsidRPr="00F24057" w14:paraId="23B5A1E4" w14:textId="7A9C88BE" w:rsidTr="1F6DBD66">
        <w:trPr>
          <w:trHeight w:val="300"/>
        </w:trPr>
        <w:tc>
          <w:tcPr>
            <w:tcW w:w="1020" w:type="dxa"/>
            <w:noWrap/>
            <w:hideMark/>
          </w:tcPr>
          <w:p w14:paraId="2DFE9920" w14:textId="666E078D" w:rsidR="00BC053D" w:rsidRPr="00F24057" w:rsidRDefault="00BC053D" w:rsidP="00BC053D">
            <w:pPr>
              <w:keepNext w:val="0"/>
              <w:keepLines w:val="0"/>
              <w:outlineLvl w:val="9"/>
              <w:rPr>
                <w:rFonts w:eastAsia="Times New Roman" w:cs="Times New Roman"/>
                <w:color w:val="000000"/>
                <w:lang w:eastAsia="zh-CN"/>
              </w:rPr>
            </w:pPr>
            <w:r w:rsidRPr="00F24057">
              <w:rPr>
                <w:rFonts w:eastAsia="Times New Roman" w:cs="Times New Roman"/>
                <w:color w:val="000000"/>
                <w:lang w:eastAsia="zh-CN"/>
              </w:rPr>
              <w:t xml:space="preserve"> TC-LOG-02 </w:t>
            </w:r>
          </w:p>
        </w:tc>
        <w:tc>
          <w:tcPr>
            <w:tcW w:w="1380" w:type="dxa"/>
            <w:noWrap/>
            <w:hideMark/>
          </w:tcPr>
          <w:p w14:paraId="1B453C7D" w14:textId="77777777" w:rsidR="00BC053D" w:rsidRPr="00F24057" w:rsidRDefault="00BC053D" w:rsidP="00BC053D">
            <w:pPr>
              <w:keepNext w:val="0"/>
              <w:keepLines w:val="0"/>
              <w:outlineLvl w:val="9"/>
              <w:rPr>
                <w:rFonts w:eastAsia="Times New Roman" w:cs="Times New Roman"/>
                <w:color w:val="000000"/>
                <w:lang w:eastAsia="zh-CN"/>
              </w:rPr>
            </w:pPr>
            <w:r w:rsidRPr="00F24057">
              <w:rPr>
                <w:rFonts w:eastAsia="Times New Roman" w:cs="Times New Roman"/>
                <w:color w:val="000000"/>
                <w:lang w:eastAsia="zh-CN"/>
              </w:rPr>
              <w:t xml:space="preserve"> Verify Receipt Generation </w:t>
            </w:r>
          </w:p>
        </w:tc>
        <w:tc>
          <w:tcPr>
            <w:tcW w:w="2355" w:type="dxa"/>
            <w:noWrap/>
            <w:hideMark/>
          </w:tcPr>
          <w:p w14:paraId="4A2E5569" w14:textId="77777777" w:rsidR="00BC053D" w:rsidRPr="00F24057" w:rsidRDefault="00BC053D" w:rsidP="00BC053D">
            <w:pPr>
              <w:keepNext w:val="0"/>
              <w:keepLines w:val="0"/>
              <w:outlineLvl w:val="9"/>
              <w:rPr>
                <w:rFonts w:eastAsia="Times New Roman" w:cs="Times New Roman"/>
                <w:color w:val="000000"/>
                <w:lang w:eastAsia="zh-CN"/>
              </w:rPr>
            </w:pPr>
            <w:r w:rsidRPr="00F24057">
              <w:rPr>
                <w:rFonts w:eastAsia="Times New Roman" w:cs="Times New Roman"/>
                <w:color w:val="000000"/>
                <w:lang w:eastAsia="zh-CN"/>
              </w:rPr>
              <w:t xml:space="preserve"> Logistics personnel select an existing </w:t>
            </w:r>
            <w:proofErr w:type="spellStart"/>
            <w:r w:rsidRPr="00F24057">
              <w:rPr>
                <w:rFonts w:eastAsia="Times New Roman" w:cs="Times New Roman"/>
                <w:color w:val="000000"/>
                <w:lang w:eastAsia="zh-CN"/>
              </w:rPr>
              <w:t>DeliveryID</w:t>
            </w:r>
            <w:proofErr w:type="spellEnd"/>
            <w:r w:rsidRPr="00F24057">
              <w:rPr>
                <w:rFonts w:eastAsia="Times New Roman" w:cs="Times New Roman"/>
                <w:color w:val="000000"/>
                <w:lang w:eastAsia="zh-CN"/>
              </w:rPr>
              <w:t xml:space="preserve">, fill in remarks, and save the receipt. The system generates a </w:t>
            </w:r>
            <w:proofErr w:type="spellStart"/>
            <w:r w:rsidRPr="00F24057">
              <w:rPr>
                <w:rFonts w:eastAsia="Times New Roman" w:cs="Times New Roman"/>
                <w:color w:val="000000"/>
                <w:lang w:eastAsia="zh-CN"/>
              </w:rPr>
              <w:t>ReplyID</w:t>
            </w:r>
            <w:proofErr w:type="spellEnd"/>
            <w:r w:rsidRPr="00F24057">
              <w:rPr>
                <w:rFonts w:eastAsia="Times New Roman" w:cs="Times New Roman"/>
                <w:color w:val="000000"/>
                <w:lang w:eastAsia="zh-CN"/>
              </w:rPr>
              <w:t xml:space="preserve">. </w:t>
            </w:r>
          </w:p>
        </w:tc>
        <w:tc>
          <w:tcPr>
            <w:tcW w:w="1635" w:type="dxa"/>
            <w:noWrap/>
            <w:hideMark/>
          </w:tcPr>
          <w:p w14:paraId="6E8F7A5A" w14:textId="77777777" w:rsidR="00BC053D" w:rsidRPr="00F24057" w:rsidRDefault="00BC053D" w:rsidP="00BC053D">
            <w:pPr>
              <w:keepNext w:val="0"/>
              <w:keepLines w:val="0"/>
              <w:outlineLvl w:val="9"/>
              <w:rPr>
                <w:rFonts w:eastAsia="Times New Roman" w:cs="Times New Roman"/>
                <w:color w:val="000000"/>
                <w:lang w:eastAsia="zh-CN"/>
              </w:rPr>
            </w:pPr>
            <w:r w:rsidRPr="00F24057">
              <w:rPr>
                <w:rFonts w:eastAsia="Times New Roman" w:cs="Times New Roman"/>
                <w:color w:val="000000"/>
                <w:lang w:eastAsia="zh-CN"/>
              </w:rPr>
              <w:t xml:space="preserve"> </w:t>
            </w:r>
            <w:proofErr w:type="spellStart"/>
            <w:r w:rsidRPr="00F24057">
              <w:rPr>
                <w:rFonts w:eastAsia="Times New Roman" w:cs="Times New Roman"/>
                <w:color w:val="000000"/>
                <w:lang w:eastAsia="zh-CN"/>
              </w:rPr>
              <w:t>DeliveryID</w:t>
            </w:r>
            <w:proofErr w:type="spellEnd"/>
            <w:r w:rsidRPr="00F24057">
              <w:rPr>
                <w:rFonts w:eastAsia="Times New Roman" w:cs="Times New Roman"/>
                <w:color w:val="000000"/>
                <w:lang w:eastAsia="zh-CN"/>
              </w:rPr>
              <w:t xml:space="preserve"> = `DV45371653` (corresponding to order ORa4711) </w:t>
            </w:r>
          </w:p>
        </w:tc>
        <w:tc>
          <w:tcPr>
            <w:tcW w:w="1905" w:type="dxa"/>
            <w:noWrap/>
            <w:hideMark/>
          </w:tcPr>
          <w:p w14:paraId="1155CD67" w14:textId="77777777" w:rsidR="00BC053D" w:rsidRPr="00F24057" w:rsidRDefault="00BC053D" w:rsidP="00BC053D">
            <w:pPr>
              <w:keepNext w:val="0"/>
              <w:keepLines w:val="0"/>
              <w:outlineLvl w:val="9"/>
              <w:rPr>
                <w:rFonts w:eastAsia="Times New Roman" w:cs="Times New Roman"/>
                <w:color w:val="000000"/>
                <w:lang w:eastAsia="zh-CN"/>
              </w:rPr>
            </w:pPr>
            <w:r w:rsidRPr="00F24057">
              <w:rPr>
                <w:rFonts w:eastAsia="Times New Roman" w:cs="Times New Roman"/>
                <w:color w:val="000000"/>
                <w:lang w:eastAsia="zh-CN"/>
              </w:rPr>
              <w:t xml:space="preserve"> The system generates `</w:t>
            </w:r>
            <w:proofErr w:type="spellStart"/>
            <w:r w:rsidRPr="00F24057">
              <w:rPr>
                <w:rFonts w:eastAsia="Times New Roman" w:cs="Times New Roman"/>
                <w:color w:val="000000"/>
                <w:lang w:eastAsia="zh-CN"/>
              </w:rPr>
              <w:t>RSxxxxxxxx</w:t>
            </w:r>
            <w:proofErr w:type="spellEnd"/>
            <w:r w:rsidRPr="00F24057">
              <w:rPr>
                <w:rFonts w:eastAsia="Times New Roman" w:cs="Times New Roman"/>
                <w:color w:val="000000"/>
                <w:lang w:eastAsia="zh-CN"/>
              </w:rPr>
              <w:t>`, and the receipt record is stored in the `</w:t>
            </w:r>
            <w:proofErr w:type="spellStart"/>
            <w:r w:rsidRPr="00F24057">
              <w:rPr>
                <w:rFonts w:eastAsia="Times New Roman" w:cs="Times New Roman"/>
                <w:color w:val="000000"/>
                <w:lang w:eastAsia="zh-CN"/>
              </w:rPr>
              <w:t>replyslip</w:t>
            </w:r>
            <w:proofErr w:type="spellEnd"/>
            <w:r w:rsidRPr="00F24057">
              <w:rPr>
                <w:rFonts w:eastAsia="Times New Roman" w:cs="Times New Roman"/>
                <w:color w:val="000000"/>
                <w:lang w:eastAsia="zh-CN"/>
              </w:rPr>
              <w:t xml:space="preserve">` table. </w:t>
            </w:r>
          </w:p>
        </w:tc>
        <w:tc>
          <w:tcPr>
            <w:tcW w:w="1065" w:type="dxa"/>
          </w:tcPr>
          <w:p w14:paraId="6236EB90" w14:textId="0581824F" w:rsidR="00BC053D" w:rsidRPr="00F24057" w:rsidRDefault="64841102" w:rsidP="1DD8493A">
            <w:pPr>
              <w:keepNext w:val="0"/>
              <w:keepLines w:val="0"/>
            </w:pPr>
            <w:r w:rsidRPr="1DD8493A">
              <w:rPr>
                <w:rFonts w:eastAsia="Times New Roman" w:cs="Times New Roman"/>
                <w:lang w:eastAsia="zh-CN"/>
              </w:rPr>
              <w:t>PASS</w:t>
            </w:r>
          </w:p>
        </w:tc>
      </w:tr>
      <w:tr w:rsidR="00BC053D" w:rsidRPr="00F24057" w14:paraId="27AE5DF8" w14:textId="316C979B" w:rsidTr="141F29FA">
        <w:trPr>
          <w:trHeight w:val="300"/>
        </w:trPr>
        <w:tc>
          <w:tcPr>
            <w:tcW w:w="1020" w:type="dxa"/>
            <w:tcBorders>
              <w:bottom w:val="single" w:sz="12" w:space="0" w:color="000000" w:themeColor="text1"/>
            </w:tcBorders>
            <w:noWrap/>
            <w:hideMark/>
          </w:tcPr>
          <w:p w14:paraId="0A106785" w14:textId="6806029F" w:rsidR="00BC053D" w:rsidRPr="00F24057" w:rsidRDefault="00BC053D" w:rsidP="00BC053D">
            <w:pPr>
              <w:keepNext w:val="0"/>
              <w:keepLines w:val="0"/>
              <w:outlineLvl w:val="9"/>
              <w:rPr>
                <w:rFonts w:eastAsia="Times New Roman" w:cs="Times New Roman"/>
                <w:color w:val="000000"/>
                <w:sz w:val="22"/>
                <w:szCs w:val="22"/>
                <w:lang w:eastAsia="zh-CN"/>
              </w:rPr>
            </w:pPr>
            <w:r w:rsidRPr="00F24057">
              <w:rPr>
                <w:rFonts w:eastAsia="Times New Roman" w:cs="Times New Roman"/>
                <w:color w:val="000000"/>
                <w:sz w:val="22"/>
                <w:szCs w:val="22"/>
                <w:lang w:eastAsia="zh-CN"/>
              </w:rPr>
              <w:t xml:space="preserve"> TC-LOG-03 </w:t>
            </w:r>
          </w:p>
        </w:tc>
        <w:tc>
          <w:tcPr>
            <w:tcW w:w="1380" w:type="dxa"/>
            <w:tcBorders>
              <w:bottom w:val="single" w:sz="12" w:space="0" w:color="000000" w:themeColor="text1"/>
            </w:tcBorders>
            <w:noWrap/>
            <w:hideMark/>
          </w:tcPr>
          <w:p w14:paraId="32601BEE" w14:textId="77777777" w:rsidR="00BC053D" w:rsidRPr="00F24057" w:rsidRDefault="00BC053D" w:rsidP="00BC053D">
            <w:pPr>
              <w:keepNext w:val="0"/>
              <w:keepLines w:val="0"/>
              <w:outlineLvl w:val="9"/>
              <w:rPr>
                <w:rFonts w:eastAsia="Times New Roman" w:cs="Times New Roman"/>
                <w:color w:val="000000"/>
                <w:sz w:val="22"/>
                <w:szCs w:val="22"/>
                <w:lang w:eastAsia="zh-CN"/>
              </w:rPr>
            </w:pPr>
            <w:r w:rsidRPr="00F24057">
              <w:rPr>
                <w:rFonts w:eastAsia="Times New Roman" w:cs="Times New Roman"/>
                <w:color w:val="000000"/>
                <w:sz w:val="22"/>
                <w:szCs w:val="22"/>
                <w:lang w:eastAsia="zh-CN"/>
              </w:rPr>
              <w:t xml:space="preserve"> Verify Upload Receipt (Simulated) </w:t>
            </w:r>
          </w:p>
        </w:tc>
        <w:tc>
          <w:tcPr>
            <w:tcW w:w="2355" w:type="dxa"/>
            <w:tcBorders>
              <w:bottom w:val="single" w:sz="12" w:space="0" w:color="000000" w:themeColor="text1"/>
            </w:tcBorders>
            <w:noWrap/>
            <w:hideMark/>
          </w:tcPr>
          <w:p w14:paraId="2C1C3F4C" w14:textId="77777777" w:rsidR="00BC053D" w:rsidRPr="00F24057" w:rsidRDefault="00BC053D" w:rsidP="00BC053D">
            <w:pPr>
              <w:keepNext w:val="0"/>
              <w:keepLines w:val="0"/>
              <w:outlineLvl w:val="9"/>
              <w:rPr>
                <w:rFonts w:eastAsia="Times New Roman" w:cs="Times New Roman"/>
                <w:color w:val="000000"/>
                <w:sz w:val="22"/>
                <w:szCs w:val="22"/>
                <w:lang w:eastAsia="zh-CN"/>
              </w:rPr>
            </w:pPr>
            <w:r w:rsidRPr="00F24057">
              <w:rPr>
                <w:rFonts w:eastAsia="Times New Roman" w:cs="Times New Roman"/>
                <w:color w:val="000000"/>
                <w:sz w:val="22"/>
                <w:szCs w:val="22"/>
                <w:lang w:eastAsia="zh-CN"/>
              </w:rPr>
              <w:t xml:space="preserve"> After delivery, upload the customer's signature file (image). The system saves the file and updates the order status to "Delivered". </w:t>
            </w:r>
          </w:p>
        </w:tc>
        <w:tc>
          <w:tcPr>
            <w:tcW w:w="1635" w:type="dxa"/>
            <w:tcBorders>
              <w:bottom w:val="single" w:sz="12" w:space="0" w:color="000000" w:themeColor="text1"/>
            </w:tcBorders>
            <w:noWrap/>
            <w:hideMark/>
          </w:tcPr>
          <w:p w14:paraId="52B5052C" w14:textId="77777777" w:rsidR="00BC053D" w:rsidRPr="00F24057" w:rsidRDefault="00BC053D" w:rsidP="00BC053D">
            <w:pPr>
              <w:keepNext w:val="0"/>
              <w:keepLines w:val="0"/>
              <w:outlineLvl w:val="9"/>
              <w:rPr>
                <w:rFonts w:eastAsia="Times New Roman" w:cs="Times New Roman"/>
                <w:color w:val="000000"/>
                <w:sz w:val="22"/>
                <w:szCs w:val="22"/>
                <w:lang w:eastAsia="zh-CN"/>
              </w:rPr>
            </w:pPr>
            <w:r w:rsidRPr="00F24057">
              <w:rPr>
                <w:rFonts w:eastAsia="Times New Roman" w:cs="Times New Roman"/>
                <w:color w:val="000000"/>
                <w:sz w:val="22"/>
                <w:szCs w:val="22"/>
                <w:lang w:eastAsia="zh-CN"/>
              </w:rPr>
              <w:t xml:space="preserve"> </w:t>
            </w:r>
            <w:proofErr w:type="spellStart"/>
            <w:r w:rsidRPr="00F24057">
              <w:rPr>
                <w:rFonts w:eastAsia="Times New Roman" w:cs="Times New Roman"/>
                <w:color w:val="000000"/>
                <w:sz w:val="22"/>
                <w:szCs w:val="22"/>
                <w:lang w:eastAsia="zh-CN"/>
              </w:rPr>
              <w:t>DeliveryID</w:t>
            </w:r>
            <w:proofErr w:type="spellEnd"/>
            <w:r w:rsidRPr="00F24057">
              <w:rPr>
                <w:rFonts w:eastAsia="Times New Roman" w:cs="Times New Roman"/>
                <w:color w:val="000000"/>
                <w:sz w:val="22"/>
                <w:szCs w:val="22"/>
                <w:lang w:eastAsia="zh-CN"/>
              </w:rPr>
              <w:t xml:space="preserve"> = `DV45371653`, upload `signature.jpg` </w:t>
            </w:r>
          </w:p>
        </w:tc>
        <w:tc>
          <w:tcPr>
            <w:tcW w:w="1905" w:type="dxa"/>
            <w:tcBorders>
              <w:bottom w:val="single" w:sz="12" w:space="0" w:color="000000" w:themeColor="text1"/>
            </w:tcBorders>
            <w:noWrap/>
            <w:hideMark/>
          </w:tcPr>
          <w:p w14:paraId="05945C87" w14:textId="77777777" w:rsidR="00BC053D" w:rsidRPr="00F24057" w:rsidRDefault="00BC053D" w:rsidP="00BC053D">
            <w:pPr>
              <w:keepNext w:val="0"/>
              <w:keepLines w:val="0"/>
              <w:outlineLvl w:val="9"/>
              <w:rPr>
                <w:rFonts w:eastAsia="Times New Roman" w:cs="Times New Roman"/>
                <w:color w:val="000000"/>
                <w:sz w:val="22"/>
                <w:szCs w:val="22"/>
                <w:lang w:eastAsia="zh-CN"/>
              </w:rPr>
            </w:pPr>
            <w:r w:rsidRPr="00F24057">
              <w:rPr>
                <w:rFonts w:eastAsia="Times New Roman" w:cs="Times New Roman"/>
                <w:color w:val="000000"/>
                <w:sz w:val="22"/>
                <w:szCs w:val="22"/>
                <w:lang w:eastAsia="zh-CN"/>
              </w:rPr>
              <w:t xml:space="preserve"> The file is copied to the system folder, and the order `ORa4711` status changes to `Delivered`. </w:t>
            </w:r>
          </w:p>
        </w:tc>
        <w:tc>
          <w:tcPr>
            <w:tcW w:w="1065" w:type="dxa"/>
            <w:tcBorders>
              <w:bottom w:val="single" w:sz="12" w:space="0" w:color="000000" w:themeColor="text1"/>
            </w:tcBorders>
          </w:tcPr>
          <w:p w14:paraId="2E00EE2D" w14:textId="3D420C5F" w:rsidR="00BC053D" w:rsidRPr="00F24057" w:rsidRDefault="128F072A" w:rsidP="1DD8493A">
            <w:pPr>
              <w:keepNext w:val="0"/>
              <w:keepLines w:val="0"/>
            </w:pPr>
            <w:r w:rsidRPr="1DD8493A">
              <w:rPr>
                <w:rFonts w:eastAsia="Times New Roman" w:cs="Times New Roman"/>
                <w:sz w:val="22"/>
                <w:szCs w:val="22"/>
                <w:lang w:eastAsia="zh-CN"/>
              </w:rPr>
              <w:t>PASS</w:t>
            </w:r>
          </w:p>
        </w:tc>
      </w:tr>
      <w:tr w:rsidR="7DB79CFE" w14:paraId="7135178A" w14:textId="77777777" w:rsidTr="141F29FA">
        <w:trPr>
          <w:trHeight w:val="300"/>
        </w:trPr>
        <w:tc>
          <w:tcPr>
            <w:tcW w:w="1020" w:type="dxa"/>
            <w:tcBorders>
              <w:top w:val="single" w:sz="12" w:space="0" w:color="000000" w:themeColor="text1"/>
              <w:left w:val="none" w:sz="4" w:space="0" w:color="BFBFBF" w:themeColor="background1" w:themeShade="BF"/>
              <w:bottom w:val="none" w:sz="4" w:space="0" w:color="BFBFBF" w:themeColor="background1" w:themeShade="BF"/>
              <w:right w:val="none" w:sz="4" w:space="0" w:color="BFBFBF" w:themeColor="background1" w:themeShade="BF"/>
            </w:tcBorders>
            <w:noWrap/>
            <w:hideMark/>
          </w:tcPr>
          <w:p w14:paraId="242716F1" w14:textId="6BDD4992" w:rsidR="7DB79CFE" w:rsidRDefault="7DB79CFE" w:rsidP="7DB79CFE">
            <w:pPr>
              <w:rPr>
                <w:rFonts w:cs="Times New Roman"/>
              </w:rPr>
            </w:pPr>
          </w:p>
        </w:tc>
        <w:tc>
          <w:tcPr>
            <w:tcW w:w="1380" w:type="dxa"/>
            <w:tcBorders>
              <w:top w:val="single" w:sz="12" w:space="0" w:color="000000" w:themeColor="text1"/>
              <w:left w:val="none" w:sz="4" w:space="0" w:color="BFBFBF" w:themeColor="background1" w:themeShade="BF"/>
              <w:bottom w:val="none" w:sz="4" w:space="0" w:color="BFBFBF" w:themeColor="background1" w:themeShade="BF"/>
              <w:right w:val="none" w:sz="4" w:space="0" w:color="BFBFBF" w:themeColor="background1" w:themeShade="BF"/>
            </w:tcBorders>
            <w:noWrap/>
            <w:hideMark/>
          </w:tcPr>
          <w:p w14:paraId="6FC5A635" w14:textId="01BF30F9" w:rsidR="7DB79CFE" w:rsidRDefault="7DB79CFE" w:rsidP="7DB79CFE">
            <w:pPr>
              <w:rPr>
                <w:rFonts w:cs="Times New Roman"/>
              </w:rPr>
            </w:pPr>
          </w:p>
        </w:tc>
        <w:tc>
          <w:tcPr>
            <w:tcW w:w="2355" w:type="dxa"/>
            <w:tcBorders>
              <w:top w:val="single" w:sz="12" w:space="0" w:color="000000" w:themeColor="text1"/>
              <w:left w:val="none" w:sz="4" w:space="0" w:color="BFBFBF" w:themeColor="background1" w:themeShade="BF"/>
              <w:bottom w:val="none" w:sz="4" w:space="0" w:color="BFBFBF" w:themeColor="background1" w:themeShade="BF"/>
              <w:right w:val="none" w:sz="4" w:space="0" w:color="BFBFBF" w:themeColor="background1" w:themeShade="BF"/>
            </w:tcBorders>
            <w:noWrap/>
            <w:hideMark/>
          </w:tcPr>
          <w:p w14:paraId="1B52FAE8" w14:textId="35E73576" w:rsidR="7DB79CFE" w:rsidRDefault="7DB79CFE" w:rsidP="7DB79CFE">
            <w:pPr>
              <w:rPr>
                <w:rFonts w:cs="Times New Roman"/>
              </w:rPr>
            </w:pPr>
          </w:p>
        </w:tc>
        <w:tc>
          <w:tcPr>
            <w:tcW w:w="1696" w:type="dxa"/>
            <w:tcBorders>
              <w:top w:val="single" w:sz="12" w:space="0" w:color="000000" w:themeColor="text1"/>
              <w:left w:val="none" w:sz="4" w:space="0" w:color="BFBFBF" w:themeColor="background1" w:themeShade="BF"/>
              <w:bottom w:val="none" w:sz="4" w:space="0" w:color="BFBFBF" w:themeColor="background1" w:themeShade="BF"/>
              <w:right w:val="none" w:sz="4" w:space="0" w:color="BFBFBF" w:themeColor="background1" w:themeShade="BF"/>
            </w:tcBorders>
            <w:noWrap/>
            <w:hideMark/>
          </w:tcPr>
          <w:p w14:paraId="612C5550" w14:textId="347A76D7" w:rsidR="7DB79CFE" w:rsidRDefault="7DB79CFE" w:rsidP="7DB79CFE">
            <w:pPr>
              <w:rPr>
                <w:rFonts w:cs="Times New Roman"/>
              </w:rPr>
            </w:pPr>
          </w:p>
        </w:tc>
        <w:tc>
          <w:tcPr>
            <w:tcW w:w="2289" w:type="dxa"/>
            <w:tcBorders>
              <w:top w:val="single" w:sz="12" w:space="0" w:color="000000" w:themeColor="text1"/>
              <w:left w:val="none" w:sz="4" w:space="0" w:color="BFBFBF" w:themeColor="background1" w:themeShade="BF"/>
              <w:bottom w:val="none" w:sz="4" w:space="0" w:color="BFBFBF" w:themeColor="background1" w:themeShade="BF"/>
              <w:right w:val="none" w:sz="4" w:space="0" w:color="BFBFBF" w:themeColor="background1" w:themeShade="BF"/>
            </w:tcBorders>
            <w:noWrap/>
            <w:hideMark/>
          </w:tcPr>
          <w:p w14:paraId="02AACF2B" w14:textId="5DAE3719" w:rsidR="7DB79CFE" w:rsidRDefault="7DB79CFE" w:rsidP="7DB79CFE">
            <w:pPr>
              <w:rPr>
                <w:rFonts w:cs="Times New Roman"/>
              </w:rPr>
            </w:pPr>
          </w:p>
        </w:tc>
        <w:tc>
          <w:tcPr>
            <w:tcW w:w="830" w:type="dxa"/>
            <w:tcBorders>
              <w:top w:val="single" w:sz="12" w:space="0" w:color="000000" w:themeColor="text1"/>
              <w:left w:val="none" w:sz="4" w:space="0" w:color="BFBFBF" w:themeColor="background1" w:themeShade="BF"/>
              <w:bottom w:val="none" w:sz="4" w:space="0" w:color="BFBFBF" w:themeColor="background1" w:themeShade="BF"/>
              <w:right w:val="none" w:sz="4" w:space="0" w:color="BFBFBF" w:themeColor="background1" w:themeShade="BF"/>
            </w:tcBorders>
          </w:tcPr>
          <w:p w14:paraId="7B3DD2E5" w14:textId="32046B2C" w:rsidR="7DB79CFE" w:rsidRDefault="7DB79CFE" w:rsidP="7DB79CFE">
            <w:pPr>
              <w:rPr>
                <w:rFonts w:cs="Times New Roman"/>
              </w:rPr>
            </w:pPr>
          </w:p>
        </w:tc>
      </w:tr>
      <w:tr w:rsidR="7DB79CFE" w14:paraId="2961D8E9" w14:textId="77777777" w:rsidTr="141F29FA">
        <w:trPr>
          <w:trHeight w:val="300"/>
        </w:trPr>
        <w:tc>
          <w:tcPr>
            <w:tcW w:w="1020" w:type="dxa"/>
            <w:tcBorders>
              <w:top w:val="none" w:sz="4" w:space="0" w:color="BFBFBF" w:themeColor="background1" w:themeShade="BF"/>
              <w:left w:val="none" w:sz="4" w:space="0" w:color="BFBFBF" w:themeColor="background1" w:themeShade="BF"/>
              <w:bottom w:val="single" w:sz="12" w:space="0" w:color="000000" w:themeColor="text1"/>
              <w:right w:val="none" w:sz="4" w:space="0" w:color="BFBFBF" w:themeColor="background1" w:themeShade="BF"/>
            </w:tcBorders>
            <w:noWrap/>
            <w:hideMark/>
          </w:tcPr>
          <w:p w14:paraId="54CD270D" w14:textId="5570C72C" w:rsidR="7DB79CFE" w:rsidRDefault="7DB79CFE" w:rsidP="7DB79CFE">
            <w:pPr>
              <w:rPr>
                <w:rFonts w:cs="Times New Roman"/>
              </w:rPr>
            </w:pPr>
          </w:p>
        </w:tc>
        <w:tc>
          <w:tcPr>
            <w:tcW w:w="1380" w:type="dxa"/>
            <w:tcBorders>
              <w:top w:val="none" w:sz="4" w:space="0" w:color="BFBFBF" w:themeColor="background1" w:themeShade="BF"/>
              <w:left w:val="none" w:sz="4" w:space="0" w:color="BFBFBF" w:themeColor="background1" w:themeShade="BF"/>
              <w:bottom w:val="single" w:sz="12" w:space="0" w:color="000000" w:themeColor="text1"/>
              <w:right w:val="none" w:sz="4" w:space="0" w:color="BFBFBF" w:themeColor="background1" w:themeShade="BF"/>
            </w:tcBorders>
            <w:noWrap/>
            <w:hideMark/>
          </w:tcPr>
          <w:p w14:paraId="08EA1338" w14:textId="5E31865D" w:rsidR="7DB79CFE" w:rsidRDefault="7DB79CFE" w:rsidP="7DB79CFE">
            <w:pPr>
              <w:rPr>
                <w:rFonts w:cs="Times New Roman"/>
              </w:rPr>
            </w:pPr>
          </w:p>
        </w:tc>
        <w:tc>
          <w:tcPr>
            <w:tcW w:w="2355" w:type="dxa"/>
            <w:tcBorders>
              <w:top w:val="none" w:sz="4" w:space="0" w:color="BFBFBF" w:themeColor="background1" w:themeShade="BF"/>
              <w:left w:val="none" w:sz="4" w:space="0" w:color="BFBFBF" w:themeColor="background1" w:themeShade="BF"/>
              <w:bottom w:val="single" w:sz="12" w:space="0" w:color="000000" w:themeColor="text1"/>
              <w:right w:val="none" w:sz="4" w:space="0" w:color="BFBFBF" w:themeColor="background1" w:themeShade="BF"/>
            </w:tcBorders>
            <w:noWrap/>
            <w:hideMark/>
          </w:tcPr>
          <w:p w14:paraId="7856218E" w14:textId="52402926" w:rsidR="7DB79CFE" w:rsidRDefault="7DB79CFE" w:rsidP="7DB79CFE">
            <w:pPr>
              <w:rPr>
                <w:rFonts w:cs="Times New Roman"/>
              </w:rPr>
            </w:pPr>
          </w:p>
        </w:tc>
        <w:tc>
          <w:tcPr>
            <w:tcW w:w="1696" w:type="dxa"/>
            <w:tcBorders>
              <w:top w:val="none" w:sz="4" w:space="0" w:color="BFBFBF" w:themeColor="background1" w:themeShade="BF"/>
              <w:left w:val="none" w:sz="4" w:space="0" w:color="BFBFBF" w:themeColor="background1" w:themeShade="BF"/>
              <w:bottom w:val="single" w:sz="12" w:space="0" w:color="000000" w:themeColor="text1"/>
              <w:right w:val="none" w:sz="4" w:space="0" w:color="BFBFBF" w:themeColor="background1" w:themeShade="BF"/>
            </w:tcBorders>
            <w:noWrap/>
            <w:hideMark/>
          </w:tcPr>
          <w:p w14:paraId="69DBCE75" w14:textId="40C869E3" w:rsidR="7DB79CFE" w:rsidRDefault="7DB79CFE" w:rsidP="7DB79CFE">
            <w:pPr>
              <w:rPr>
                <w:rFonts w:cs="Times New Roman"/>
              </w:rPr>
            </w:pPr>
          </w:p>
        </w:tc>
        <w:tc>
          <w:tcPr>
            <w:tcW w:w="2289" w:type="dxa"/>
            <w:tcBorders>
              <w:top w:val="none" w:sz="4" w:space="0" w:color="BFBFBF" w:themeColor="background1" w:themeShade="BF"/>
              <w:left w:val="none" w:sz="4" w:space="0" w:color="BFBFBF" w:themeColor="background1" w:themeShade="BF"/>
              <w:bottom w:val="single" w:sz="12" w:space="0" w:color="000000" w:themeColor="text1"/>
              <w:right w:val="none" w:sz="4" w:space="0" w:color="BFBFBF" w:themeColor="background1" w:themeShade="BF"/>
            </w:tcBorders>
            <w:noWrap/>
            <w:hideMark/>
          </w:tcPr>
          <w:p w14:paraId="3B1B042D" w14:textId="35625610" w:rsidR="7DB79CFE" w:rsidRDefault="7DB79CFE" w:rsidP="7DB79CFE">
            <w:pPr>
              <w:rPr>
                <w:rFonts w:cs="Times New Roman"/>
              </w:rPr>
            </w:pPr>
          </w:p>
        </w:tc>
        <w:tc>
          <w:tcPr>
            <w:tcW w:w="830" w:type="dxa"/>
            <w:tcBorders>
              <w:top w:val="none" w:sz="4" w:space="0" w:color="BFBFBF" w:themeColor="background1" w:themeShade="BF"/>
              <w:left w:val="none" w:sz="4" w:space="0" w:color="BFBFBF" w:themeColor="background1" w:themeShade="BF"/>
              <w:bottom w:val="single" w:sz="12" w:space="0" w:color="000000" w:themeColor="text1"/>
              <w:right w:val="none" w:sz="4" w:space="0" w:color="BFBFBF" w:themeColor="background1" w:themeShade="BF"/>
            </w:tcBorders>
          </w:tcPr>
          <w:p w14:paraId="1A549D2F" w14:textId="6FE243BB" w:rsidR="7DB79CFE" w:rsidRDefault="7DB79CFE" w:rsidP="7DB79CFE">
            <w:pPr>
              <w:rPr>
                <w:rFonts w:cs="Times New Roman"/>
              </w:rPr>
            </w:pPr>
          </w:p>
        </w:tc>
      </w:tr>
      <w:tr w:rsidR="002E6374" w:rsidRPr="00F24057" w14:paraId="15E9158E" w14:textId="307984B5" w:rsidTr="141F29FA">
        <w:trPr>
          <w:trHeight w:val="300"/>
        </w:trPr>
        <w:tc>
          <w:tcPr>
            <w:tcW w:w="1020" w:type="dxa"/>
            <w:tcBorders>
              <w:top w:val="single" w:sz="12" w:space="0" w:color="000000" w:themeColor="text1"/>
            </w:tcBorders>
            <w:noWrap/>
            <w:hideMark/>
          </w:tcPr>
          <w:p w14:paraId="07F02C08" w14:textId="019EACB8" w:rsidR="002E6374" w:rsidRPr="00F24057" w:rsidRDefault="002E6374" w:rsidP="002E6374">
            <w:pPr>
              <w:rPr>
                <w:rFonts w:cs="Times New Roman"/>
              </w:rPr>
            </w:pPr>
            <w:r w:rsidRPr="00F24057">
              <w:rPr>
                <w:rFonts w:cs="Times New Roman"/>
              </w:rPr>
              <w:t xml:space="preserve"> </w:t>
            </w:r>
            <w:bookmarkStart w:id="1449" w:name="_Toc692436127"/>
            <w:r w:rsidRPr="00F24057">
              <w:rPr>
                <w:rFonts w:cs="Times New Roman"/>
              </w:rPr>
              <w:t>Test ID</w:t>
            </w:r>
            <w:bookmarkEnd w:id="1449"/>
            <w:r w:rsidRPr="00F24057">
              <w:rPr>
                <w:rFonts w:cs="Times New Roman"/>
              </w:rPr>
              <w:t xml:space="preserve"> </w:t>
            </w:r>
          </w:p>
        </w:tc>
        <w:tc>
          <w:tcPr>
            <w:tcW w:w="1380" w:type="dxa"/>
            <w:tcBorders>
              <w:top w:val="single" w:sz="12" w:space="0" w:color="000000" w:themeColor="text1"/>
            </w:tcBorders>
            <w:noWrap/>
            <w:hideMark/>
          </w:tcPr>
          <w:p w14:paraId="23D5F0C5" w14:textId="61BDD8BD" w:rsidR="002E6374" w:rsidRPr="00F24057" w:rsidRDefault="002E6374" w:rsidP="002E6374">
            <w:pPr>
              <w:rPr>
                <w:rFonts w:cs="Times New Roman"/>
              </w:rPr>
            </w:pPr>
            <w:r w:rsidRPr="00F24057">
              <w:rPr>
                <w:rFonts w:cs="Times New Roman"/>
              </w:rPr>
              <w:t xml:space="preserve"> </w:t>
            </w:r>
            <w:bookmarkStart w:id="1450" w:name="_Toc1608649862"/>
            <w:r w:rsidRPr="00F24057">
              <w:rPr>
                <w:rFonts w:cs="Times New Roman"/>
              </w:rPr>
              <w:t>Objective</w:t>
            </w:r>
            <w:bookmarkEnd w:id="1450"/>
            <w:r w:rsidRPr="00F24057">
              <w:rPr>
                <w:rFonts w:cs="Times New Roman"/>
              </w:rPr>
              <w:t xml:space="preserve"> </w:t>
            </w:r>
          </w:p>
        </w:tc>
        <w:tc>
          <w:tcPr>
            <w:tcW w:w="2355" w:type="dxa"/>
            <w:tcBorders>
              <w:top w:val="single" w:sz="12" w:space="0" w:color="000000" w:themeColor="text1"/>
            </w:tcBorders>
            <w:noWrap/>
            <w:hideMark/>
          </w:tcPr>
          <w:p w14:paraId="61828271" w14:textId="227FC410" w:rsidR="002E6374" w:rsidRPr="00F24057" w:rsidRDefault="002E6374" w:rsidP="002E6374">
            <w:pPr>
              <w:rPr>
                <w:rFonts w:cs="Times New Roman"/>
              </w:rPr>
            </w:pPr>
            <w:r w:rsidRPr="00F24057">
              <w:rPr>
                <w:rFonts w:cs="Times New Roman"/>
              </w:rPr>
              <w:t xml:space="preserve"> </w:t>
            </w:r>
            <w:bookmarkStart w:id="1451" w:name="_Toc1388363229"/>
            <w:r w:rsidRPr="00F24057">
              <w:rPr>
                <w:rFonts w:cs="Times New Roman"/>
              </w:rPr>
              <w:t>Brief Description</w:t>
            </w:r>
            <w:bookmarkEnd w:id="1451"/>
            <w:r w:rsidRPr="00F24057">
              <w:rPr>
                <w:rFonts w:cs="Times New Roman"/>
              </w:rPr>
              <w:t xml:space="preserve"> </w:t>
            </w:r>
          </w:p>
        </w:tc>
        <w:tc>
          <w:tcPr>
            <w:tcW w:w="1635" w:type="dxa"/>
            <w:tcBorders>
              <w:top w:val="single" w:sz="12" w:space="0" w:color="000000" w:themeColor="text1"/>
            </w:tcBorders>
            <w:noWrap/>
            <w:hideMark/>
          </w:tcPr>
          <w:p w14:paraId="66D310D3" w14:textId="5F1169DA" w:rsidR="002E6374" w:rsidRPr="00F24057" w:rsidRDefault="002E6374" w:rsidP="002E6374">
            <w:pPr>
              <w:rPr>
                <w:rFonts w:cs="Times New Roman"/>
              </w:rPr>
            </w:pPr>
            <w:r w:rsidRPr="00F24057">
              <w:rPr>
                <w:rFonts w:cs="Times New Roman"/>
              </w:rPr>
              <w:t xml:space="preserve"> </w:t>
            </w:r>
            <w:bookmarkStart w:id="1452" w:name="_Toc310966477"/>
            <w:r w:rsidRPr="00F24057">
              <w:rPr>
                <w:rFonts w:cs="Times New Roman"/>
              </w:rPr>
              <w:t>Test Data</w:t>
            </w:r>
            <w:bookmarkEnd w:id="1452"/>
            <w:r w:rsidRPr="00F24057">
              <w:rPr>
                <w:rFonts w:cs="Times New Roman"/>
              </w:rPr>
              <w:t xml:space="preserve"> </w:t>
            </w:r>
          </w:p>
        </w:tc>
        <w:tc>
          <w:tcPr>
            <w:tcW w:w="1905" w:type="dxa"/>
            <w:tcBorders>
              <w:top w:val="single" w:sz="12" w:space="0" w:color="000000" w:themeColor="text1"/>
            </w:tcBorders>
            <w:noWrap/>
            <w:hideMark/>
          </w:tcPr>
          <w:p w14:paraId="4A395E72" w14:textId="57F9771C" w:rsidR="002E6374" w:rsidRPr="00F24057" w:rsidRDefault="002E6374" w:rsidP="002E6374">
            <w:pPr>
              <w:rPr>
                <w:rFonts w:cs="Times New Roman"/>
              </w:rPr>
            </w:pPr>
            <w:r w:rsidRPr="00F24057">
              <w:rPr>
                <w:rFonts w:cs="Times New Roman"/>
              </w:rPr>
              <w:t xml:space="preserve"> </w:t>
            </w:r>
            <w:bookmarkStart w:id="1453" w:name="_Toc369880751"/>
            <w:r w:rsidRPr="00F24057">
              <w:rPr>
                <w:rFonts w:cs="Times New Roman"/>
              </w:rPr>
              <w:t>Expected</w:t>
            </w:r>
            <w:bookmarkEnd w:id="1453"/>
            <w:r w:rsidRPr="00F24057">
              <w:rPr>
                <w:rFonts w:cs="Times New Roman"/>
              </w:rPr>
              <w:t xml:space="preserve"> </w:t>
            </w:r>
          </w:p>
        </w:tc>
        <w:tc>
          <w:tcPr>
            <w:tcW w:w="1065" w:type="dxa"/>
            <w:tcBorders>
              <w:top w:val="single" w:sz="12" w:space="0" w:color="000000" w:themeColor="text1"/>
            </w:tcBorders>
          </w:tcPr>
          <w:p w14:paraId="40E4E6ED" w14:textId="75DAD435" w:rsidR="002E6374" w:rsidRPr="00F24057" w:rsidRDefault="002E6374" w:rsidP="002E6374">
            <w:pPr>
              <w:rPr>
                <w:rFonts w:cs="Times New Roman"/>
              </w:rPr>
            </w:pPr>
            <w:bookmarkStart w:id="1454" w:name="_Toc1023073340"/>
            <w:r w:rsidRPr="00C857FE">
              <w:rPr>
                <w:rFonts w:cs="Times New Roman"/>
              </w:rPr>
              <w:t>Result</w:t>
            </w:r>
            <w:bookmarkEnd w:id="1454"/>
          </w:p>
        </w:tc>
      </w:tr>
      <w:tr w:rsidR="002E6374" w:rsidRPr="00F24057" w14:paraId="70D04B95" w14:textId="4304BD86" w:rsidTr="1F6DBD66">
        <w:trPr>
          <w:trHeight w:val="300"/>
        </w:trPr>
        <w:tc>
          <w:tcPr>
            <w:tcW w:w="1020" w:type="dxa"/>
            <w:noWrap/>
            <w:hideMark/>
          </w:tcPr>
          <w:p w14:paraId="5479528D" w14:textId="1355AD23" w:rsidR="002E6374" w:rsidRPr="00F24057" w:rsidRDefault="002E6374" w:rsidP="002E6374">
            <w:pPr>
              <w:rPr>
                <w:rFonts w:cs="Times New Roman"/>
              </w:rPr>
            </w:pPr>
            <w:bookmarkStart w:id="1455" w:name="_Toc1003419267"/>
            <w:r w:rsidRPr="00F24057">
              <w:rPr>
                <w:rFonts w:cs="Times New Roman"/>
              </w:rPr>
              <w:t>TC-PUR-01</w:t>
            </w:r>
            <w:bookmarkEnd w:id="1455"/>
            <w:r w:rsidRPr="00F24057">
              <w:rPr>
                <w:rFonts w:cs="Times New Roman"/>
              </w:rPr>
              <w:t xml:space="preserve"> </w:t>
            </w:r>
          </w:p>
        </w:tc>
        <w:tc>
          <w:tcPr>
            <w:tcW w:w="1380" w:type="dxa"/>
            <w:noWrap/>
            <w:hideMark/>
          </w:tcPr>
          <w:p w14:paraId="4D60C6A2" w14:textId="6B591037" w:rsidR="002E6374" w:rsidRPr="00F24057" w:rsidRDefault="002E6374" w:rsidP="002E6374">
            <w:pPr>
              <w:rPr>
                <w:rFonts w:cs="Times New Roman"/>
              </w:rPr>
            </w:pPr>
            <w:r w:rsidRPr="00F24057">
              <w:rPr>
                <w:rFonts w:cs="Times New Roman"/>
              </w:rPr>
              <w:t xml:space="preserve"> </w:t>
            </w:r>
            <w:bookmarkStart w:id="1456" w:name="_Toc1911517487"/>
            <w:r w:rsidRPr="00F24057">
              <w:rPr>
                <w:rFonts w:cs="Times New Roman"/>
              </w:rPr>
              <w:t>Verify Purchase Order Creation</w:t>
            </w:r>
            <w:bookmarkEnd w:id="1456"/>
            <w:r w:rsidRPr="00F24057">
              <w:rPr>
                <w:rFonts w:cs="Times New Roman"/>
              </w:rPr>
              <w:t xml:space="preserve"> </w:t>
            </w:r>
          </w:p>
        </w:tc>
        <w:tc>
          <w:tcPr>
            <w:tcW w:w="2355" w:type="dxa"/>
            <w:noWrap/>
            <w:hideMark/>
          </w:tcPr>
          <w:p w14:paraId="14B125C5" w14:textId="17FE9A96" w:rsidR="002E6374" w:rsidRPr="00F24057" w:rsidRDefault="002E6374" w:rsidP="002E6374">
            <w:pPr>
              <w:rPr>
                <w:rFonts w:cs="Times New Roman"/>
              </w:rPr>
            </w:pPr>
            <w:r w:rsidRPr="00F24057">
              <w:rPr>
                <w:rFonts w:cs="Times New Roman"/>
              </w:rPr>
              <w:t xml:space="preserve"> </w:t>
            </w:r>
            <w:bookmarkStart w:id="1457" w:name="_Toc357713166"/>
            <w:r w:rsidRPr="00F24057">
              <w:rPr>
                <w:rFonts w:cs="Times New Roman"/>
              </w:rPr>
              <w:t>Purchasing personnel select multiple raw materials from the shopping cart mode, fill in the delivery date, and save the purchase order.</w:t>
            </w:r>
            <w:bookmarkEnd w:id="1457"/>
            <w:r w:rsidRPr="00F24057">
              <w:rPr>
                <w:rFonts w:cs="Times New Roman"/>
              </w:rPr>
              <w:t xml:space="preserve"> </w:t>
            </w:r>
          </w:p>
        </w:tc>
        <w:tc>
          <w:tcPr>
            <w:tcW w:w="1635" w:type="dxa"/>
            <w:noWrap/>
            <w:hideMark/>
          </w:tcPr>
          <w:p w14:paraId="6B02C623" w14:textId="608D61C3" w:rsidR="002E6374" w:rsidRPr="00F24057" w:rsidRDefault="002E6374" w:rsidP="002E6374">
            <w:pPr>
              <w:rPr>
                <w:rFonts w:cs="Times New Roman"/>
              </w:rPr>
            </w:pPr>
            <w:r w:rsidRPr="00F24057">
              <w:rPr>
                <w:rFonts w:cs="Times New Roman"/>
              </w:rPr>
              <w:t xml:space="preserve"> </w:t>
            </w:r>
            <w:bookmarkStart w:id="1458" w:name="_Toc103990853"/>
            <w:r w:rsidRPr="00F24057">
              <w:rPr>
                <w:rFonts w:cs="Times New Roman"/>
              </w:rPr>
              <w:t>Materials `MT00000001` x 2, `MT00000006` x 1</w:t>
            </w:r>
            <w:bookmarkEnd w:id="1458"/>
            <w:r w:rsidRPr="00F24057">
              <w:rPr>
                <w:rFonts w:cs="Times New Roman"/>
              </w:rPr>
              <w:t xml:space="preserve"> </w:t>
            </w:r>
          </w:p>
        </w:tc>
        <w:tc>
          <w:tcPr>
            <w:tcW w:w="1905" w:type="dxa"/>
            <w:noWrap/>
            <w:hideMark/>
          </w:tcPr>
          <w:p w14:paraId="6478292B" w14:textId="17BC4F40" w:rsidR="002E6374" w:rsidRPr="00F24057" w:rsidRDefault="002E6374" w:rsidP="002E6374">
            <w:pPr>
              <w:rPr>
                <w:rFonts w:cs="Times New Roman"/>
              </w:rPr>
            </w:pPr>
            <w:r w:rsidRPr="00F24057">
              <w:rPr>
                <w:rFonts w:cs="Times New Roman"/>
              </w:rPr>
              <w:t xml:space="preserve"> </w:t>
            </w:r>
            <w:bookmarkStart w:id="1459" w:name="_Toc1464460285"/>
            <w:r w:rsidRPr="00F24057">
              <w:rPr>
                <w:rFonts w:cs="Times New Roman"/>
              </w:rPr>
              <w:t>The system generates `</w:t>
            </w:r>
            <w:proofErr w:type="spellStart"/>
            <w:r w:rsidRPr="00F24057">
              <w:rPr>
                <w:rFonts w:cs="Times New Roman"/>
              </w:rPr>
              <w:t>POxxxxxxxx</w:t>
            </w:r>
            <w:proofErr w:type="spellEnd"/>
            <w:r w:rsidRPr="00F24057">
              <w:rPr>
                <w:rFonts w:cs="Times New Roman"/>
              </w:rPr>
              <w:t>`, status `Pending`, and writes the data to `procurement` and `</w:t>
            </w:r>
            <w:proofErr w:type="spellStart"/>
            <w:r w:rsidRPr="00F24057">
              <w:rPr>
                <w:rFonts w:cs="Times New Roman"/>
              </w:rPr>
              <w:t>procurement_items</w:t>
            </w:r>
            <w:proofErr w:type="spellEnd"/>
            <w:r w:rsidRPr="00F24057">
              <w:rPr>
                <w:rFonts w:cs="Times New Roman"/>
              </w:rPr>
              <w:t>`.</w:t>
            </w:r>
            <w:bookmarkEnd w:id="1459"/>
            <w:r w:rsidRPr="00F24057">
              <w:rPr>
                <w:rFonts w:cs="Times New Roman"/>
              </w:rPr>
              <w:t xml:space="preserve"> </w:t>
            </w:r>
          </w:p>
        </w:tc>
        <w:tc>
          <w:tcPr>
            <w:tcW w:w="1065" w:type="dxa"/>
          </w:tcPr>
          <w:p w14:paraId="27E78FF4" w14:textId="4E339A4D" w:rsidR="002E6374" w:rsidRPr="00F24057" w:rsidRDefault="61D2476E" w:rsidP="002E6374">
            <w:r w:rsidRPr="7DB79CFE">
              <w:rPr>
                <w:rFonts w:eastAsia="Times New Roman" w:cs="Times New Roman"/>
              </w:rPr>
              <w:t>PASS</w:t>
            </w:r>
          </w:p>
        </w:tc>
      </w:tr>
      <w:tr w:rsidR="002E6374" w:rsidRPr="00F24057" w14:paraId="4FB96786" w14:textId="5D9674B8" w:rsidTr="1F6DBD66">
        <w:trPr>
          <w:trHeight w:val="300"/>
        </w:trPr>
        <w:tc>
          <w:tcPr>
            <w:tcW w:w="1020" w:type="dxa"/>
            <w:noWrap/>
            <w:hideMark/>
          </w:tcPr>
          <w:p w14:paraId="01F081BA" w14:textId="6AC03450" w:rsidR="002E6374" w:rsidRPr="00F24057" w:rsidRDefault="002E6374" w:rsidP="002E6374">
            <w:pPr>
              <w:rPr>
                <w:rFonts w:cs="Times New Roman"/>
              </w:rPr>
            </w:pPr>
            <w:r w:rsidRPr="00F24057">
              <w:rPr>
                <w:rFonts w:cs="Times New Roman"/>
              </w:rPr>
              <w:t xml:space="preserve"> </w:t>
            </w:r>
            <w:bookmarkStart w:id="1460" w:name="_Toc888131982"/>
            <w:r w:rsidRPr="00F24057">
              <w:rPr>
                <w:rFonts w:cs="Times New Roman"/>
              </w:rPr>
              <w:t>TC-PUR-02</w:t>
            </w:r>
            <w:bookmarkEnd w:id="1460"/>
            <w:r w:rsidRPr="00F24057">
              <w:rPr>
                <w:rFonts w:cs="Times New Roman"/>
              </w:rPr>
              <w:t xml:space="preserve"> </w:t>
            </w:r>
          </w:p>
        </w:tc>
        <w:tc>
          <w:tcPr>
            <w:tcW w:w="1380" w:type="dxa"/>
            <w:noWrap/>
            <w:hideMark/>
          </w:tcPr>
          <w:p w14:paraId="02AD73F2" w14:textId="6D51848A" w:rsidR="002E6374" w:rsidRPr="00F24057" w:rsidRDefault="002E6374" w:rsidP="002E6374">
            <w:pPr>
              <w:rPr>
                <w:rFonts w:cs="Times New Roman"/>
              </w:rPr>
            </w:pPr>
            <w:r w:rsidRPr="00F24057">
              <w:rPr>
                <w:rFonts w:cs="Times New Roman"/>
              </w:rPr>
              <w:t xml:space="preserve"> </w:t>
            </w:r>
            <w:bookmarkStart w:id="1461" w:name="_Toc1368893531"/>
            <w:r w:rsidRPr="00F24057">
              <w:rPr>
                <w:rFonts w:cs="Times New Roman"/>
              </w:rPr>
              <w:t>Verify Searching and Viewing Purchase Orders</w:t>
            </w:r>
            <w:bookmarkEnd w:id="1461"/>
            <w:r w:rsidRPr="00F24057">
              <w:rPr>
                <w:rFonts w:cs="Times New Roman"/>
              </w:rPr>
              <w:t xml:space="preserve"> </w:t>
            </w:r>
          </w:p>
        </w:tc>
        <w:tc>
          <w:tcPr>
            <w:tcW w:w="2355" w:type="dxa"/>
            <w:noWrap/>
            <w:hideMark/>
          </w:tcPr>
          <w:p w14:paraId="5345C74F" w14:textId="6AAADE29" w:rsidR="002E6374" w:rsidRPr="00F24057" w:rsidRDefault="002E6374" w:rsidP="002E6374">
            <w:pPr>
              <w:rPr>
                <w:rFonts w:cs="Times New Roman"/>
              </w:rPr>
            </w:pPr>
            <w:r w:rsidRPr="00F24057">
              <w:rPr>
                <w:rFonts w:cs="Times New Roman"/>
              </w:rPr>
              <w:t xml:space="preserve"> </w:t>
            </w:r>
            <w:bookmarkStart w:id="1462" w:name="_Toc223406122"/>
            <w:r w:rsidRPr="00F24057">
              <w:rPr>
                <w:rFonts w:cs="Times New Roman"/>
              </w:rPr>
              <w:t xml:space="preserve">Enter </w:t>
            </w:r>
            <w:proofErr w:type="spellStart"/>
            <w:r w:rsidRPr="00F24057">
              <w:rPr>
                <w:rFonts w:cs="Times New Roman"/>
              </w:rPr>
              <w:t>ProcurementID</w:t>
            </w:r>
            <w:proofErr w:type="spellEnd"/>
            <w:r w:rsidRPr="00F24057">
              <w:rPr>
                <w:rFonts w:cs="Times New Roman"/>
              </w:rPr>
              <w:t xml:space="preserve"> or </w:t>
            </w:r>
            <w:proofErr w:type="spellStart"/>
            <w:r w:rsidRPr="00F24057">
              <w:rPr>
                <w:rFonts w:cs="Times New Roman"/>
              </w:rPr>
              <w:t>EmployeeID</w:t>
            </w:r>
            <w:proofErr w:type="spellEnd"/>
            <w:r w:rsidRPr="00F24057">
              <w:rPr>
                <w:rFonts w:cs="Times New Roman"/>
              </w:rPr>
              <w:t>, and the system displays the purchase order master file and details.</w:t>
            </w:r>
            <w:bookmarkEnd w:id="1462"/>
            <w:r w:rsidRPr="00F24057">
              <w:rPr>
                <w:rFonts w:cs="Times New Roman"/>
              </w:rPr>
              <w:t xml:space="preserve"> </w:t>
            </w:r>
          </w:p>
        </w:tc>
        <w:tc>
          <w:tcPr>
            <w:tcW w:w="1635" w:type="dxa"/>
            <w:noWrap/>
            <w:hideMark/>
          </w:tcPr>
          <w:p w14:paraId="36FBFB9C" w14:textId="29713CE2" w:rsidR="002E6374" w:rsidRPr="00F24057" w:rsidRDefault="002E6374" w:rsidP="002E6374">
            <w:pPr>
              <w:rPr>
                <w:rFonts w:cs="Times New Roman"/>
              </w:rPr>
            </w:pPr>
            <w:r w:rsidRPr="00F24057">
              <w:rPr>
                <w:rFonts w:cs="Times New Roman"/>
              </w:rPr>
              <w:t xml:space="preserve"> </w:t>
            </w:r>
            <w:bookmarkStart w:id="1463" w:name="_Toc559504984"/>
            <w:proofErr w:type="spellStart"/>
            <w:r w:rsidRPr="00F24057">
              <w:rPr>
                <w:rFonts w:cs="Times New Roman"/>
              </w:rPr>
              <w:t>ProcurementID</w:t>
            </w:r>
            <w:proofErr w:type="spellEnd"/>
            <w:r w:rsidRPr="00F24057">
              <w:rPr>
                <w:rFonts w:cs="Times New Roman"/>
              </w:rPr>
              <w:t xml:space="preserve"> = `PO33646565`</w:t>
            </w:r>
            <w:bookmarkEnd w:id="1463"/>
            <w:r w:rsidRPr="00F24057">
              <w:rPr>
                <w:rFonts w:cs="Times New Roman"/>
              </w:rPr>
              <w:t xml:space="preserve"> </w:t>
            </w:r>
          </w:p>
        </w:tc>
        <w:tc>
          <w:tcPr>
            <w:tcW w:w="1905" w:type="dxa"/>
            <w:noWrap/>
            <w:hideMark/>
          </w:tcPr>
          <w:p w14:paraId="7BF060AB" w14:textId="116F5137" w:rsidR="002E6374" w:rsidRPr="00F24057" w:rsidRDefault="002E6374" w:rsidP="002E6374">
            <w:pPr>
              <w:rPr>
                <w:rFonts w:cs="Times New Roman"/>
              </w:rPr>
            </w:pPr>
            <w:r w:rsidRPr="00F24057">
              <w:rPr>
                <w:rFonts w:cs="Times New Roman"/>
              </w:rPr>
              <w:t xml:space="preserve"> </w:t>
            </w:r>
            <w:bookmarkStart w:id="1464" w:name="_Toc823004456"/>
            <w:r w:rsidRPr="00F24057">
              <w:rPr>
                <w:rFonts w:cs="Times New Roman"/>
              </w:rPr>
              <w:t>The system displays the employee, delivery date, all materials, and quantities for this purchase order.</w:t>
            </w:r>
            <w:bookmarkEnd w:id="1464"/>
            <w:r w:rsidRPr="00F24057">
              <w:rPr>
                <w:rFonts w:cs="Times New Roman"/>
              </w:rPr>
              <w:t xml:space="preserve"> </w:t>
            </w:r>
          </w:p>
        </w:tc>
        <w:tc>
          <w:tcPr>
            <w:tcW w:w="1065" w:type="dxa"/>
          </w:tcPr>
          <w:p w14:paraId="70088D02" w14:textId="77777777" w:rsidR="002E6374" w:rsidRPr="00F24057" w:rsidRDefault="002E6374" w:rsidP="002E6374">
            <w:pPr>
              <w:rPr>
                <w:rFonts w:cs="Times New Roman"/>
              </w:rPr>
            </w:pPr>
          </w:p>
        </w:tc>
      </w:tr>
      <w:tr w:rsidR="002E6374" w:rsidRPr="00F24057" w14:paraId="587E8D39" w14:textId="0A054CF5" w:rsidTr="1F6DBD66">
        <w:trPr>
          <w:trHeight w:val="300"/>
        </w:trPr>
        <w:tc>
          <w:tcPr>
            <w:tcW w:w="1020" w:type="dxa"/>
            <w:noWrap/>
            <w:hideMark/>
          </w:tcPr>
          <w:p w14:paraId="16C54CA2" w14:textId="405A3E77" w:rsidR="002E6374" w:rsidRPr="00F24057" w:rsidRDefault="002E6374" w:rsidP="002E6374">
            <w:pPr>
              <w:rPr>
                <w:rFonts w:cs="Times New Roman"/>
              </w:rPr>
            </w:pPr>
            <w:r w:rsidRPr="00F24057">
              <w:rPr>
                <w:rFonts w:cs="Times New Roman"/>
              </w:rPr>
              <w:t xml:space="preserve"> </w:t>
            </w:r>
            <w:bookmarkStart w:id="1465" w:name="_Toc37540855"/>
            <w:r w:rsidRPr="00F24057">
              <w:rPr>
                <w:rFonts w:cs="Times New Roman"/>
              </w:rPr>
              <w:t>TC-PUR-03</w:t>
            </w:r>
            <w:bookmarkEnd w:id="1465"/>
            <w:r w:rsidRPr="00F24057">
              <w:rPr>
                <w:rFonts w:cs="Times New Roman"/>
              </w:rPr>
              <w:t xml:space="preserve"> </w:t>
            </w:r>
          </w:p>
        </w:tc>
        <w:tc>
          <w:tcPr>
            <w:tcW w:w="1380" w:type="dxa"/>
            <w:noWrap/>
            <w:hideMark/>
          </w:tcPr>
          <w:p w14:paraId="2A19AB3C" w14:textId="40BD6D22" w:rsidR="002E6374" w:rsidRPr="00F24057" w:rsidRDefault="002E6374" w:rsidP="002E6374">
            <w:pPr>
              <w:rPr>
                <w:rFonts w:cs="Times New Roman"/>
              </w:rPr>
            </w:pPr>
            <w:r w:rsidRPr="00F24057">
              <w:rPr>
                <w:rFonts w:cs="Times New Roman"/>
              </w:rPr>
              <w:t xml:space="preserve"> </w:t>
            </w:r>
            <w:bookmarkStart w:id="1466" w:name="_Toc1753365094"/>
            <w:r w:rsidRPr="00F24057">
              <w:rPr>
                <w:rFonts w:cs="Times New Roman"/>
              </w:rPr>
              <w:t>Verify Editing Purchase Order (System Limitation)</w:t>
            </w:r>
            <w:bookmarkEnd w:id="1466"/>
            <w:r w:rsidRPr="00F24057">
              <w:rPr>
                <w:rFonts w:cs="Times New Roman"/>
              </w:rPr>
              <w:t xml:space="preserve"> </w:t>
            </w:r>
          </w:p>
        </w:tc>
        <w:tc>
          <w:tcPr>
            <w:tcW w:w="2355" w:type="dxa"/>
            <w:noWrap/>
            <w:hideMark/>
          </w:tcPr>
          <w:p w14:paraId="35CAE21B" w14:textId="0E61A316" w:rsidR="002E6374" w:rsidRPr="00F24057" w:rsidRDefault="002E6374" w:rsidP="002E6374">
            <w:pPr>
              <w:rPr>
                <w:rFonts w:cs="Times New Roman"/>
              </w:rPr>
            </w:pPr>
            <w:r w:rsidRPr="00F24057">
              <w:rPr>
                <w:rFonts w:cs="Times New Roman"/>
              </w:rPr>
              <w:t xml:space="preserve"> </w:t>
            </w:r>
            <w:bookmarkStart w:id="1467" w:name="_Toc1429910451"/>
            <w:r w:rsidRPr="00F24057">
              <w:rPr>
                <w:rFonts w:cs="Times New Roman"/>
              </w:rPr>
              <w:t>The system currently only provides a "View" function; there is no direct editing interface. If modifications are needed, it is recommended to cancel the old order and create a new one.</w:t>
            </w:r>
            <w:bookmarkEnd w:id="1467"/>
            <w:r w:rsidRPr="00F24057">
              <w:rPr>
                <w:rFonts w:cs="Times New Roman"/>
              </w:rPr>
              <w:t xml:space="preserve"> </w:t>
            </w:r>
          </w:p>
        </w:tc>
        <w:tc>
          <w:tcPr>
            <w:tcW w:w="1635" w:type="dxa"/>
            <w:noWrap/>
            <w:hideMark/>
          </w:tcPr>
          <w:p w14:paraId="43510052" w14:textId="2E6B335F" w:rsidR="002E6374" w:rsidRPr="00F24057" w:rsidRDefault="002E6374" w:rsidP="002E6374">
            <w:pPr>
              <w:rPr>
                <w:rFonts w:cs="Times New Roman"/>
              </w:rPr>
            </w:pPr>
            <w:r w:rsidRPr="00F24057">
              <w:rPr>
                <w:rFonts w:cs="Times New Roman"/>
              </w:rPr>
              <w:t xml:space="preserve"> </w:t>
            </w:r>
            <w:bookmarkStart w:id="1468" w:name="_Toc8075215"/>
            <w:r w:rsidRPr="00F24057">
              <w:rPr>
                <w:rFonts w:cs="Times New Roman"/>
              </w:rPr>
              <w:t>​​</w:t>
            </w:r>
            <w:proofErr w:type="spellStart"/>
            <w:r w:rsidRPr="00F24057">
              <w:rPr>
                <w:rFonts w:cs="Times New Roman"/>
              </w:rPr>
              <w:t>ProcurementID</w:t>
            </w:r>
            <w:proofErr w:type="spellEnd"/>
            <w:r w:rsidRPr="00F24057">
              <w:rPr>
                <w:rFonts w:cs="Times New Roman"/>
              </w:rPr>
              <w:t xml:space="preserve"> = `PO33646565`</w:t>
            </w:r>
            <w:bookmarkEnd w:id="1468"/>
            <w:r w:rsidRPr="00F24057">
              <w:rPr>
                <w:rFonts w:cs="Times New Roman"/>
              </w:rPr>
              <w:t xml:space="preserve"> </w:t>
            </w:r>
          </w:p>
        </w:tc>
        <w:tc>
          <w:tcPr>
            <w:tcW w:w="1905" w:type="dxa"/>
            <w:noWrap/>
            <w:hideMark/>
          </w:tcPr>
          <w:p w14:paraId="158633D1" w14:textId="1134A773" w:rsidR="002E6374" w:rsidRPr="00F24057" w:rsidRDefault="002E6374" w:rsidP="002E6374">
            <w:pPr>
              <w:rPr>
                <w:rFonts w:cs="Times New Roman"/>
              </w:rPr>
            </w:pPr>
            <w:r w:rsidRPr="00F24057">
              <w:rPr>
                <w:rFonts w:cs="Times New Roman"/>
              </w:rPr>
              <w:t xml:space="preserve"> </w:t>
            </w:r>
            <w:bookmarkStart w:id="1469" w:name="_Toc937682021"/>
            <w:r w:rsidRPr="00F24057">
              <w:rPr>
                <w:rFonts w:cs="Times New Roman"/>
              </w:rPr>
              <w:t>Clicking "View" allows you to view details, but there is no "Edit" button. This is a system design limitation.</w:t>
            </w:r>
            <w:bookmarkEnd w:id="1469"/>
            <w:r w:rsidRPr="00F24057">
              <w:rPr>
                <w:rFonts w:cs="Times New Roman"/>
              </w:rPr>
              <w:t xml:space="preserve"> </w:t>
            </w:r>
          </w:p>
        </w:tc>
        <w:tc>
          <w:tcPr>
            <w:tcW w:w="1065" w:type="dxa"/>
          </w:tcPr>
          <w:p w14:paraId="08660762" w14:textId="77777777" w:rsidR="002E6374" w:rsidRPr="00F24057" w:rsidRDefault="002E6374" w:rsidP="002E6374">
            <w:pPr>
              <w:rPr>
                <w:rFonts w:cs="Times New Roman"/>
              </w:rPr>
            </w:pPr>
          </w:p>
        </w:tc>
      </w:tr>
    </w:tbl>
    <w:p w14:paraId="0E46FD8A" w14:textId="77777777" w:rsidR="0075050A" w:rsidRPr="00F24057" w:rsidRDefault="0075050A" w:rsidP="006C4D4D">
      <w:pPr>
        <w:rPr>
          <w:rFonts w:cs="Times New Roman"/>
          <w:lang w:val="en-GB"/>
        </w:rPr>
      </w:pPr>
    </w:p>
    <w:p w14:paraId="4338B7F6" w14:textId="77777777" w:rsidR="0075050A" w:rsidRPr="00F24057" w:rsidRDefault="0075050A" w:rsidP="006C4D4D">
      <w:pPr>
        <w:rPr>
          <w:rFonts w:cs="Times New Roman"/>
          <w:lang w:val="en-GB"/>
        </w:rPr>
      </w:pPr>
    </w:p>
    <w:tbl>
      <w:tblPr>
        <w:tblStyle w:val="TableGridLight"/>
        <w:tblW w:w="9360" w:type="dxa"/>
        <w:tblLook w:val="04A0" w:firstRow="1" w:lastRow="0" w:firstColumn="1" w:lastColumn="0" w:noHBand="0" w:noVBand="1"/>
      </w:tblPr>
      <w:tblGrid>
        <w:gridCol w:w="930"/>
        <w:gridCol w:w="1455"/>
        <w:gridCol w:w="2675"/>
        <w:gridCol w:w="1689"/>
        <w:gridCol w:w="2085"/>
        <w:gridCol w:w="830"/>
      </w:tblGrid>
      <w:tr w:rsidR="002E6374" w:rsidRPr="00F24057" w14:paraId="73F5CC14" w14:textId="2230755B" w:rsidTr="3A829F63">
        <w:trPr>
          <w:trHeight w:val="300"/>
        </w:trPr>
        <w:tc>
          <w:tcPr>
            <w:tcW w:w="930" w:type="dxa"/>
            <w:noWrap/>
            <w:hideMark/>
          </w:tcPr>
          <w:p w14:paraId="29ECAFC5" w14:textId="42C99615" w:rsidR="002E6374" w:rsidRPr="00F24057" w:rsidRDefault="002E6374" w:rsidP="002E6374">
            <w:pPr>
              <w:rPr>
                <w:rFonts w:cs="Times New Roman"/>
              </w:rPr>
            </w:pPr>
            <w:r w:rsidRPr="00F24057">
              <w:rPr>
                <w:rFonts w:cs="Times New Roman"/>
              </w:rPr>
              <w:t xml:space="preserve"> </w:t>
            </w:r>
            <w:bookmarkStart w:id="1470" w:name="_Toc1590191164"/>
            <w:r w:rsidRPr="00F24057">
              <w:rPr>
                <w:rFonts w:cs="Times New Roman"/>
              </w:rPr>
              <w:t>Test ID</w:t>
            </w:r>
            <w:bookmarkEnd w:id="1470"/>
            <w:r w:rsidRPr="00F24057">
              <w:rPr>
                <w:rFonts w:cs="Times New Roman"/>
              </w:rPr>
              <w:t xml:space="preserve"> </w:t>
            </w:r>
          </w:p>
        </w:tc>
        <w:tc>
          <w:tcPr>
            <w:tcW w:w="1455" w:type="dxa"/>
            <w:noWrap/>
            <w:hideMark/>
          </w:tcPr>
          <w:p w14:paraId="781FE178" w14:textId="24E5D9B9" w:rsidR="002E6374" w:rsidRPr="00F24057" w:rsidRDefault="002E6374" w:rsidP="002E6374">
            <w:pPr>
              <w:rPr>
                <w:rFonts w:cs="Times New Roman"/>
              </w:rPr>
            </w:pPr>
            <w:r w:rsidRPr="00F24057">
              <w:rPr>
                <w:rFonts w:cs="Times New Roman"/>
              </w:rPr>
              <w:t xml:space="preserve"> </w:t>
            </w:r>
            <w:bookmarkStart w:id="1471" w:name="_Toc942248445"/>
            <w:r w:rsidRPr="00F24057">
              <w:rPr>
                <w:rFonts w:cs="Times New Roman"/>
              </w:rPr>
              <w:t>Objective</w:t>
            </w:r>
            <w:bookmarkEnd w:id="1471"/>
            <w:r w:rsidRPr="00F24057">
              <w:rPr>
                <w:rFonts w:cs="Times New Roman"/>
              </w:rPr>
              <w:t xml:space="preserve"> </w:t>
            </w:r>
          </w:p>
        </w:tc>
        <w:tc>
          <w:tcPr>
            <w:tcW w:w="2220" w:type="dxa"/>
            <w:noWrap/>
            <w:hideMark/>
          </w:tcPr>
          <w:p w14:paraId="7A19AEAD" w14:textId="144B7D48" w:rsidR="002E6374" w:rsidRPr="00F24057" w:rsidRDefault="002E6374" w:rsidP="002E6374">
            <w:pPr>
              <w:rPr>
                <w:rFonts w:cs="Times New Roman"/>
              </w:rPr>
            </w:pPr>
            <w:r w:rsidRPr="00F24057">
              <w:rPr>
                <w:rFonts w:cs="Times New Roman"/>
              </w:rPr>
              <w:t xml:space="preserve"> </w:t>
            </w:r>
            <w:bookmarkStart w:id="1472" w:name="_Toc2017380691"/>
            <w:r w:rsidRPr="00F24057">
              <w:rPr>
                <w:rFonts w:cs="Times New Roman"/>
              </w:rPr>
              <w:t>Brief Description</w:t>
            </w:r>
            <w:bookmarkEnd w:id="1472"/>
            <w:r w:rsidRPr="00F24057">
              <w:rPr>
                <w:rFonts w:cs="Times New Roman"/>
              </w:rPr>
              <w:t xml:space="preserve"> </w:t>
            </w:r>
          </w:p>
        </w:tc>
        <w:tc>
          <w:tcPr>
            <w:tcW w:w="1635" w:type="dxa"/>
            <w:noWrap/>
            <w:hideMark/>
          </w:tcPr>
          <w:p w14:paraId="464F2D3D" w14:textId="6B8F2C67" w:rsidR="002E6374" w:rsidRPr="00F24057" w:rsidRDefault="002E6374" w:rsidP="002E6374">
            <w:pPr>
              <w:rPr>
                <w:rFonts w:cs="Times New Roman"/>
              </w:rPr>
            </w:pPr>
            <w:r w:rsidRPr="00F24057">
              <w:rPr>
                <w:rFonts w:cs="Times New Roman"/>
              </w:rPr>
              <w:t xml:space="preserve"> </w:t>
            </w:r>
            <w:bookmarkStart w:id="1473" w:name="_Toc1606001657"/>
            <w:r w:rsidRPr="00F24057">
              <w:rPr>
                <w:rFonts w:cs="Times New Roman"/>
              </w:rPr>
              <w:t>Test Data</w:t>
            </w:r>
            <w:bookmarkEnd w:id="1473"/>
            <w:r w:rsidRPr="00F24057">
              <w:rPr>
                <w:rFonts w:cs="Times New Roman"/>
              </w:rPr>
              <w:t xml:space="preserve"> </w:t>
            </w:r>
          </w:p>
        </w:tc>
        <w:tc>
          <w:tcPr>
            <w:tcW w:w="2085" w:type="dxa"/>
            <w:noWrap/>
            <w:hideMark/>
          </w:tcPr>
          <w:p w14:paraId="668769E1" w14:textId="3F355069" w:rsidR="002E6374" w:rsidRPr="00F24057" w:rsidRDefault="002E6374" w:rsidP="002E6374">
            <w:pPr>
              <w:rPr>
                <w:rFonts w:cs="Times New Roman"/>
              </w:rPr>
            </w:pPr>
            <w:r w:rsidRPr="00F24057">
              <w:rPr>
                <w:rFonts w:cs="Times New Roman"/>
              </w:rPr>
              <w:t xml:space="preserve"> </w:t>
            </w:r>
            <w:bookmarkStart w:id="1474" w:name="_Toc1490195946"/>
            <w:r w:rsidRPr="00F24057">
              <w:rPr>
                <w:rFonts w:cs="Times New Roman"/>
              </w:rPr>
              <w:t>Expected</w:t>
            </w:r>
            <w:bookmarkEnd w:id="1474"/>
            <w:r w:rsidRPr="00F24057">
              <w:rPr>
                <w:rFonts w:cs="Times New Roman"/>
              </w:rPr>
              <w:t xml:space="preserve"> </w:t>
            </w:r>
          </w:p>
        </w:tc>
        <w:tc>
          <w:tcPr>
            <w:tcW w:w="1035" w:type="dxa"/>
          </w:tcPr>
          <w:p w14:paraId="3812E03A" w14:textId="2D924C63" w:rsidR="002E6374" w:rsidRPr="00F24057" w:rsidRDefault="002E6374" w:rsidP="002E6374">
            <w:pPr>
              <w:rPr>
                <w:rFonts w:cs="Times New Roman"/>
              </w:rPr>
            </w:pPr>
            <w:bookmarkStart w:id="1475" w:name="_Toc1966349361"/>
            <w:r w:rsidRPr="00C857FE">
              <w:rPr>
                <w:rFonts w:cs="Times New Roman"/>
              </w:rPr>
              <w:t>Result</w:t>
            </w:r>
            <w:bookmarkEnd w:id="1475"/>
          </w:p>
        </w:tc>
      </w:tr>
      <w:tr w:rsidR="002E6374" w:rsidRPr="00F24057" w14:paraId="38CA5E74" w14:textId="376DD0CC" w:rsidTr="3A829F63">
        <w:trPr>
          <w:trHeight w:val="300"/>
        </w:trPr>
        <w:tc>
          <w:tcPr>
            <w:tcW w:w="930" w:type="dxa"/>
            <w:noWrap/>
            <w:hideMark/>
          </w:tcPr>
          <w:p w14:paraId="018D1BBA" w14:textId="51EFC2C6" w:rsidR="002E6374" w:rsidRPr="00F24057" w:rsidRDefault="002E6374" w:rsidP="002E6374">
            <w:pPr>
              <w:rPr>
                <w:rFonts w:cs="Times New Roman"/>
              </w:rPr>
            </w:pPr>
            <w:bookmarkStart w:id="1476" w:name="_Toc1095316000"/>
            <w:r w:rsidRPr="00F24057">
              <w:rPr>
                <w:rFonts w:cs="Times New Roman"/>
              </w:rPr>
              <w:t>TC-AFS-01</w:t>
            </w:r>
            <w:bookmarkEnd w:id="1476"/>
            <w:r w:rsidRPr="00F24057">
              <w:rPr>
                <w:rFonts w:cs="Times New Roman"/>
              </w:rPr>
              <w:t xml:space="preserve"> </w:t>
            </w:r>
          </w:p>
        </w:tc>
        <w:tc>
          <w:tcPr>
            <w:tcW w:w="1455" w:type="dxa"/>
            <w:noWrap/>
            <w:hideMark/>
          </w:tcPr>
          <w:p w14:paraId="1D6D4DE5" w14:textId="5F9EF3F9" w:rsidR="002E6374" w:rsidRPr="00F24057" w:rsidRDefault="002E6374" w:rsidP="002E6374">
            <w:pPr>
              <w:rPr>
                <w:rFonts w:cs="Times New Roman"/>
              </w:rPr>
            </w:pPr>
            <w:r w:rsidRPr="00F24057">
              <w:rPr>
                <w:rFonts w:cs="Times New Roman"/>
              </w:rPr>
              <w:t xml:space="preserve"> </w:t>
            </w:r>
            <w:bookmarkStart w:id="1477" w:name="_Toc1031785892"/>
            <w:r w:rsidRPr="00F24057">
              <w:rPr>
                <w:rFonts w:cs="Times New Roman"/>
              </w:rPr>
              <w:t>Verify Creating an After-Sales Service Request</w:t>
            </w:r>
            <w:bookmarkEnd w:id="1477"/>
            <w:r w:rsidRPr="00F24057">
              <w:rPr>
                <w:rFonts w:cs="Times New Roman"/>
              </w:rPr>
              <w:t xml:space="preserve"> </w:t>
            </w:r>
          </w:p>
        </w:tc>
        <w:tc>
          <w:tcPr>
            <w:tcW w:w="2220" w:type="dxa"/>
            <w:noWrap/>
            <w:hideMark/>
          </w:tcPr>
          <w:p w14:paraId="0551FAD3" w14:textId="515BEE23" w:rsidR="002E6374" w:rsidRPr="00F24057" w:rsidRDefault="002E6374" w:rsidP="002E6374">
            <w:pPr>
              <w:rPr>
                <w:rFonts w:cs="Times New Roman"/>
              </w:rPr>
            </w:pPr>
            <w:r w:rsidRPr="00F24057">
              <w:rPr>
                <w:rFonts w:cs="Times New Roman"/>
              </w:rPr>
              <w:t xml:space="preserve"> </w:t>
            </w:r>
            <w:bookmarkStart w:id="1478" w:name="_Toc1464093049"/>
            <w:r w:rsidRPr="00F24057">
              <w:rPr>
                <w:rFonts w:cs="Times New Roman"/>
              </w:rPr>
              <w:t>Customer service personnel select the order, request type (return/exchange/refund), fill in the reason, and upload photos (optional), then submit the request.</w:t>
            </w:r>
            <w:bookmarkEnd w:id="1478"/>
            <w:r w:rsidRPr="00F24057">
              <w:rPr>
                <w:rFonts w:cs="Times New Roman"/>
              </w:rPr>
              <w:t xml:space="preserve"> </w:t>
            </w:r>
          </w:p>
        </w:tc>
        <w:tc>
          <w:tcPr>
            <w:tcW w:w="1635" w:type="dxa"/>
            <w:noWrap/>
            <w:hideMark/>
          </w:tcPr>
          <w:p w14:paraId="35102B36" w14:textId="4198CA74" w:rsidR="002E6374" w:rsidRPr="00F24057" w:rsidRDefault="002E6374" w:rsidP="002E6374">
            <w:pPr>
              <w:rPr>
                <w:rFonts w:cs="Times New Roman"/>
              </w:rPr>
            </w:pPr>
            <w:r w:rsidRPr="00F24057">
              <w:rPr>
                <w:rFonts w:cs="Times New Roman"/>
              </w:rPr>
              <w:t xml:space="preserve"> </w:t>
            </w:r>
            <w:bookmarkStart w:id="1479" w:name="_Toc343357443"/>
            <w:r w:rsidRPr="00F24057">
              <w:rPr>
                <w:rFonts w:cs="Times New Roman"/>
              </w:rPr>
              <w:t>Order `OR4ad68`, Type `Replacement`, Reason `Product defective`</w:t>
            </w:r>
            <w:bookmarkEnd w:id="1479"/>
            <w:r w:rsidRPr="00F24057">
              <w:rPr>
                <w:rFonts w:cs="Times New Roman"/>
              </w:rPr>
              <w:t xml:space="preserve"> </w:t>
            </w:r>
          </w:p>
        </w:tc>
        <w:tc>
          <w:tcPr>
            <w:tcW w:w="2085" w:type="dxa"/>
            <w:noWrap/>
            <w:hideMark/>
          </w:tcPr>
          <w:p w14:paraId="48567B70" w14:textId="33AB6D54" w:rsidR="002E6374" w:rsidRPr="00F24057" w:rsidRDefault="002E6374" w:rsidP="002E6374">
            <w:pPr>
              <w:rPr>
                <w:rFonts w:cs="Times New Roman"/>
              </w:rPr>
            </w:pPr>
            <w:r w:rsidRPr="00F24057">
              <w:rPr>
                <w:rFonts w:cs="Times New Roman"/>
              </w:rPr>
              <w:t xml:space="preserve"> </w:t>
            </w:r>
            <w:bookmarkStart w:id="1480" w:name="_Toc639979590"/>
            <w:r w:rsidRPr="00F24057">
              <w:rPr>
                <w:rFonts w:cs="Times New Roman"/>
              </w:rPr>
              <w:t xml:space="preserve">The system generates a </w:t>
            </w:r>
            <w:proofErr w:type="spellStart"/>
            <w:r w:rsidRPr="00F24057">
              <w:rPr>
                <w:rFonts w:cs="Times New Roman"/>
              </w:rPr>
              <w:t>RequestID</w:t>
            </w:r>
            <w:proofErr w:type="spellEnd"/>
            <w:r w:rsidRPr="00F24057">
              <w:rPr>
                <w:rFonts w:cs="Times New Roman"/>
              </w:rPr>
              <w:t>, status `Pending`, and forwards it to the corresponding department via `</w:t>
            </w:r>
            <w:proofErr w:type="spellStart"/>
            <w:r w:rsidRPr="00F24057">
              <w:rPr>
                <w:rFonts w:cs="Times New Roman"/>
              </w:rPr>
              <w:t>ForwardTo</w:t>
            </w:r>
            <w:proofErr w:type="spellEnd"/>
            <w:r w:rsidRPr="00F24057">
              <w:rPr>
                <w:rFonts w:cs="Times New Roman"/>
              </w:rPr>
              <w:t>`.</w:t>
            </w:r>
            <w:bookmarkEnd w:id="1480"/>
            <w:r w:rsidRPr="00F24057">
              <w:rPr>
                <w:rFonts w:cs="Times New Roman"/>
              </w:rPr>
              <w:t xml:space="preserve"> </w:t>
            </w:r>
          </w:p>
        </w:tc>
        <w:tc>
          <w:tcPr>
            <w:tcW w:w="1035" w:type="dxa"/>
          </w:tcPr>
          <w:p w14:paraId="0AEFFB5A" w14:textId="0AECED74" w:rsidR="002E6374" w:rsidRPr="00F24057" w:rsidRDefault="04471DF6" w:rsidP="002E6374">
            <w:r w:rsidRPr="141F29FA">
              <w:rPr>
                <w:rFonts w:eastAsia="Times New Roman" w:cs="Times New Roman"/>
              </w:rPr>
              <w:t>PASS</w:t>
            </w:r>
          </w:p>
        </w:tc>
      </w:tr>
      <w:tr w:rsidR="002E6374" w:rsidRPr="00F24057" w14:paraId="543E079E" w14:textId="7C997DB9" w:rsidTr="3A829F63">
        <w:trPr>
          <w:trHeight w:val="300"/>
        </w:trPr>
        <w:tc>
          <w:tcPr>
            <w:tcW w:w="930" w:type="dxa"/>
            <w:noWrap/>
            <w:hideMark/>
          </w:tcPr>
          <w:p w14:paraId="4696535E" w14:textId="2E717898" w:rsidR="002E6374" w:rsidRPr="00F24057" w:rsidRDefault="002E6374" w:rsidP="002E6374">
            <w:pPr>
              <w:rPr>
                <w:rFonts w:cs="Times New Roman"/>
              </w:rPr>
            </w:pPr>
            <w:r w:rsidRPr="00F24057">
              <w:rPr>
                <w:rFonts w:cs="Times New Roman"/>
              </w:rPr>
              <w:t xml:space="preserve"> </w:t>
            </w:r>
            <w:bookmarkStart w:id="1481" w:name="_Toc1729358714"/>
            <w:r w:rsidRPr="00F24057">
              <w:rPr>
                <w:rFonts w:cs="Times New Roman"/>
              </w:rPr>
              <w:t>TC-AFS-02</w:t>
            </w:r>
            <w:bookmarkEnd w:id="1481"/>
            <w:r w:rsidRPr="00F24057">
              <w:rPr>
                <w:rFonts w:cs="Times New Roman"/>
              </w:rPr>
              <w:t xml:space="preserve"> </w:t>
            </w:r>
          </w:p>
        </w:tc>
        <w:tc>
          <w:tcPr>
            <w:tcW w:w="1455" w:type="dxa"/>
            <w:noWrap/>
            <w:hideMark/>
          </w:tcPr>
          <w:p w14:paraId="10092514" w14:textId="56FFCD0D" w:rsidR="002E6374" w:rsidRPr="00F24057" w:rsidRDefault="002E6374" w:rsidP="002E6374">
            <w:pPr>
              <w:rPr>
                <w:rFonts w:cs="Times New Roman"/>
              </w:rPr>
            </w:pPr>
            <w:r w:rsidRPr="00F24057">
              <w:rPr>
                <w:rFonts w:cs="Times New Roman"/>
              </w:rPr>
              <w:t xml:space="preserve"> </w:t>
            </w:r>
            <w:bookmarkStart w:id="1482" w:name="_Toc1700387326"/>
            <w:r w:rsidRPr="00F24057">
              <w:rPr>
                <w:rFonts w:cs="Times New Roman"/>
              </w:rPr>
              <w:t>Verify and approve after-sales requests</w:t>
            </w:r>
            <w:bookmarkEnd w:id="1482"/>
            <w:r w:rsidRPr="00F24057">
              <w:rPr>
                <w:rFonts w:cs="Times New Roman"/>
              </w:rPr>
              <w:t xml:space="preserve"> </w:t>
            </w:r>
          </w:p>
        </w:tc>
        <w:tc>
          <w:tcPr>
            <w:tcW w:w="2220" w:type="dxa"/>
            <w:noWrap/>
            <w:hideMark/>
          </w:tcPr>
          <w:p w14:paraId="49E02145" w14:textId="4290A910" w:rsidR="002E6374" w:rsidRPr="00F24057" w:rsidRDefault="002E6374" w:rsidP="002E6374">
            <w:pPr>
              <w:rPr>
                <w:rFonts w:cs="Times New Roman"/>
              </w:rPr>
            </w:pPr>
            <w:r w:rsidRPr="00F24057">
              <w:rPr>
                <w:rFonts w:cs="Times New Roman"/>
              </w:rPr>
              <w:t xml:space="preserve"> </w:t>
            </w:r>
            <w:bookmarkStart w:id="1483" w:name="_Toc2097222896"/>
            <w:r w:rsidRPr="00F24057">
              <w:rPr>
                <w:rFonts w:cs="Times New Roman"/>
              </w:rPr>
              <w:t>Department staff enter the to-do list, click "View" to view details, and click "Confirm" or "Reject" to complete the approval.</w:t>
            </w:r>
            <w:bookmarkEnd w:id="1483"/>
            <w:r w:rsidRPr="00F24057">
              <w:rPr>
                <w:rFonts w:cs="Times New Roman"/>
              </w:rPr>
              <w:t xml:space="preserve"> </w:t>
            </w:r>
          </w:p>
        </w:tc>
        <w:tc>
          <w:tcPr>
            <w:tcW w:w="1635" w:type="dxa"/>
            <w:noWrap/>
            <w:hideMark/>
          </w:tcPr>
          <w:p w14:paraId="366925F7" w14:textId="49C51711" w:rsidR="002E6374" w:rsidRPr="00F24057" w:rsidRDefault="002E6374" w:rsidP="002E6374">
            <w:pPr>
              <w:rPr>
                <w:rFonts w:cs="Times New Roman"/>
              </w:rPr>
            </w:pPr>
            <w:r w:rsidRPr="00F24057">
              <w:rPr>
                <w:rFonts w:cs="Times New Roman"/>
              </w:rPr>
              <w:t xml:space="preserve"> </w:t>
            </w:r>
            <w:bookmarkStart w:id="1484" w:name="_Toc1320579110"/>
            <w:proofErr w:type="spellStart"/>
            <w:r w:rsidRPr="00F24057">
              <w:rPr>
                <w:rFonts w:cs="Times New Roman"/>
              </w:rPr>
              <w:t>RequestID</w:t>
            </w:r>
            <w:proofErr w:type="spellEnd"/>
            <w:r w:rsidRPr="00F24057">
              <w:rPr>
                <w:rFonts w:cs="Times New Roman"/>
              </w:rPr>
              <w:t xml:space="preserve"> = `4` (</w:t>
            </w:r>
            <w:proofErr w:type="spellStart"/>
            <w:r w:rsidRPr="00F24057">
              <w:rPr>
                <w:rFonts w:cs="Times New Roman"/>
              </w:rPr>
              <w:t>ForwardTo</w:t>
            </w:r>
            <w:proofErr w:type="spellEnd"/>
            <w:r w:rsidRPr="00F24057">
              <w:rPr>
                <w:rFonts w:cs="Times New Roman"/>
              </w:rPr>
              <w:t xml:space="preserve"> = LO, Status = Pending)</w:t>
            </w:r>
            <w:bookmarkEnd w:id="1484"/>
            <w:r w:rsidRPr="00F24057">
              <w:rPr>
                <w:rFonts w:cs="Times New Roman"/>
              </w:rPr>
              <w:t xml:space="preserve"> </w:t>
            </w:r>
          </w:p>
        </w:tc>
        <w:tc>
          <w:tcPr>
            <w:tcW w:w="2085" w:type="dxa"/>
            <w:noWrap/>
            <w:hideMark/>
          </w:tcPr>
          <w:p w14:paraId="7AE23CA9" w14:textId="582F0D86" w:rsidR="002E6374" w:rsidRPr="00F24057" w:rsidRDefault="002E6374" w:rsidP="002E6374">
            <w:pPr>
              <w:rPr>
                <w:rFonts w:cs="Times New Roman"/>
              </w:rPr>
            </w:pPr>
            <w:r w:rsidRPr="00F24057">
              <w:rPr>
                <w:rFonts w:cs="Times New Roman"/>
              </w:rPr>
              <w:t xml:space="preserve"> </w:t>
            </w:r>
            <w:bookmarkStart w:id="1485" w:name="_Toc870390277"/>
            <w:r w:rsidRPr="00F24057">
              <w:rPr>
                <w:rFonts w:cs="Times New Roman"/>
              </w:rPr>
              <w:t>After clicking Confirm, the status changes to `Confirmed`; after clicking Reject, the status changes to `Rejected`.</w:t>
            </w:r>
            <w:bookmarkEnd w:id="1485"/>
            <w:r w:rsidRPr="00F24057">
              <w:rPr>
                <w:rFonts w:cs="Times New Roman"/>
              </w:rPr>
              <w:t xml:space="preserve"> </w:t>
            </w:r>
          </w:p>
        </w:tc>
        <w:tc>
          <w:tcPr>
            <w:tcW w:w="1035" w:type="dxa"/>
          </w:tcPr>
          <w:p w14:paraId="27790A22" w14:textId="5DF59631" w:rsidR="002E6374" w:rsidRPr="00F24057" w:rsidRDefault="04471DF6" w:rsidP="002E6374">
            <w:r w:rsidRPr="141F29FA">
              <w:rPr>
                <w:rFonts w:eastAsia="Times New Roman" w:cs="Times New Roman"/>
              </w:rPr>
              <w:t>PASS</w:t>
            </w:r>
          </w:p>
        </w:tc>
      </w:tr>
    </w:tbl>
    <w:p w14:paraId="550C9E40" w14:textId="77777777" w:rsidR="006C4D4D" w:rsidRPr="00F24057" w:rsidRDefault="006C4D4D" w:rsidP="006C4D4D">
      <w:pPr>
        <w:rPr>
          <w:rFonts w:cs="Times New Roman"/>
          <w:lang w:val="en-GB"/>
        </w:rPr>
      </w:pPr>
    </w:p>
    <w:p w14:paraId="37A1C3BC" w14:textId="77777777" w:rsidR="0075050A" w:rsidRPr="00F24057" w:rsidRDefault="0075050A" w:rsidP="006C4D4D">
      <w:pPr>
        <w:rPr>
          <w:rFonts w:cs="Times New Roman"/>
          <w:lang w:val="en-GB"/>
        </w:rPr>
      </w:pPr>
    </w:p>
    <w:p w14:paraId="237B9F1D" w14:textId="240E0AAB" w:rsidR="442D1BB7" w:rsidRDefault="442D1BB7" w:rsidP="442D1BB7">
      <w:pPr>
        <w:rPr>
          <w:rFonts w:cs="Times New Roman"/>
          <w:lang w:val="en-GB"/>
        </w:rPr>
      </w:pPr>
    </w:p>
    <w:p w14:paraId="10F40DE3" w14:textId="47B90E65" w:rsidR="442D1BB7" w:rsidRDefault="442D1BB7" w:rsidP="442D1BB7">
      <w:pPr>
        <w:rPr>
          <w:rFonts w:cs="Times New Roman"/>
          <w:lang w:val="en-GB"/>
        </w:rPr>
      </w:pPr>
    </w:p>
    <w:p w14:paraId="79364C4A" w14:textId="56C06B66" w:rsidR="442D1BB7" w:rsidRDefault="442D1BB7" w:rsidP="442D1BB7">
      <w:pPr>
        <w:rPr>
          <w:rFonts w:cs="Times New Roman"/>
          <w:lang w:val="en-GB"/>
        </w:rPr>
      </w:pPr>
    </w:p>
    <w:tbl>
      <w:tblPr>
        <w:tblStyle w:val="TableGridLight"/>
        <w:tblW w:w="12102" w:type="dxa"/>
        <w:tblLook w:val="04A0" w:firstRow="1" w:lastRow="0" w:firstColumn="1" w:lastColumn="0" w:noHBand="0" w:noVBand="1"/>
      </w:tblPr>
      <w:tblGrid>
        <w:gridCol w:w="2017"/>
        <w:gridCol w:w="2017"/>
        <w:gridCol w:w="2776"/>
        <w:gridCol w:w="2898"/>
        <w:gridCol w:w="2017"/>
        <w:gridCol w:w="830"/>
      </w:tblGrid>
      <w:tr w:rsidR="002E6374" w:rsidRPr="00F24057" w14:paraId="70F26065" w14:textId="5FD354BA" w:rsidTr="0B712C6F">
        <w:trPr>
          <w:trHeight w:val="300"/>
        </w:trPr>
        <w:tc>
          <w:tcPr>
            <w:tcW w:w="2017" w:type="dxa"/>
            <w:noWrap/>
            <w:hideMark/>
          </w:tcPr>
          <w:p w14:paraId="37A31852" w14:textId="6E1A739D" w:rsidR="002E6374" w:rsidRPr="00F24057" w:rsidRDefault="002E6374" w:rsidP="002E6374">
            <w:pPr>
              <w:rPr>
                <w:rFonts w:cs="Times New Roman"/>
              </w:rPr>
            </w:pPr>
            <w:r w:rsidRPr="00F24057">
              <w:rPr>
                <w:rFonts w:cs="Times New Roman"/>
              </w:rPr>
              <w:t xml:space="preserve"> </w:t>
            </w:r>
            <w:bookmarkStart w:id="1486" w:name="_Toc629374067"/>
            <w:r w:rsidRPr="00F24057">
              <w:rPr>
                <w:rFonts w:cs="Times New Roman"/>
              </w:rPr>
              <w:t>Test ID</w:t>
            </w:r>
            <w:bookmarkEnd w:id="1486"/>
            <w:r w:rsidRPr="00F24057">
              <w:rPr>
                <w:rFonts w:cs="Times New Roman"/>
              </w:rPr>
              <w:t xml:space="preserve"> </w:t>
            </w:r>
          </w:p>
        </w:tc>
        <w:tc>
          <w:tcPr>
            <w:tcW w:w="2017" w:type="dxa"/>
            <w:noWrap/>
            <w:hideMark/>
          </w:tcPr>
          <w:p w14:paraId="06E8E1C7" w14:textId="5B9AC127" w:rsidR="002E6374" w:rsidRPr="00F24057" w:rsidRDefault="002E6374" w:rsidP="002E6374">
            <w:pPr>
              <w:rPr>
                <w:rFonts w:cs="Times New Roman"/>
              </w:rPr>
            </w:pPr>
            <w:r w:rsidRPr="00F24057">
              <w:rPr>
                <w:rFonts w:cs="Times New Roman"/>
              </w:rPr>
              <w:t xml:space="preserve"> </w:t>
            </w:r>
            <w:bookmarkStart w:id="1487" w:name="_Toc874195112"/>
            <w:r w:rsidRPr="00F24057">
              <w:rPr>
                <w:rFonts w:cs="Times New Roman"/>
              </w:rPr>
              <w:t>Objective</w:t>
            </w:r>
            <w:bookmarkEnd w:id="1487"/>
            <w:r w:rsidRPr="00F24057">
              <w:rPr>
                <w:rFonts w:cs="Times New Roman"/>
              </w:rPr>
              <w:t xml:space="preserve"> </w:t>
            </w:r>
          </w:p>
        </w:tc>
        <w:tc>
          <w:tcPr>
            <w:tcW w:w="2017" w:type="dxa"/>
            <w:noWrap/>
            <w:hideMark/>
          </w:tcPr>
          <w:p w14:paraId="2F2A368F" w14:textId="4806B0F9" w:rsidR="002E6374" w:rsidRPr="00F24057" w:rsidRDefault="002E6374" w:rsidP="002E6374">
            <w:pPr>
              <w:rPr>
                <w:rFonts w:cs="Times New Roman"/>
              </w:rPr>
            </w:pPr>
            <w:r w:rsidRPr="00F24057">
              <w:rPr>
                <w:rFonts w:cs="Times New Roman"/>
              </w:rPr>
              <w:t xml:space="preserve"> </w:t>
            </w:r>
            <w:bookmarkStart w:id="1488" w:name="_Toc1862039276"/>
            <w:r w:rsidRPr="00F24057">
              <w:rPr>
                <w:rFonts w:cs="Times New Roman"/>
              </w:rPr>
              <w:t>Brief Description</w:t>
            </w:r>
            <w:bookmarkEnd w:id="1488"/>
            <w:r w:rsidRPr="00F24057">
              <w:rPr>
                <w:rFonts w:cs="Times New Roman"/>
              </w:rPr>
              <w:t xml:space="preserve"> </w:t>
            </w:r>
          </w:p>
        </w:tc>
        <w:tc>
          <w:tcPr>
            <w:tcW w:w="2017" w:type="dxa"/>
            <w:noWrap/>
            <w:hideMark/>
          </w:tcPr>
          <w:p w14:paraId="017BC653" w14:textId="6D244B48" w:rsidR="002E6374" w:rsidRPr="00F24057" w:rsidRDefault="002E6374" w:rsidP="002E6374">
            <w:pPr>
              <w:rPr>
                <w:rFonts w:cs="Times New Roman"/>
              </w:rPr>
            </w:pPr>
            <w:r w:rsidRPr="00F24057">
              <w:rPr>
                <w:rFonts w:cs="Times New Roman"/>
              </w:rPr>
              <w:t xml:space="preserve"> </w:t>
            </w:r>
            <w:bookmarkStart w:id="1489" w:name="_Toc1392719825"/>
            <w:r w:rsidRPr="00F24057">
              <w:rPr>
                <w:rFonts w:cs="Times New Roman"/>
              </w:rPr>
              <w:t>Test Data</w:t>
            </w:r>
            <w:bookmarkEnd w:id="1489"/>
            <w:r w:rsidRPr="00F24057">
              <w:rPr>
                <w:rFonts w:cs="Times New Roman"/>
              </w:rPr>
              <w:t xml:space="preserve"> </w:t>
            </w:r>
          </w:p>
        </w:tc>
        <w:tc>
          <w:tcPr>
            <w:tcW w:w="2017" w:type="dxa"/>
            <w:noWrap/>
            <w:hideMark/>
          </w:tcPr>
          <w:p w14:paraId="0473FE60" w14:textId="7944CE07" w:rsidR="002E6374" w:rsidRPr="00F24057" w:rsidRDefault="002E6374" w:rsidP="002E6374">
            <w:pPr>
              <w:rPr>
                <w:rFonts w:cs="Times New Roman"/>
              </w:rPr>
            </w:pPr>
            <w:r w:rsidRPr="00F24057">
              <w:rPr>
                <w:rFonts w:cs="Times New Roman"/>
              </w:rPr>
              <w:t xml:space="preserve"> </w:t>
            </w:r>
            <w:bookmarkStart w:id="1490" w:name="_Toc18000142"/>
            <w:r w:rsidRPr="00F24057">
              <w:rPr>
                <w:rFonts w:cs="Times New Roman"/>
              </w:rPr>
              <w:t>Expected</w:t>
            </w:r>
            <w:bookmarkEnd w:id="1490"/>
            <w:r w:rsidRPr="00F24057">
              <w:rPr>
                <w:rFonts w:cs="Times New Roman"/>
              </w:rPr>
              <w:t xml:space="preserve"> </w:t>
            </w:r>
          </w:p>
        </w:tc>
        <w:tc>
          <w:tcPr>
            <w:tcW w:w="2017" w:type="dxa"/>
          </w:tcPr>
          <w:p w14:paraId="49664B92" w14:textId="77122664" w:rsidR="002E6374" w:rsidRPr="00F24057" w:rsidRDefault="002E6374" w:rsidP="002E6374">
            <w:pPr>
              <w:rPr>
                <w:rFonts w:cs="Times New Roman"/>
              </w:rPr>
            </w:pPr>
            <w:bookmarkStart w:id="1491" w:name="_Toc2122972248"/>
            <w:r w:rsidRPr="00C857FE">
              <w:rPr>
                <w:rFonts w:cs="Times New Roman"/>
              </w:rPr>
              <w:t>Result</w:t>
            </w:r>
            <w:bookmarkEnd w:id="1491"/>
          </w:p>
        </w:tc>
      </w:tr>
      <w:tr w:rsidR="002E6374" w:rsidRPr="00F24057" w14:paraId="00935BB1" w14:textId="1E08AD20" w:rsidTr="0B712C6F">
        <w:trPr>
          <w:trHeight w:val="300"/>
        </w:trPr>
        <w:tc>
          <w:tcPr>
            <w:tcW w:w="2017" w:type="dxa"/>
            <w:noWrap/>
            <w:hideMark/>
          </w:tcPr>
          <w:p w14:paraId="45DD9D49" w14:textId="07A462A3" w:rsidR="002E6374" w:rsidRPr="00F24057" w:rsidRDefault="002E6374" w:rsidP="002E6374">
            <w:pPr>
              <w:rPr>
                <w:rFonts w:cs="Times New Roman"/>
              </w:rPr>
            </w:pPr>
            <w:bookmarkStart w:id="1492" w:name="_Toc791319010"/>
            <w:r w:rsidRPr="00F24057">
              <w:rPr>
                <w:rFonts w:cs="Times New Roman"/>
              </w:rPr>
              <w:t>TC-MASTER-01</w:t>
            </w:r>
            <w:bookmarkEnd w:id="1492"/>
            <w:r w:rsidRPr="00F24057">
              <w:rPr>
                <w:rFonts w:cs="Times New Roman"/>
              </w:rPr>
              <w:t xml:space="preserve"> </w:t>
            </w:r>
          </w:p>
        </w:tc>
        <w:tc>
          <w:tcPr>
            <w:tcW w:w="2017" w:type="dxa"/>
            <w:noWrap/>
            <w:hideMark/>
          </w:tcPr>
          <w:p w14:paraId="61E7E604" w14:textId="63878C28" w:rsidR="002E6374" w:rsidRPr="00F24057" w:rsidRDefault="002E6374" w:rsidP="002E6374">
            <w:pPr>
              <w:rPr>
                <w:rFonts w:cs="Times New Roman"/>
              </w:rPr>
            </w:pPr>
            <w:r w:rsidRPr="00F24057">
              <w:rPr>
                <w:rFonts w:cs="Times New Roman"/>
              </w:rPr>
              <w:t xml:space="preserve"> </w:t>
            </w:r>
            <w:bookmarkStart w:id="1493" w:name="_Toc1495969951"/>
            <w:r w:rsidRPr="00F24057">
              <w:rPr>
                <w:rFonts w:cs="Times New Roman"/>
              </w:rPr>
              <w:t>Verify employee master data maintenance (system limitation)</w:t>
            </w:r>
            <w:bookmarkEnd w:id="1493"/>
            <w:r w:rsidRPr="00F24057">
              <w:rPr>
                <w:rFonts w:cs="Times New Roman"/>
              </w:rPr>
              <w:t xml:space="preserve"> </w:t>
            </w:r>
          </w:p>
        </w:tc>
        <w:tc>
          <w:tcPr>
            <w:tcW w:w="2017" w:type="dxa"/>
            <w:noWrap/>
            <w:hideMark/>
          </w:tcPr>
          <w:p w14:paraId="187001E5" w14:textId="5DA2F8DD" w:rsidR="002E6374" w:rsidRPr="00F24057" w:rsidRDefault="002E6374" w:rsidP="002E6374">
            <w:pPr>
              <w:rPr>
                <w:rFonts w:cs="Times New Roman"/>
              </w:rPr>
            </w:pPr>
            <w:r w:rsidRPr="00F24057">
              <w:rPr>
                <w:rFonts w:cs="Times New Roman"/>
              </w:rPr>
              <w:t xml:space="preserve"> </w:t>
            </w:r>
            <w:bookmarkStart w:id="1494" w:name="_Toc699218031"/>
            <w:r w:rsidRPr="00F24057">
              <w:rPr>
                <w:rFonts w:cs="Times New Roman"/>
              </w:rPr>
              <w:t>The system does not provide a UI for adding/modifying/deleting employees. Employee information can only be managed directly through the database.</w:t>
            </w:r>
            <w:bookmarkEnd w:id="1494"/>
            <w:r w:rsidRPr="00F24057">
              <w:rPr>
                <w:rFonts w:cs="Times New Roman"/>
              </w:rPr>
              <w:t xml:space="preserve"> </w:t>
            </w:r>
          </w:p>
        </w:tc>
        <w:tc>
          <w:tcPr>
            <w:tcW w:w="2017" w:type="dxa"/>
            <w:noWrap/>
            <w:hideMark/>
          </w:tcPr>
          <w:p w14:paraId="1C056AE3" w14:textId="4E656150" w:rsidR="002E6374" w:rsidRPr="00F24057" w:rsidRDefault="002E6374" w:rsidP="002E6374">
            <w:pPr>
              <w:rPr>
                <w:rFonts w:cs="Times New Roman"/>
              </w:rPr>
            </w:pPr>
            <w:r w:rsidRPr="00F24057">
              <w:rPr>
                <w:rFonts w:cs="Times New Roman"/>
              </w:rPr>
              <w:t xml:space="preserve"> </w:t>
            </w:r>
            <w:bookmarkStart w:id="1495" w:name="_Toc626049105"/>
            <w:r w:rsidRPr="00F24057">
              <w:rPr>
                <w:rFonts w:cs="Times New Roman"/>
              </w:rPr>
              <w:t xml:space="preserve">Add employee: </w:t>
            </w:r>
            <w:proofErr w:type="spellStart"/>
            <w:r w:rsidRPr="00F24057">
              <w:rPr>
                <w:rFonts w:cs="Times New Roman"/>
              </w:rPr>
              <w:t>EmployeeID</w:t>
            </w:r>
            <w:proofErr w:type="spellEnd"/>
            <w:r w:rsidRPr="00F24057">
              <w:rPr>
                <w:rFonts w:cs="Times New Roman"/>
              </w:rPr>
              <w:t>=`10101`, Name=`New Staff`</w:t>
            </w:r>
            <w:bookmarkEnd w:id="1495"/>
            <w:r w:rsidRPr="00F24057">
              <w:rPr>
                <w:rFonts w:cs="Times New Roman"/>
              </w:rPr>
              <w:t xml:space="preserve"> </w:t>
            </w:r>
          </w:p>
        </w:tc>
        <w:tc>
          <w:tcPr>
            <w:tcW w:w="2017" w:type="dxa"/>
            <w:noWrap/>
            <w:hideMark/>
          </w:tcPr>
          <w:p w14:paraId="16E23EE4" w14:textId="3F005D8F" w:rsidR="002E6374" w:rsidRPr="00F24057" w:rsidRDefault="002E6374" w:rsidP="002E6374">
            <w:pPr>
              <w:rPr>
                <w:rFonts w:cs="Times New Roman"/>
              </w:rPr>
            </w:pPr>
            <w:r w:rsidRPr="00F24057">
              <w:rPr>
                <w:rFonts w:cs="Times New Roman"/>
              </w:rPr>
              <w:t xml:space="preserve"> </w:t>
            </w:r>
            <w:bookmarkStart w:id="1496" w:name="_Toc1113119982"/>
            <w:r w:rsidRPr="00F24057">
              <w:rPr>
                <w:rFonts w:cs="Times New Roman"/>
              </w:rPr>
              <w:t>This function is not available in the system. The `employee` table must be manipulated directly through SQL.</w:t>
            </w:r>
            <w:bookmarkEnd w:id="1496"/>
            <w:r w:rsidRPr="00F24057">
              <w:rPr>
                <w:rFonts w:cs="Times New Roman"/>
              </w:rPr>
              <w:t xml:space="preserve"> </w:t>
            </w:r>
          </w:p>
        </w:tc>
        <w:tc>
          <w:tcPr>
            <w:tcW w:w="2017" w:type="dxa"/>
          </w:tcPr>
          <w:p w14:paraId="4DE670E7" w14:textId="752B1A24" w:rsidR="002E6374" w:rsidRPr="00F24057" w:rsidRDefault="6D7E8089" w:rsidP="002E6374">
            <w:r w:rsidRPr="3CDE4304">
              <w:rPr>
                <w:rFonts w:eastAsia="Times New Roman" w:cs="Times New Roman"/>
              </w:rPr>
              <w:t>PASS</w:t>
            </w:r>
          </w:p>
        </w:tc>
      </w:tr>
      <w:tr w:rsidR="002E6374" w:rsidRPr="00F24057" w14:paraId="5596980F" w14:textId="699AF739" w:rsidTr="0B712C6F">
        <w:trPr>
          <w:trHeight w:val="300"/>
        </w:trPr>
        <w:tc>
          <w:tcPr>
            <w:tcW w:w="2017" w:type="dxa"/>
            <w:noWrap/>
            <w:hideMark/>
          </w:tcPr>
          <w:p w14:paraId="303144E2" w14:textId="6266B295" w:rsidR="002E6374" w:rsidRPr="00F24057" w:rsidRDefault="002E6374" w:rsidP="002E6374">
            <w:pPr>
              <w:rPr>
                <w:rFonts w:cs="Times New Roman"/>
              </w:rPr>
            </w:pPr>
            <w:r w:rsidRPr="00F24057">
              <w:rPr>
                <w:rFonts w:cs="Times New Roman"/>
              </w:rPr>
              <w:t xml:space="preserve"> </w:t>
            </w:r>
            <w:bookmarkStart w:id="1497" w:name="_Toc755922446"/>
            <w:r w:rsidRPr="00F24057">
              <w:rPr>
                <w:rFonts w:cs="Times New Roman"/>
              </w:rPr>
              <w:t>TC-MASTER-02</w:t>
            </w:r>
            <w:bookmarkEnd w:id="1497"/>
            <w:r w:rsidRPr="00F24057">
              <w:rPr>
                <w:rFonts w:cs="Times New Roman"/>
              </w:rPr>
              <w:t xml:space="preserve"> </w:t>
            </w:r>
          </w:p>
        </w:tc>
        <w:tc>
          <w:tcPr>
            <w:tcW w:w="2017" w:type="dxa"/>
            <w:noWrap/>
            <w:hideMark/>
          </w:tcPr>
          <w:p w14:paraId="6D2C52B0" w14:textId="7A28CF17" w:rsidR="002E6374" w:rsidRPr="00F24057" w:rsidRDefault="002E6374" w:rsidP="002E6374">
            <w:pPr>
              <w:rPr>
                <w:rFonts w:cs="Times New Roman"/>
              </w:rPr>
            </w:pPr>
            <w:r w:rsidRPr="00F24057">
              <w:rPr>
                <w:rFonts w:cs="Times New Roman"/>
              </w:rPr>
              <w:t xml:space="preserve"> </w:t>
            </w:r>
            <w:bookmarkStart w:id="1498" w:name="_Toc666826234"/>
            <w:r w:rsidRPr="00F24057">
              <w:rPr>
                <w:rFonts w:cs="Times New Roman"/>
              </w:rPr>
              <w:t>Verify product master data maintenance (system limitation)</w:t>
            </w:r>
            <w:bookmarkEnd w:id="1498"/>
            <w:r w:rsidRPr="00F24057">
              <w:rPr>
                <w:rFonts w:cs="Times New Roman"/>
              </w:rPr>
              <w:t xml:space="preserve"> </w:t>
            </w:r>
          </w:p>
        </w:tc>
        <w:tc>
          <w:tcPr>
            <w:tcW w:w="2017" w:type="dxa"/>
            <w:noWrap/>
            <w:hideMark/>
          </w:tcPr>
          <w:p w14:paraId="586D254E" w14:textId="6DF27A40" w:rsidR="002E6374" w:rsidRPr="00F24057" w:rsidRDefault="002E6374" w:rsidP="002E6374">
            <w:pPr>
              <w:rPr>
                <w:rFonts w:cs="Times New Roman"/>
              </w:rPr>
            </w:pPr>
            <w:r w:rsidRPr="00F24057">
              <w:rPr>
                <w:rFonts w:cs="Times New Roman"/>
              </w:rPr>
              <w:t xml:space="preserve"> </w:t>
            </w:r>
            <w:bookmarkStart w:id="1499" w:name="_Toc1900686400"/>
            <w:r w:rsidRPr="00F24057">
              <w:rPr>
                <w:rFonts w:cs="Times New Roman"/>
              </w:rPr>
              <w:t>The system only provides the "Increase Product Inventory" function; it is impossible to add products or modify names/unit prices.</w:t>
            </w:r>
            <w:bookmarkEnd w:id="1499"/>
            <w:r w:rsidRPr="00F24057">
              <w:rPr>
                <w:rFonts w:cs="Times New Roman"/>
              </w:rPr>
              <w:t xml:space="preserve"> </w:t>
            </w:r>
          </w:p>
        </w:tc>
        <w:tc>
          <w:tcPr>
            <w:tcW w:w="2017" w:type="dxa"/>
            <w:noWrap/>
            <w:hideMark/>
          </w:tcPr>
          <w:p w14:paraId="6E3D1134" w14:textId="4C57BCEC" w:rsidR="002E6374" w:rsidRPr="00F24057" w:rsidRDefault="002E6374" w:rsidP="002E6374">
            <w:pPr>
              <w:rPr>
                <w:rFonts w:cs="Times New Roman"/>
              </w:rPr>
            </w:pPr>
            <w:r w:rsidRPr="00F24057">
              <w:rPr>
                <w:rFonts w:cs="Times New Roman"/>
              </w:rPr>
              <w:t xml:space="preserve"> </w:t>
            </w:r>
            <w:bookmarkStart w:id="1500" w:name="_Toc181575529"/>
            <w:r w:rsidRPr="00F24057">
              <w:rPr>
                <w:rFonts w:cs="Times New Roman"/>
              </w:rPr>
              <w:t xml:space="preserve">Add Product: </w:t>
            </w:r>
            <w:proofErr w:type="spellStart"/>
            <w:r w:rsidRPr="00F24057">
              <w:rPr>
                <w:rFonts w:cs="Times New Roman"/>
              </w:rPr>
              <w:t>ProductID</w:t>
            </w:r>
            <w:proofErr w:type="spellEnd"/>
            <w:r w:rsidRPr="00F24057">
              <w:rPr>
                <w:rFonts w:cs="Times New Roman"/>
              </w:rPr>
              <w:t>=`PD99999999`</w:t>
            </w:r>
            <w:bookmarkEnd w:id="1500"/>
            <w:r w:rsidRPr="00F24057">
              <w:rPr>
                <w:rFonts w:cs="Times New Roman"/>
              </w:rPr>
              <w:t xml:space="preserve"> </w:t>
            </w:r>
          </w:p>
        </w:tc>
        <w:tc>
          <w:tcPr>
            <w:tcW w:w="2017" w:type="dxa"/>
            <w:noWrap/>
            <w:hideMark/>
          </w:tcPr>
          <w:p w14:paraId="37C9D900" w14:textId="06826CCA" w:rsidR="002E6374" w:rsidRPr="00F24057" w:rsidRDefault="002E6374" w:rsidP="002E6374">
            <w:pPr>
              <w:rPr>
                <w:rFonts w:cs="Times New Roman"/>
              </w:rPr>
            </w:pPr>
            <w:r w:rsidRPr="00F24057">
              <w:rPr>
                <w:rFonts w:cs="Times New Roman"/>
              </w:rPr>
              <w:t xml:space="preserve"> </w:t>
            </w:r>
            <w:bookmarkStart w:id="1501" w:name="_Toc1062231799"/>
            <w:r w:rsidRPr="00F24057">
              <w:rPr>
                <w:rFonts w:cs="Times New Roman"/>
              </w:rPr>
              <w:t>This function is not available in the system. You must directly manipulate the `product` table using SQL.</w:t>
            </w:r>
            <w:bookmarkEnd w:id="1501"/>
            <w:r w:rsidRPr="00F24057">
              <w:rPr>
                <w:rFonts w:cs="Times New Roman"/>
              </w:rPr>
              <w:t xml:space="preserve"> </w:t>
            </w:r>
          </w:p>
        </w:tc>
        <w:tc>
          <w:tcPr>
            <w:tcW w:w="2017" w:type="dxa"/>
          </w:tcPr>
          <w:p w14:paraId="790B290F" w14:textId="0E300476" w:rsidR="002E6374" w:rsidRPr="00F24057" w:rsidRDefault="7103DD86" w:rsidP="002E6374">
            <w:r w:rsidRPr="3CDE4304">
              <w:rPr>
                <w:rFonts w:eastAsia="Times New Roman" w:cs="Times New Roman"/>
              </w:rPr>
              <w:t>PASS</w:t>
            </w:r>
          </w:p>
        </w:tc>
      </w:tr>
      <w:tr w:rsidR="002E6374" w:rsidRPr="00F24057" w14:paraId="76AA7C28" w14:textId="174CE2F6" w:rsidTr="0B712C6F">
        <w:trPr>
          <w:trHeight w:val="300"/>
        </w:trPr>
        <w:tc>
          <w:tcPr>
            <w:tcW w:w="2017" w:type="dxa"/>
            <w:noWrap/>
            <w:hideMark/>
          </w:tcPr>
          <w:p w14:paraId="0D546719" w14:textId="3CC77E11" w:rsidR="002E6374" w:rsidRPr="00F24057" w:rsidRDefault="002E6374" w:rsidP="002E6374">
            <w:pPr>
              <w:rPr>
                <w:rFonts w:cs="Times New Roman"/>
              </w:rPr>
            </w:pPr>
            <w:r w:rsidRPr="00F24057">
              <w:rPr>
                <w:rFonts w:cs="Times New Roman"/>
              </w:rPr>
              <w:t xml:space="preserve"> </w:t>
            </w:r>
            <w:bookmarkStart w:id="1502" w:name="_Toc1152309979"/>
            <w:r w:rsidRPr="00F24057">
              <w:rPr>
                <w:rFonts w:cs="Times New Roman"/>
              </w:rPr>
              <w:t>TC-MASTER-03</w:t>
            </w:r>
            <w:bookmarkEnd w:id="1502"/>
            <w:r w:rsidRPr="00F24057">
              <w:rPr>
                <w:rFonts w:cs="Times New Roman"/>
              </w:rPr>
              <w:t xml:space="preserve"> </w:t>
            </w:r>
          </w:p>
        </w:tc>
        <w:tc>
          <w:tcPr>
            <w:tcW w:w="2017" w:type="dxa"/>
            <w:noWrap/>
            <w:hideMark/>
          </w:tcPr>
          <w:p w14:paraId="7A03CFEB" w14:textId="6C35D473" w:rsidR="002E6374" w:rsidRPr="00F24057" w:rsidRDefault="002E6374" w:rsidP="002E6374">
            <w:pPr>
              <w:rPr>
                <w:rFonts w:cs="Times New Roman"/>
              </w:rPr>
            </w:pPr>
            <w:r w:rsidRPr="00F24057">
              <w:rPr>
                <w:rFonts w:cs="Times New Roman"/>
              </w:rPr>
              <w:t xml:space="preserve"> </w:t>
            </w:r>
            <w:bookmarkStart w:id="1503" w:name="_Toc464466153"/>
            <w:r w:rsidRPr="00F24057">
              <w:rPr>
                <w:rFonts w:cs="Times New Roman"/>
              </w:rPr>
              <w:t>Verify Raw Material Master Data Maintenance (System Limitation)</w:t>
            </w:r>
            <w:bookmarkEnd w:id="1503"/>
            <w:r w:rsidRPr="00F24057">
              <w:rPr>
                <w:rFonts w:cs="Times New Roman"/>
              </w:rPr>
              <w:t xml:space="preserve"> </w:t>
            </w:r>
          </w:p>
        </w:tc>
        <w:tc>
          <w:tcPr>
            <w:tcW w:w="2017" w:type="dxa"/>
            <w:noWrap/>
            <w:hideMark/>
          </w:tcPr>
          <w:p w14:paraId="7F4C6028" w14:textId="5ACD4ECC" w:rsidR="002E6374" w:rsidRPr="00F24057" w:rsidRDefault="002E6374" w:rsidP="002E6374">
            <w:pPr>
              <w:rPr>
                <w:rFonts w:cs="Times New Roman"/>
              </w:rPr>
            </w:pPr>
            <w:r w:rsidRPr="00F24057">
              <w:rPr>
                <w:rFonts w:cs="Times New Roman"/>
              </w:rPr>
              <w:t xml:space="preserve"> </w:t>
            </w:r>
            <w:bookmarkStart w:id="1504" w:name="_Toc943895589"/>
            <w:r w:rsidRPr="00F24057">
              <w:rPr>
                <w:rFonts w:cs="Times New Roman"/>
              </w:rPr>
              <w:t>The system only provides the "Increase Raw Material Inventory" function; it cannot add new materials or modify names/categories.</w:t>
            </w:r>
            <w:bookmarkEnd w:id="1504"/>
            <w:r w:rsidRPr="00F24057">
              <w:rPr>
                <w:rFonts w:cs="Times New Roman"/>
              </w:rPr>
              <w:t xml:space="preserve"> </w:t>
            </w:r>
          </w:p>
        </w:tc>
        <w:tc>
          <w:tcPr>
            <w:tcW w:w="2017" w:type="dxa"/>
            <w:noWrap/>
            <w:hideMark/>
          </w:tcPr>
          <w:p w14:paraId="3011CD0D" w14:textId="4F319BE4" w:rsidR="002E6374" w:rsidRPr="00F24057" w:rsidRDefault="002E6374" w:rsidP="002E6374">
            <w:pPr>
              <w:rPr>
                <w:rFonts w:cs="Times New Roman"/>
              </w:rPr>
            </w:pPr>
            <w:r w:rsidRPr="00F24057">
              <w:rPr>
                <w:rFonts w:cs="Times New Roman"/>
              </w:rPr>
              <w:t xml:space="preserve"> </w:t>
            </w:r>
            <w:bookmarkStart w:id="1505" w:name="_Toc1673934158"/>
            <w:r w:rsidRPr="00F24057">
              <w:rPr>
                <w:rFonts w:cs="Times New Roman"/>
              </w:rPr>
              <w:t xml:space="preserve">Add Material: </w:t>
            </w:r>
            <w:proofErr w:type="spellStart"/>
            <w:r w:rsidRPr="00F24057">
              <w:rPr>
                <w:rFonts w:cs="Times New Roman"/>
              </w:rPr>
              <w:t>MaterialID</w:t>
            </w:r>
            <w:proofErr w:type="spellEnd"/>
            <w:r w:rsidRPr="00F24057">
              <w:rPr>
                <w:rFonts w:cs="Times New Roman"/>
              </w:rPr>
              <w:t>=`MT99999999`</w:t>
            </w:r>
            <w:bookmarkEnd w:id="1505"/>
            <w:r w:rsidRPr="00F24057">
              <w:rPr>
                <w:rFonts w:cs="Times New Roman"/>
              </w:rPr>
              <w:t xml:space="preserve"> </w:t>
            </w:r>
          </w:p>
        </w:tc>
        <w:tc>
          <w:tcPr>
            <w:tcW w:w="2017" w:type="dxa"/>
            <w:noWrap/>
            <w:hideMark/>
          </w:tcPr>
          <w:p w14:paraId="35F44291" w14:textId="769E8D43" w:rsidR="002E6374" w:rsidRPr="00F24057" w:rsidRDefault="002E6374" w:rsidP="002E6374">
            <w:pPr>
              <w:rPr>
                <w:rFonts w:cs="Times New Roman"/>
              </w:rPr>
            </w:pPr>
            <w:r w:rsidRPr="00F24057">
              <w:rPr>
                <w:rFonts w:cs="Times New Roman"/>
              </w:rPr>
              <w:t xml:space="preserve"> </w:t>
            </w:r>
            <w:bookmarkStart w:id="1506" w:name="_Toc753672301"/>
            <w:r w:rsidRPr="00F24057">
              <w:rPr>
                <w:rFonts w:cs="Times New Roman"/>
              </w:rPr>
              <w:t>This function is not available in the system. You must directly manipulate the `</w:t>
            </w:r>
            <w:proofErr w:type="spellStart"/>
            <w:r w:rsidRPr="00F24057">
              <w:rPr>
                <w:rFonts w:cs="Times New Roman"/>
              </w:rPr>
              <w:t>rawmaterials</w:t>
            </w:r>
            <w:proofErr w:type="spellEnd"/>
            <w:r w:rsidRPr="00F24057">
              <w:rPr>
                <w:rFonts w:cs="Times New Roman"/>
              </w:rPr>
              <w:t>` table using SQL.</w:t>
            </w:r>
            <w:bookmarkEnd w:id="1506"/>
            <w:r w:rsidRPr="00F24057">
              <w:rPr>
                <w:rFonts w:cs="Times New Roman"/>
              </w:rPr>
              <w:t xml:space="preserve"> </w:t>
            </w:r>
          </w:p>
        </w:tc>
        <w:tc>
          <w:tcPr>
            <w:tcW w:w="2017" w:type="dxa"/>
          </w:tcPr>
          <w:p w14:paraId="7BABA5BF" w14:textId="47B67ECE" w:rsidR="002E6374" w:rsidRPr="00F24057" w:rsidRDefault="631991E4" w:rsidP="002E6374">
            <w:r w:rsidRPr="6C3CB8B4">
              <w:rPr>
                <w:rFonts w:eastAsia="Times New Roman" w:cs="Times New Roman"/>
              </w:rPr>
              <w:t>PASS</w:t>
            </w:r>
          </w:p>
        </w:tc>
      </w:tr>
    </w:tbl>
    <w:p w14:paraId="23F5579C" w14:textId="77777777" w:rsidR="006C4D4D" w:rsidRPr="00F24057" w:rsidRDefault="006C4D4D" w:rsidP="006C4D4D">
      <w:pPr>
        <w:rPr>
          <w:rFonts w:cs="Times New Roman"/>
          <w:lang w:val="en-GB"/>
        </w:rPr>
      </w:pPr>
    </w:p>
    <w:p w14:paraId="1C5D644D" w14:textId="77777777" w:rsidR="006C4D4D" w:rsidRPr="00F24057" w:rsidRDefault="006C4D4D" w:rsidP="006C4D4D">
      <w:pPr>
        <w:rPr>
          <w:rFonts w:cs="Times New Roman"/>
          <w:lang w:val="en-GB"/>
        </w:rPr>
      </w:pPr>
    </w:p>
    <w:tbl>
      <w:tblPr>
        <w:tblStyle w:val="TableGridLight"/>
        <w:tblW w:w="9360" w:type="dxa"/>
        <w:tblLook w:val="04A0" w:firstRow="1" w:lastRow="0" w:firstColumn="1" w:lastColumn="0" w:noHBand="0" w:noVBand="1"/>
      </w:tblPr>
      <w:tblGrid>
        <w:gridCol w:w="1155"/>
        <w:gridCol w:w="1365"/>
        <w:gridCol w:w="2160"/>
        <w:gridCol w:w="1428"/>
        <w:gridCol w:w="1755"/>
        <w:gridCol w:w="1497"/>
      </w:tblGrid>
      <w:tr w:rsidR="002E6374" w:rsidRPr="00F24057" w14:paraId="4E86B2A2" w14:textId="63D358E8" w:rsidTr="403EAC07">
        <w:trPr>
          <w:trHeight w:val="300"/>
        </w:trPr>
        <w:tc>
          <w:tcPr>
            <w:tcW w:w="1155" w:type="dxa"/>
            <w:noWrap/>
            <w:hideMark/>
          </w:tcPr>
          <w:p w14:paraId="1D68FEE2" w14:textId="2B47B3B9" w:rsidR="002E6374" w:rsidRPr="00F24057" w:rsidRDefault="002E6374" w:rsidP="002E6374">
            <w:pPr>
              <w:rPr>
                <w:rFonts w:cs="Times New Roman"/>
              </w:rPr>
            </w:pPr>
            <w:r w:rsidRPr="00F24057">
              <w:rPr>
                <w:rFonts w:cs="Times New Roman"/>
              </w:rPr>
              <w:t xml:space="preserve"> </w:t>
            </w:r>
            <w:bookmarkStart w:id="1507" w:name="_Toc1695209946"/>
            <w:r w:rsidRPr="00F24057">
              <w:rPr>
                <w:rFonts w:cs="Times New Roman"/>
              </w:rPr>
              <w:t>Test ID</w:t>
            </w:r>
            <w:bookmarkEnd w:id="1507"/>
            <w:r w:rsidRPr="00F24057">
              <w:rPr>
                <w:rFonts w:cs="Times New Roman"/>
              </w:rPr>
              <w:t xml:space="preserve"> </w:t>
            </w:r>
          </w:p>
        </w:tc>
        <w:tc>
          <w:tcPr>
            <w:tcW w:w="1365" w:type="dxa"/>
            <w:noWrap/>
            <w:hideMark/>
          </w:tcPr>
          <w:p w14:paraId="6006E5D0" w14:textId="2846674F" w:rsidR="002E6374" w:rsidRPr="00F24057" w:rsidRDefault="002E6374" w:rsidP="002E6374">
            <w:pPr>
              <w:rPr>
                <w:rFonts w:cs="Times New Roman"/>
              </w:rPr>
            </w:pPr>
            <w:r w:rsidRPr="00F24057">
              <w:rPr>
                <w:rFonts w:cs="Times New Roman"/>
              </w:rPr>
              <w:t xml:space="preserve"> </w:t>
            </w:r>
            <w:bookmarkStart w:id="1508" w:name="_Toc1855904049"/>
            <w:r w:rsidRPr="00F24057">
              <w:rPr>
                <w:rFonts w:cs="Times New Roman"/>
              </w:rPr>
              <w:t>Objective</w:t>
            </w:r>
            <w:bookmarkEnd w:id="1508"/>
            <w:r w:rsidRPr="00F24057">
              <w:rPr>
                <w:rFonts w:cs="Times New Roman"/>
              </w:rPr>
              <w:t xml:space="preserve"> </w:t>
            </w:r>
          </w:p>
        </w:tc>
        <w:tc>
          <w:tcPr>
            <w:tcW w:w="2160" w:type="dxa"/>
            <w:noWrap/>
            <w:hideMark/>
          </w:tcPr>
          <w:p w14:paraId="03AB41DF" w14:textId="447C7711" w:rsidR="002E6374" w:rsidRPr="00F24057" w:rsidRDefault="002E6374" w:rsidP="002E6374">
            <w:pPr>
              <w:rPr>
                <w:rFonts w:cs="Times New Roman"/>
              </w:rPr>
            </w:pPr>
            <w:r w:rsidRPr="00F24057">
              <w:rPr>
                <w:rFonts w:cs="Times New Roman"/>
              </w:rPr>
              <w:t xml:space="preserve"> </w:t>
            </w:r>
            <w:bookmarkStart w:id="1509" w:name="_Toc1134867888"/>
            <w:r w:rsidRPr="00F24057">
              <w:rPr>
                <w:rFonts w:cs="Times New Roman"/>
              </w:rPr>
              <w:t>Brief Description</w:t>
            </w:r>
            <w:bookmarkEnd w:id="1509"/>
            <w:r w:rsidRPr="00F24057">
              <w:rPr>
                <w:rFonts w:cs="Times New Roman"/>
              </w:rPr>
              <w:t xml:space="preserve"> </w:t>
            </w:r>
          </w:p>
        </w:tc>
        <w:tc>
          <w:tcPr>
            <w:tcW w:w="1428" w:type="dxa"/>
            <w:noWrap/>
            <w:hideMark/>
          </w:tcPr>
          <w:p w14:paraId="5C0AAB4D" w14:textId="3F643331" w:rsidR="002E6374" w:rsidRPr="00F24057" w:rsidRDefault="002E6374" w:rsidP="002E6374">
            <w:pPr>
              <w:rPr>
                <w:rFonts w:cs="Times New Roman"/>
              </w:rPr>
            </w:pPr>
            <w:r w:rsidRPr="00F24057">
              <w:rPr>
                <w:rFonts w:cs="Times New Roman"/>
              </w:rPr>
              <w:t xml:space="preserve"> </w:t>
            </w:r>
            <w:bookmarkStart w:id="1510" w:name="_Toc635860792"/>
            <w:r w:rsidRPr="00F24057">
              <w:rPr>
                <w:rFonts w:cs="Times New Roman"/>
              </w:rPr>
              <w:t>Test Data</w:t>
            </w:r>
            <w:bookmarkEnd w:id="1510"/>
            <w:r w:rsidRPr="00F24057">
              <w:rPr>
                <w:rFonts w:cs="Times New Roman"/>
              </w:rPr>
              <w:t xml:space="preserve"> </w:t>
            </w:r>
          </w:p>
        </w:tc>
        <w:tc>
          <w:tcPr>
            <w:tcW w:w="1755" w:type="dxa"/>
            <w:noWrap/>
            <w:hideMark/>
          </w:tcPr>
          <w:p w14:paraId="205A9805" w14:textId="16116CDE" w:rsidR="002E6374" w:rsidRPr="00F24057" w:rsidRDefault="002E6374" w:rsidP="002E6374">
            <w:pPr>
              <w:rPr>
                <w:rFonts w:cs="Times New Roman"/>
              </w:rPr>
            </w:pPr>
            <w:r w:rsidRPr="00F24057">
              <w:rPr>
                <w:rFonts w:cs="Times New Roman"/>
              </w:rPr>
              <w:t xml:space="preserve"> </w:t>
            </w:r>
            <w:bookmarkStart w:id="1511" w:name="_Toc828998643"/>
            <w:r w:rsidRPr="00F24057">
              <w:rPr>
                <w:rFonts w:cs="Times New Roman"/>
              </w:rPr>
              <w:t>Expected</w:t>
            </w:r>
            <w:bookmarkEnd w:id="1511"/>
            <w:r w:rsidRPr="00F24057">
              <w:rPr>
                <w:rFonts w:cs="Times New Roman"/>
              </w:rPr>
              <w:t xml:space="preserve"> </w:t>
            </w:r>
          </w:p>
        </w:tc>
        <w:tc>
          <w:tcPr>
            <w:tcW w:w="1497" w:type="dxa"/>
          </w:tcPr>
          <w:p w14:paraId="3E06ACE6" w14:textId="422F86E3" w:rsidR="002E6374" w:rsidRPr="00F24057" w:rsidRDefault="002E6374" w:rsidP="002E6374">
            <w:pPr>
              <w:rPr>
                <w:rFonts w:cs="Times New Roman"/>
              </w:rPr>
            </w:pPr>
            <w:bookmarkStart w:id="1512" w:name="_Toc1331132174"/>
            <w:r w:rsidRPr="00C857FE">
              <w:rPr>
                <w:rFonts w:cs="Times New Roman"/>
              </w:rPr>
              <w:t>Result</w:t>
            </w:r>
            <w:bookmarkEnd w:id="1512"/>
          </w:p>
        </w:tc>
      </w:tr>
      <w:tr w:rsidR="002E6374" w:rsidRPr="00F24057" w14:paraId="5C323BD5" w14:textId="4BC29FD9" w:rsidTr="403EAC07">
        <w:trPr>
          <w:trHeight w:val="300"/>
        </w:trPr>
        <w:tc>
          <w:tcPr>
            <w:tcW w:w="1155" w:type="dxa"/>
            <w:noWrap/>
            <w:hideMark/>
          </w:tcPr>
          <w:p w14:paraId="121A224C" w14:textId="58BCFD24" w:rsidR="002E6374" w:rsidRPr="00F24057" w:rsidRDefault="002E6374" w:rsidP="002E6374">
            <w:pPr>
              <w:rPr>
                <w:rFonts w:cs="Times New Roman"/>
              </w:rPr>
            </w:pPr>
            <w:bookmarkStart w:id="1513" w:name="_Toc961022913"/>
            <w:r w:rsidRPr="00F24057">
              <w:rPr>
                <w:rFonts w:cs="Times New Roman"/>
              </w:rPr>
              <w:t>TC-FIN-01</w:t>
            </w:r>
            <w:bookmarkEnd w:id="1513"/>
            <w:r w:rsidRPr="00F24057">
              <w:rPr>
                <w:rFonts w:cs="Times New Roman"/>
              </w:rPr>
              <w:t xml:space="preserve"> </w:t>
            </w:r>
          </w:p>
        </w:tc>
        <w:tc>
          <w:tcPr>
            <w:tcW w:w="1365" w:type="dxa"/>
            <w:noWrap/>
            <w:hideMark/>
          </w:tcPr>
          <w:p w14:paraId="0FA287DE" w14:textId="7C0B09F3" w:rsidR="002E6374" w:rsidRPr="00F24057" w:rsidRDefault="002E6374" w:rsidP="002E6374">
            <w:pPr>
              <w:rPr>
                <w:rFonts w:cs="Times New Roman"/>
              </w:rPr>
            </w:pPr>
            <w:r w:rsidRPr="00F24057">
              <w:rPr>
                <w:rFonts w:cs="Times New Roman"/>
              </w:rPr>
              <w:t xml:space="preserve"> </w:t>
            </w:r>
            <w:bookmarkStart w:id="1514" w:name="_Toc880637050"/>
            <w:r w:rsidRPr="00F24057">
              <w:rPr>
                <w:rFonts w:cs="Times New Roman"/>
              </w:rPr>
              <w:t>Verify Invoice Creation</w:t>
            </w:r>
            <w:bookmarkEnd w:id="1514"/>
            <w:r w:rsidRPr="00F24057">
              <w:rPr>
                <w:rFonts w:cs="Times New Roman"/>
              </w:rPr>
              <w:t xml:space="preserve"> </w:t>
            </w:r>
          </w:p>
        </w:tc>
        <w:tc>
          <w:tcPr>
            <w:tcW w:w="2160" w:type="dxa"/>
            <w:noWrap/>
            <w:hideMark/>
          </w:tcPr>
          <w:p w14:paraId="69430359" w14:textId="6D430401" w:rsidR="002E6374" w:rsidRPr="00F24057" w:rsidRDefault="002E6374" w:rsidP="002E6374">
            <w:pPr>
              <w:rPr>
                <w:rFonts w:cs="Times New Roman"/>
              </w:rPr>
            </w:pPr>
            <w:r w:rsidRPr="00F24057">
              <w:rPr>
                <w:rFonts w:cs="Times New Roman"/>
              </w:rPr>
              <w:t xml:space="preserve"> </w:t>
            </w:r>
            <w:bookmarkStart w:id="1515" w:name="_Toc461800588"/>
            <w:r w:rsidRPr="00F24057">
              <w:rPr>
                <w:rFonts w:cs="Times New Roman"/>
              </w:rPr>
              <w:t xml:space="preserve">The finance staff enters the order number and selects the payment method. The system generates an </w:t>
            </w:r>
            <w:proofErr w:type="spellStart"/>
            <w:r w:rsidRPr="00F24057">
              <w:rPr>
                <w:rFonts w:cs="Times New Roman"/>
              </w:rPr>
              <w:t>InvoiceID</w:t>
            </w:r>
            <w:proofErr w:type="spellEnd"/>
            <w:r w:rsidRPr="00F24057">
              <w:rPr>
                <w:rFonts w:cs="Times New Roman"/>
              </w:rPr>
              <w:t xml:space="preserve"> and changes the order status to Paid.</w:t>
            </w:r>
            <w:bookmarkEnd w:id="1515"/>
            <w:r w:rsidRPr="00F24057">
              <w:rPr>
                <w:rFonts w:cs="Times New Roman"/>
              </w:rPr>
              <w:t xml:space="preserve"> </w:t>
            </w:r>
          </w:p>
        </w:tc>
        <w:tc>
          <w:tcPr>
            <w:tcW w:w="1428" w:type="dxa"/>
            <w:noWrap/>
            <w:hideMark/>
          </w:tcPr>
          <w:p w14:paraId="4AE453E9" w14:textId="4B6ECF25" w:rsidR="002E6374" w:rsidRPr="00F24057" w:rsidRDefault="002E6374" w:rsidP="002E6374">
            <w:pPr>
              <w:rPr>
                <w:rFonts w:cs="Times New Roman"/>
              </w:rPr>
            </w:pPr>
            <w:r w:rsidRPr="00F24057">
              <w:rPr>
                <w:rFonts w:cs="Times New Roman"/>
              </w:rPr>
              <w:t xml:space="preserve"> </w:t>
            </w:r>
            <w:bookmarkStart w:id="1516" w:name="_Toc1822188303"/>
            <w:r w:rsidRPr="00F24057">
              <w:rPr>
                <w:rFonts w:cs="Times New Roman"/>
              </w:rPr>
              <w:t>Order `OR0d283` (Status: Pending, invoice not yet issued)</w:t>
            </w:r>
            <w:bookmarkEnd w:id="1516"/>
            <w:r w:rsidRPr="00F24057">
              <w:rPr>
                <w:rFonts w:cs="Times New Roman"/>
              </w:rPr>
              <w:t xml:space="preserve"> </w:t>
            </w:r>
          </w:p>
        </w:tc>
        <w:tc>
          <w:tcPr>
            <w:tcW w:w="1755" w:type="dxa"/>
            <w:noWrap/>
            <w:hideMark/>
          </w:tcPr>
          <w:p w14:paraId="3473DEAC" w14:textId="26EC2377" w:rsidR="002E6374" w:rsidRPr="00F24057" w:rsidRDefault="002E6374" w:rsidP="002E6374">
            <w:pPr>
              <w:rPr>
                <w:rFonts w:cs="Times New Roman"/>
              </w:rPr>
            </w:pPr>
            <w:r w:rsidRPr="00F24057">
              <w:rPr>
                <w:rFonts w:cs="Times New Roman"/>
              </w:rPr>
              <w:t xml:space="preserve"> </w:t>
            </w:r>
            <w:bookmarkStart w:id="1517" w:name="_Toc561749747"/>
            <w:r w:rsidRPr="00F24057">
              <w:rPr>
                <w:rFonts w:cs="Times New Roman"/>
              </w:rPr>
              <w:t>The system generates `</w:t>
            </w:r>
            <w:proofErr w:type="spellStart"/>
            <w:r w:rsidRPr="00F24057">
              <w:rPr>
                <w:rFonts w:cs="Times New Roman"/>
              </w:rPr>
              <w:t>IVxxxxxxxx</w:t>
            </w:r>
            <w:proofErr w:type="spellEnd"/>
            <w:r w:rsidRPr="00F24057">
              <w:rPr>
                <w:rFonts w:cs="Times New Roman"/>
              </w:rPr>
              <w:t>`, the order status changes to Paid, and the invoice record is stored in the `invoice` table.</w:t>
            </w:r>
            <w:bookmarkEnd w:id="1517"/>
            <w:r w:rsidRPr="00F24057">
              <w:rPr>
                <w:rFonts w:cs="Times New Roman"/>
              </w:rPr>
              <w:t xml:space="preserve"> </w:t>
            </w:r>
          </w:p>
        </w:tc>
        <w:tc>
          <w:tcPr>
            <w:tcW w:w="1497" w:type="dxa"/>
          </w:tcPr>
          <w:p w14:paraId="047B172F" w14:textId="74AB094A" w:rsidR="002E6374" w:rsidRPr="00F24057" w:rsidRDefault="631991E4" w:rsidP="002E6374">
            <w:r w:rsidRPr="6C3CB8B4">
              <w:rPr>
                <w:rFonts w:eastAsia="Times New Roman" w:cs="Times New Roman"/>
              </w:rPr>
              <w:t>PASS</w:t>
            </w:r>
          </w:p>
        </w:tc>
      </w:tr>
    </w:tbl>
    <w:p w14:paraId="212C2594" w14:textId="56EC572C" w:rsidR="005D453A" w:rsidRPr="00F24057" w:rsidRDefault="00771A96" w:rsidP="005D453A">
      <w:pPr>
        <w:pStyle w:val="Heading1"/>
        <w:rPr>
          <w:rFonts w:cs="Times New Roman"/>
        </w:rPr>
      </w:pPr>
      <w:bookmarkStart w:id="1518" w:name="_Toc1354010427"/>
      <w:bookmarkStart w:id="1519" w:name="_Toc1981346016"/>
      <w:bookmarkStart w:id="1520" w:name="_Toc233377606"/>
      <w:bookmarkStart w:id="1521" w:name="_Toc233378245"/>
      <w:r w:rsidRPr="00771A96">
        <w:rPr>
          <w:rFonts w:cs="Times New Roman"/>
        </w:rPr>
        <w:t>User Guide</w:t>
      </w:r>
      <w:bookmarkEnd w:id="1518"/>
      <w:bookmarkEnd w:id="1519"/>
      <w:bookmarkEnd w:id="1520"/>
      <w:bookmarkEnd w:id="1521"/>
    </w:p>
    <w:p w14:paraId="35AA723D" w14:textId="77777777" w:rsidR="005D453A" w:rsidRPr="00F24057" w:rsidRDefault="005D453A" w:rsidP="005D453A">
      <w:pPr>
        <w:rPr>
          <w:rFonts w:cs="Times New Roman"/>
        </w:rPr>
      </w:pPr>
    </w:p>
    <w:p w14:paraId="66ED4EF9" w14:textId="77777777" w:rsidR="005D453A" w:rsidRPr="00F24057" w:rsidRDefault="005D453A" w:rsidP="005D453A">
      <w:pPr>
        <w:rPr>
          <w:rFonts w:cs="Times New Roman"/>
        </w:rPr>
      </w:pPr>
      <w:r>
        <w:rPr>
          <w:noProof/>
        </w:rPr>
        <w:drawing>
          <wp:inline distT="0" distB="0" distL="0" distR="0" wp14:anchorId="1C1D0B41" wp14:editId="2A5B92AB">
            <wp:extent cx="5277121" cy="2965602"/>
            <wp:effectExtent l="0" t="0" r="0" b="0"/>
            <wp:docPr id="19215316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79500" name="Picture 1943079500"/>
                    <pic:cNvPicPr/>
                  </pic:nvPicPr>
                  <pic:blipFill>
                    <a:blip r:embed="rId89">
                      <a:extLst>
                        <a:ext uri="{28A0092B-C50C-407E-A947-70E740481C1C}">
                          <a14:useLocalDpi xmlns:a14="http://schemas.microsoft.com/office/drawing/2010/main"/>
                        </a:ext>
                      </a:extLst>
                    </a:blip>
                    <a:stretch>
                      <a:fillRect/>
                    </a:stretch>
                  </pic:blipFill>
                  <pic:spPr>
                    <a:xfrm>
                      <a:off x="0" y="0"/>
                      <a:ext cx="5277121" cy="2965602"/>
                    </a:xfrm>
                    <a:prstGeom prst="rect">
                      <a:avLst/>
                    </a:prstGeom>
                  </pic:spPr>
                </pic:pic>
              </a:graphicData>
            </a:graphic>
          </wp:inline>
        </w:drawing>
      </w:r>
    </w:p>
    <w:p w14:paraId="7E8823E1" w14:textId="45146E3E" w:rsidR="005D453A" w:rsidRPr="00F24057" w:rsidRDefault="10891CB2" w:rsidP="005D453A">
      <w:pPr>
        <w:rPr>
          <w:rFonts w:eastAsia="Times New Roman" w:cs="Times New Roman"/>
          <w:b/>
          <w:color w:val="1F1F1F"/>
        </w:rPr>
      </w:pPr>
      <w:r w:rsidRPr="344CD613">
        <w:rPr>
          <w:rFonts w:eastAsia="Times New Roman" w:cs="Times New Roman"/>
          <w:b/>
          <w:bCs/>
          <w:color w:val="1F1F1F"/>
        </w:rPr>
        <w:t>1.1 Standard Authentication Protocol</w:t>
      </w:r>
    </w:p>
    <w:p w14:paraId="06406E3C" w14:textId="1E2E7761" w:rsidR="005D453A" w:rsidRPr="00F24057" w:rsidRDefault="10891CB2" w:rsidP="006A3746">
      <w:pPr>
        <w:pStyle w:val="ListParagraph"/>
        <w:numPr>
          <w:ilvl w:val="0"/>
          <w:numId w:val="18"/>
        </w:numPr>
        <w:rPr>
          <w:rFonts w:eastAsia="Times New Roman" w:cs="Times New Roman"/>
          <w:color w:val="1F1F1F"/>
        </w:rPr>
      </w:pPr>
      <w:r w:rsidRPr="344CD613">
        <w:rPr>
          <w:rFonts w:eastAsia="Times New Roman" w:cs="Times New Roman"/>
          <w:color w:val="1F1F1F"/>
        </w:rPr>
        <w:t xml:space="preserve">Launch the application desktop client workspace instance to initialize the </w:t>
      </w:r>
      <w:r w:rsidRPr="344CD613">
        <w:rPr>
          <w:rFonts w:eastAsia="Times New Roman" w:cs="Times New Roman"/>
          <w:b/>
          <w:bCs/>
          <w:color w:val="1F1F1F"/>
        </w:rPr>
        <w:t>Login</w:t>
      </w:r>
      <w:r w:rsidRPr="344CD613">
        <w:rPr>
          <w:rFonts w:eastAsia="Times New Roman" w:cs="Times New Roman"/>
          <w:color w:val="1F1F1F"/>
        </w:rPr>
        <w:t xml:space="preserve"> workspace portal view (image_ab3e45.png).</w:t>
      </w:r>
    </w:p>
    <w:p w14:paraId="25D515FC" w14:textId="64461603" w:rsidR="005D453A" w:rsidRPr="00F24057" w:rsidRDefault="10891CB2" w:rsidP="006A3746">
      <w:pPr>
        <w:pStyle w:val="ListParagraph"/>
        <w:numPr>
          <w:ilvl w:val="0"/>
          <w:numId w:val="18"/>
        </w:numPr>
        <w:rPr>
          <w:rFonts w:eastAsia="Times New Roman" w:cs="Times New Roman"/>
          <w:color w:val="1F1F1F"/>
        </w:rPr>
      </w:pPr>
      <w:r w:rsidRPr="344CD613">
        <w:rPr>
          <w:rFonts w:eastAsia="Times New Roman" w:cs="Times New Roman"/>
          <w:color w:val="1F1F1F"/>
        </w:rPr>
        <w:t xml:space="preserve">Input your official corporate unique system login identification string inside the </w:t>
      </w:r>
      <w:proofErr w:type="spellStart"/>
      <w:r w:rsidRPr="344CD613">
        <w:rPr>
          <w:rFonts w:eastAsia="Times New Roman" w:cs="Times New Roman"/>
          <w:b/>
          <w:bCs/>
          <w:color w:val="1F1F1F"/>
        </w:rPr>
        <w:t>EmployeeID</w:t>
      </w:r>
      <w:proofErr w:type="spellEnd"/>
      <w:r w:rsidRPr="344CD613">
        <w:rPr>
          <w:rFonts w:eastAsia="Times New Roman" w:cs="Times New Roman"/>
          <w:color w:val="1F1F1F"/>
        </w:rPr>
        <w:t xml:space="preserve"> box field area.</w:t>
      </w:r>
    </w:p>
    <w:p w14:paraId="6AC9A7AA" w14:textId="50D02CE8" w:rsidR="005D453A" w:rsidRPr="00F24057" w:rsidRDefault="10891CB2" w:rsidP="006A3746">
      <w:pPr>
        <w:pStyle w:val="ListParagraph"/>
        <w:numPr>
          <w:ilvl w:val="0"/>
          <w:numId w:val="18"/>
        </w:numPr>
        <w:rPr>
          <w:rFonts w:eastAsia="Times New Roman" w:cs="Times New Roman"/>
          <w:color w:val="1F1F1F"/>
        </w:rPr>
      </w:pPr>
      <w:r w:rsidRPr="344CD613">
        <w:rPr>
          <w:rFonts w:eastAsia="Times New Roman" w:cs="Times New Roman"/>
          <w:color w:val="1F1F1F"/>
        </w:rPr>
        <w:t xml:space="preserve">Supply your alphanumeric authentication credentials in the designated </w:t>
      </w:r>
      <w:r w:rsidRPr="344CD613">
        <w:rPr>
          <w:rFonts w:eastAsia="Times New Roman" w:cs="Times New Roman"/>
          <w:b/>
          <w:bCs/>
          <w:color w:val="1F1F1F"/>
        </w:rPr>
        <w:t>Password</w:t>
      </w:r>
      <w:r w:rsidRPr="344CD613">
        <w:rPr>
          <w:rFonts w:eastAsia="Times New Roman" w:cs="Times New Roman"/>
          <w:color w:val="1F1F1F"/>
        </w:rPr>
        <w:t xml:space="preserve"> field box text line.</w:t>
      </w:r>
    </w:p>
    <w:p w14:paraId="7CA2B2C3" w14:textId="0CB18B01" w:rsidR="005D453A" w:rsidRPr="00F24057" w:rsidRDefault="10891CB2" w:rsidP="006A3746">
      <w:pPr>
        <w:pStyle w:val="ListParagraph"/>
        <w:numPr>
          <w:ilvl w:val="0"/>
          <w:numId w:val="18"/>
        </w:numPr>
        <w:rPr>
          <w:rFonts w:eastAsia="Times New Roman" w:cs="Times New Roman"/>
          <w:color w:val="1F1F1F"/>
        </w:rPr>
      </w:pPr>
      <w:r w:rsidRPr="344CD613">
        <w:rPr>
          <w:rFonts w:eastAsia="Times New Roman" w:cs="Times New Roman"/>
          <w:color w:val="1F1F1F"/>
        </w:rPr>
        <w:t xml:space="preserve">Click the blue </w:t>
      </w:r>
      <w:proofErr w:type="spellStart"/>
      <w:r w:rsidRPr="344CD613">
        <w:rPr>
          <w:rFonts w:eastAsia="Times New Roman" w:cs="Times New Roman"/>
          <w:b/>
          <w:bCs/>
          <w:color w:val="1F1F1F"/>
        </w:rPr>
        <w:t>LogIn</w:t>
      </w:r>
      <w:proofErr w:type="spellEnd"/>
      <w:r w:rsidRPr="344CD613">
        <w:rPr>
          <w:rFonts w:eastAsia="Times New Roman" w:cs="Times New Roman"/>
          <w:color w:val="1F1F1F"/>
        </w:rPr>
        <w:t xml:space="preserve"> action square to authorize credential validation checking sequences.</w:t>
      </w:r>
    </w:p>
    <w:p w14:paraId="5E19816D" w14:textId="5DEC5E14" w:rsidR="005D453A" w:rsidRPr="00F24057" w:rsidRDefault="10891CB2" w:rsidP="006A3746">
      <w:pPr>
        <w:pStyle w:val="ListParagraph"/>
        <w:numPr>
          <w:ilvl w:val="0"/>
          <w:numId w:val="18"/>
        </w:numPr>
        <w:rPr>
          <w:rFonts w:eastAsia="Times New Roman" w:cs="Times New Roman"/>
          <w:color w:val="1F1F1F"/>
        </w:rPr>
      </w:pPr>
      <w:r w:rsidRPr="713FC3DC">
        <w:rPr>
          <w:rFonts w:eastAsia="Times New Roman" w:cs="Times New Roman"/>
          <w:color w:val="1F1F1F"/>
        </w:rPr>
        <w:t>Upon verification, the terminal screen routes you automatically to your designated department interface layout structure console interface dashboard based on your user profile permissions (e.g., Sales Dashboard view).</w:t>
      </w:r>
    </w:p>
    <w:p w14:paraId="38FB84DE" w14:textId="1BD52496" w:rsidR="005D453A" w:rsidRPr="00F24057" w:rsidRDefault="005D453A" w:rsidP="005D453A">
      <w:pPr>
        <w:rPr>
          <w:rFonts w:cs="Times New Roman"/>
        </w:rPr>
      </w:pPr>
    </w:p>
    <w:p w14:paraId="24250D65" w14:textId="73B0FAE6" w:rsidR="005D453A" w:rsidRPr="00F24057" w:rsidRDefault="005D453A" w:rsidP="005D453A">
      <w:pPr>
        <w:rPr>
          <w:rFonts w:cs="Times New Roman"/>
        </w:rPr>
      </w:pPr>
      <w:r w:rsidRPr="00F24057">
        <w:rPr>
          <w:rFonts w:cs="Times New Roman"/>
        </w:rPr>
        <w:br w:type="page"/>
      </w:r>
    </w:p>
    <w:p w14:paraId="1FFBC88B" w14:textId="571786F3" w:rsidR="005D453A" w:rsidRPr="00F24057" w:rsidRDefault="005D453A" w:rsidP="005D453A">
      <w:r>
        <w:drawing>
          <wp:inline distT="0" distB="0" distL="0" distR="0" wp14:anchorId="7F4BDB23" wp14:editId="1C22C9F3">
            <wp:extent cx="5296172" cy="2984653"/>
            <wp:effectExtent l="0" t="0" r="0" b="0"/>
            <wp:docPr id="969479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74539" name="Picture 1186374539"/>
                    <pic:cNvPicPr/>
                  </pic:nvPicPr>
                  <pic:blipFill>
                    <a:blip r:embed="rId97">
                      <a:extLst>
                        <a:ext uri="{28A0092B-C50C-407E-A947-70E740481C1C}">
                          <a14:useLocalDpi xmlns:a14="http://schemas.microsoft.com/office/drawing/2010/main"/>
                        </a:ext>
                      </a:extLst>
                    </a:blip>
                    <a:stretch>
                      <a:fillRect/>
                    </a:stretch>
                  </pic:blipFill>
                  <pic:spPr>
                    <a:xfrm>
                      <a:off x="0" y="0"/>
                      <a:ext cx="5296172" cy="2984653"/>
                    </a:xfrm>
                    <a:prstGeom prst="rect">
                      <a:avLst/>
                    </a:prstGeom>
                  </pic:spPr>
                </pic:pic>
              </a:graphicData>
            </a:graphic>
          </wp:inline>
        </w:drawing>
      </w:r>
    </w:p>
    <w:p w14:paraId="0EF5B112" w14:textId="300C87B0" w:rsidR="005D453A" w:rsidRPr="00F24057" w:rsidRDefault="6F88051B" w:rsidP="005D453A">
      <w:pPr>
        <w:rPr>
          <w:rFonts w:eastAsia="Times New Roman" w:cs="Times New Roman"/>
          <w:b/>
          <w:color w:val="1F1F1F"/>
        </w:rPr>
      </w:pPr>
      <w:r w:rsidRPr="6825D82A">
        <w:rPr>
          <w:rFonts w:eastAsia="Times New Roman" w:cs="Times New Roman"/>
          <w:b/>
          <w:bCs/>
          <w:color w:val="1F1F1F"/>
        </w:rPr>
        <w:t>1.2 Self-Service Password Recovery Reset Process</w:t>
      </w:r>
    </w:p>
    <w:p w14:paraId="0CC4DBE3" w14:textId="4992E47C" w:rsidR="005D453A" w:rsidRPr="00F24057" w:rsidRDefault="6F88051B" w:rsidP="006A3746">
      <w:pPr>
        <w:pStyle w:val="ListParagraph"/>
        <w:numPr>
          <w:ilvl w:val="0"/>
          <w:numId w:val="17"/>
        </w:numPr>
        <w:rPr>
          <w:rFonts w:eastAsia="Times New Roman" w:cs="Times New Roman"/>
          <w:color w:val="1F1F1F"/>
        </w:rPr>
      </w:pPr>
      <w:r w:rsidRPr="713FC3DC">
        <w:rPr>
          <w:rFonts w:eastAsia="Times New Roman" w:cs="Times New Roman"/>
          <w:color w:val="1F1F1F"/>
        </w:rPr>
        <w:t xml:space="preserve">Access the login screen canvas window frame options layout, then click on the </w:t>
      </w:r>
      <w:r w:rsidRPr="713FC3DC">
        <w:rPr>
          <w:rFonts w:eastAsia="Times New Roman" w:cs="Times New Roman"/>
          <w:b/>
          <w:bCs/>
          <w:color w:val="1F1F1F"/>
        </w:rPr>
        <w:t>Forgot password?</w:t>
      </w:r>
      <w:r w:rsidRPr="713FC3DC">
        <w:rPr>
          <w:rFonts w:eastAsia="Times New Roman" w:cs="Times New Roman"/>
          <w:color w:val="1F1F1F"/>
        </w:rPr>
        <w:t xml:space="preserve"> link option selection string shortcut.</w:t>
      </w:r>
    </w:p>
    <w:p w14:paraId="0711D626" w14:textId="420A41D4" w:rsidR="005D453A" w:rsidRPr="00F24057" w:rsidRDefault="6F88051B" w:rsidP="006A3746">
      <w:pPr>
        <w:pStyle w:val="ListParagraph"/>
        <w:numPr>
          <w:ilvl w:val="0"/>
          <w:numId w:val="17"/>
        </w:numPr>
        <w:rPr>
          <w:rFonts w:eastAsia="Times New Roman" w:cs="Times New Roman"/>
          <w:color w:val="1F1F1F"/>
        </w:rPr>
      </w:pPr>
      <w:r w:rsidRPr="713FC3DC">
        <w:rPr>
          <w:rFonts w:eastAsia="Times New Roman" w:cs="Times New Roman"/>
          <w:color w:val="1F1F1F"/>
        </w:rPr>
        <w:t xml:space="preserve">The terminal displays the custom update tracking template frame module labeled </w:t>
      </w:r>
      <w:r w:rsidRPr="713FC3DC">
        <w:rPr>
          <w:rFonts w:eastAsia="Times New Roman" w:cs="Times New Roman"/>
          <w:b/>
          <w:bCs/>
          <w:color w:val="1F1F1F"/>
        </w:rPr>
        <w:t xml:space="preserve">Forgot </w:t>
      </w:r>
      <w:proofErr w:type="spellStart"/>
      <w:r w:rsidRPr="713FC3DC">
        <w:rPr>
          <w:rFonts w:eastAsia="Times New Roman" w:cs="Times New Roman"/>
          <w:b/>
          <w:bCs/>
          <w:color w:val="1F1F1F"/>
        </w:rPr>
        <w:t>Pawword</w:t>
      </w:r>
      <w:proofErr w:type="spellEnd"/>
      <w:r w:rsidRPr="713FC3DC">
        <w:rPr>
          <w:rFonts w:eastAsia="Times New Roman" w:cs="Times New Roman"/>
          <w:color w:val="1F1F1F"/>
        </w:rPr>
        <w:t>.</w:t>
      </w:r>
    </w:p>
    <w:p w14:paraId="4AF308AB" w14:textId="51F1DBA9" w:rsidR="005D453A" w:rsidRPr="00F24057" w:rsidRDefault="6F88051B" w:rsidP="006A3746">
      <w:pPr>
        <w:pStyle w:val="ListParagraph"/>
        <w:numPr>
          <w:ilvl w:val="0"/>
          <w:numId w:val="17"/>
        </w:numPr>
        <w:rPr>
          <w:rFonts w:eastAsia="Times New Roman" w:cs="Times New Roman"/>
          <w:color w:val="1F1F1F"/>
        </w:rPr>
      </w:pPr>
      <w:r w:rsidRPr="713FC3DC">
        <w:rPr>
          <w:rFonts w:eastAsia="Times New Roman" w:cs="Times New Roman"/>
          <w:color w:val="1F1F1F"/>
        </w:rPr>
        <w:t xml:space="preserve">Fill in your assigned corporate validation identifier inside the </w:t>
      </w:r>
      <w:proofErr w:type="spellStart"/>
      <w:r w:rsidRPr="713FC3DC">
        <w:rPr>
          <w:rFonts w:eastAsia="Times New Roman" w:cs="Times New Roman"/>
          <w:b/>
          <w:bCs/>
          <w:color w:val="1F1F1F"/>
        </w:rPr>
        <w:t>EmployeeID</w:t>
      </w:r>
      <w:proofErr w:type="spellEnd"/>
      <w:r w:rsidRPr="713FC3DC">
        <w:rPr>
          <w:rFonts w:eastAsia="Times New Roman" w:cs="Times New Roman"/>
          <w:color w:val="1F1F1F"/>
        </w:rPr>
        <w:t xml:space="preserve"> box input zone.</w:t>
      </w:r>
    </w:p>
    <w:p w14:paraId="4A955977" w14:textId="36985BFE" w:rsidR="005D453A" w:rsidRPr="00F24057" w:rsidRDefault="6F88051B" w:rsidP="006A3746">
      <w:pPr>
        <w:pStyle w:val="ListParagraph"/>
        <w:numPr>
          <w:ilvl w:val="0"/>
          <w:numId w:val="17"/>
        </w:numPr>
        <w:rPr>
          <w:rFonts w:eastAsia="Times New Roman" w:cs="Times New Roman"/>
          <w:color w:val="1F1F1F"/>
        </w:rPr>
      </w:pPr>
      <w:r w:rsidRPr="713FC3DC">
        <w:rPr>
          <w:rFonts w:eastAsia="Times New Roman" w:cs="Times New Roman"/>
          <w:color w:val="1F1F1F"/>
        </w:rPr>
        <w:t xml:space="preserve">Populate the target updating password tracking sequence elements directly inside the </w:t>
      </w:r>
      <w:r w:rsidRPr="713FC3DC">
        <w:rPr>
          <w:rFonts w:eastAsia="Times New Roman" w:cs="Times New Roman"/>
          <w:b/>
          <w:bCs/>
          <w:color w:val="1F1F1F"/>
        </w:rPr>
        <w:t>New Password</w:t>
      </w:r>
      <w:r w:rsidRPr="713FC3DC">
        <w:rPr>
          <w:rFonts w:eastAsia="Times New Roman" w:cs="Times New Roman"/>
          <w:color w:val="1F1F1F"/>
        </w:rPr>
        <w:t xml:space="preserve"> text field option control block.</w:t>
      </w:r>
    </w:p>
    <w:p w14:paraId="6C25E86F" w14:textId="7C57EEC3" w:rsidR="005D453A" w:rsidRPr="00F24057" w:rsidRDefault="6F88051B" w:rsidP="006A3746">
      <w:pPr>
        <w:pStyle w:val="ListParagraph"/>
        <w:numPr>
          <w:ilvl w:val="0"/>
          <w:numId w:val="17"/>
        </w:numPr>
        <w:rPr>
          <w:rFonts w:eastAsia="Times New Roman" w:cs="Times New Roman"/>
          <w:color w:val="1F1F1F"/>
        </w:rPr>
      </w:pPr>
      <w:r w:rsidRPr="713FC3DC">
        <w:rPr>
          <w:rFonts w:eastAsia="Times New Roman" w:cs="Times New Roman"/>
          <w:color w:val="1F1F1F"/>
        </w:rPr>
        <w:t xml:space="preserve">Select and execute structural updates by pressing the </w:t>
      </w:r>
      <w:r w:rsidRPr="713FC3DC">
        <w:rPr>
          <w:rFonts w:eastAsia="Times New Roman" w:cs="Times New Roman"/>
          <w:b/>
          <w:bCs/>
          <w:color w:val="1F1F1F"/>
        </w:rPr>
        <w:t>Submit</w:t>
      </w:r>
      <w:r w:rsidRPr="713FC3DC">
        <w:rPr>
          <w:rFonts w:eastAsia="Times New Roman" w:cs="Times New Roman"/>
          <w:color w:val="1F1F1F"/>
        </w:rPr>
        <w:t xml:space="preserve"> operational context action button.</w:t>
      </w:r>
    </w:p>
    <w:p w14:paraId="16A1132B" w14:textId="6046E146" w:rsidR="005D453A" w:rsidRPr="00F24057" w:rsidRDefault="6F88051B" w:rsidP="006A3746">
      <w:pPr>
        <w:pStyle w:val="ListParagraph"/>
        <w:numPr>
          <w:ilvl w:val="0"/>
          <w:numId w:val="17"/>
        </w:numPr>
        <w:rPr>
          <w:rFonts w:eastAsia="Times New Roman" w:cs="Times New Roman"/>
          <w:color w:val="1F1F1F"/>
        </w:rPr>
      </w:pPr>
      <w:r w:rsidRPr="713FC3DC">
        <w:rPr>
          <w:rFonts w:eastAsia="Times New Roman" w:cs="Times New Roman"/>
          <w:color w:val="1F1F1F"/>
        </w:rPr>
        <w:t xml:space="preserve">Return to the basic starting access point view pane by clicking on the </w:t>
      </w:r>
      <w:r w:rsidRPr="713FC3DC">
        <w:rPr>
          <w:rFonts w:eastAsia="Times New Roman" w:cs="Times New Roman"/>
          <w:b/>
          <w:bCs/>
          <w:color w:val="1F1F1F"/>
        </w:rPr>
        <w:t>Back To log in</w:t>
      </w:r>
      <w:r w:rsidRPr="713FC3DC">
        <w:rPr>
          <w:rFonts w:eastAsia="Times New Roman" w:cs="Times New Roman"/>
          <w:color w:val="1F1F1F"/>
        </w:rPr>
        <w:t xml:space="preserve"> action control button element to use your newly configured security access sequence patterns.</w:t>
      </w:r>
    </w:p>
    <w:p w14:paraId="3C7F9FE0" w14:textId="0A091569" w:rsidR="005D453A" w:rsidRPr="00F24057" w:rsidRDefault="005D453A" w:rsidP="005D453A">
      <w:pPr>
        <w:rPr>
          <w:rFonts w:cs="Times New Roman"/>
        </w:rPr>
      </w:pPr>
    </w:p>
    <w:p w14:paraId="07253975" w14:textId="77777777" w:rsidR="005D453A" w:rsidRPr="00F24057" w:rsidRDefault="005D453A" w:rsidP="005D453A">
      <w:pPr>
        <w:rPr>
          <w:rFonts w:cs="Times New Roman"/>
        </w:rPr>
      </w:pPr>
    </w:p>
    <w:p w14:paraId="3A19F241" w14:textId="77777777" w:rsidR="005D453A" w:rsidRPr="00F24057" w:rsidRDefault="005D453A" w:rsidP="005D453A">
      <w:pPr>
        <w:rPr>
          <w:rFonts w:cs="Times New Roman"/>
        </w:rPr>
      </w:pPr>
    </w:p>
    <w:p w14:paraId="106F7CA9" w14:textId="77777777" w:rsidR="005D453A" w:rsidRPr="00F24057" w:rsidRDefault="005D453A" w:rsidP="005D453A">
      <w:pPr>
        <w:rPr>
          <w:rFonts w:cs="Times New Roman"/>
        </w:rPr>
      </w:pPr>
    </w:p>
    <w:p w14:paraId="200E1917" w14:textId="77777777" w:rsidR="005D453A" w:rsidRPr="00F24057" w:rsidRDefault="005D453A" w:rsidP="005D453A">
      <w:r>
        <w:br w:type="page"/>
      </w:r>
    </w:p>
    <w:p w14:paraId="57E55BF3" w14:textId="77777777" w:rsidR="005D453A" w:rsidRPr="00F24057" w:rsidRDefault="005D453A" w:rsidP="005D453A">
      <w:pPr>
        <w:rPr>
          <w:rFonts w:cs="Times New Roman"/>
        </w:rPr>
      </w:pPr>
    </w:p>
    <w:p w14:paraId="20574EAC" w14:textId="2A5A26CE" w:rsidR="005D453A" w:rsidRPr="00F24057" w:rsidRDefault="005D453A" w:rsidP="005D453A">
      <w:pPr>
        <w:rPr>
          <w:rFonts w:eastAsia="Times New Roman" w:cs="Times New Roman"/>
          <w:b/>
          <w:color w:val="1F1F1F"/>
        </w:rPr>
      </w:pPr>
      <w:r>
        <w:rPr>
          <w:noProof/>
        </w:rPr>
        <w:drawing>
          <wp:inline distT="0" distB="0" distL="0" distR="0" wp14:anchorId="7DAA28E5" wp14:editId="03EFCD2F">
            <wp:extent cx="5943600" cy="3076575"/>
            <wp:effectExtent l="0" t="0" r="0" b="0"/>
            <wp:docPr id="2026688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5422" name="Picture 74295422"/>
                    <pic:cNvPicPr/>
                  </pic:nvPicPr>
                  <pic:blipFill>
                    <a:blip r:embed="rId101">
                      <a:extLst>
                        <a:ext uri="{28A0092B-C50C-407E-A947-70E740481C1C}">
                          <a14:useLocalDpi xmlns:a14="http://schemas.microsoft.com/office/drawing/2010/main"/>
                        </a:ext>
                      </a:extLst>
                    </a:blip>
                    <a:stretch>
                      <a:fillRect/>
                    </a:stretch>
                  </pic:blipFill>
                  <pic:spPr>
                    <a:xfrm>
                      <a:off x="0" y="0"/>
                      <a:ext cx="5943600" cy="3076575"/>
                    </a:xfrm>
                    <a:prstGeom prst="rect">
                      <a:avLst/>
                    </a:prstGeom>
                  </pic:spPr>
                </pic:pic>
              </a:graphicData>
            </a:graphic>
          </wp:inline>
        </w:drawing>
      </w:r>
      <w:r w:rsidR="1D85726E" w:rsidRPr="6825D82A">
        <w:rPr>
          <w:rFonts w:eastAsia="Times New Roman" w:cs="Times New Roman"/>
          <w:b/>
          <w:bCs/>
          <w:color w:val="1F1F1F"/>
        </w:rPr>
        <w:t>2.1 Inventory Lookup Search Catalog Routine</w:t>
      </w:r>
    </w:p>
    <w:p w14:paraId="4639E1CE" w14:textId="6BE4B873" w:rsidR="005D453A" w:rsidRPr="00F24057" w:rsidRDefault="1D85726E" w:rsidP="006A3746">
      <w:pPr>
        <w:pStyle w:val="ListParagraph"/>
        <w:numPr>
          <w:ilvl w:val="0"/>
          <w:numId w:val="16"/>
        </w:numPr>
        <w:rPr>
          <w:rFonts w:eastAsia="Times New Roman" w:cs="Times New Roman"/>
          <w:color w:val="1F1F1F"/>
        </w:rPr>
      </w:pPr>
      <w:r w:rsidRPr="6825D82A">
        <w:rPr>
          <w:rFonts w:eastAsia="Times New Roman" w:cs="Times New Roman"/>
          <w:color w:val="1F1F1F"/>
        </w:rPr>
        <w:t xml:space="preserve">Select the primary sidebar tracking navigation menu panel label tab item marked </w:t>
      </w:r>
      <w:r w:rsidRPr="6825D82A">
        <w:rPr>
          <w:rFonts w:eastAsia="Times New Roman" w:cs="Times New Roman"/>
          <w:b/>
          <w:bCs/>
          <w:color w:val="1F1F1F"/>
        </w:rPr>
        <w:t>Search Product</w:t>
      </w:r>
      <w:r w:rsidRPr="6825D82A">
        <w:rPr>
          <w:rFonts w:eastAsia="Times New Roman" w:cs="Times New Roman"/>
          <w:color w:val="1F1F1F"/>
        </w:rPr>
        <w:t>.</w:t>
      </w:r>
    </w:p>
    <w:p w14:paraId="4BDCFE41" w14:textId="28B05898" w:rsidR="005D453A" w:rsidRPr="00F24057" w:rsidRDefault="1D85726E" w:rsidP="006A3746">
      <w:pPr>
        <w:pStyle w:val="ListParagraph"/>
        <w:numPr>
          <w:ilvl w:val="0"/>
          <w:numId w:val="16"/>
        </w:numPr>
        <w:rPr>
          <w:rFonts w:eastAsia="Times New Roman" w:cs="Times New Roman"/>
          <w:color w:val="1F1F1F"/>
        </w:rPr>
      </w:pPr>
      <w:r w:rsidRPr="6825D82A">
        <w:rPr>
          <w:rFonts w:eastAsia="Times New Roman" w:cs="Times New Roman"/>
          <w:color w:val="1F1F1F"/>
        </w:rPr>
        <w:t>Input key criteria terms (such as specific item descriptive identification headers or database numeric values) within the empty top layout navigation tracking selection check parameters text row workspace line.</w:t>
      </w:r>
    </w:p>
    <w:p w14:paraId="36320B09" w14:textId="1FA62EAC" w:rsidR="005D453A" w:rsidRPr="00F24057" w:rsidRDefault="1D85726E" w:rsidP="006A3746">
      <w:pPr>
        <w:pStyle w:val="ListParagraph"/>
        <w:numPr>
          <w:ilvl w:val="0"/>
          <w:numId w:val="16"/>
        </w:numPr>
        <w:rPr>
          <w:rFonts w:eastAsia="Times New Roman" w:cs="Times New Roman"/>
          <w:color w:val="1F1F1F"/>
        </w:rPr>
      </w:pPr>
      <w:r w:rsidRPr="6825D82A">
        <w:rPr>
          <w:rFonts w:eastAsia="Times New Roman" w:cs="Times New Roman"/>
          <w:color w:val="1F1F1F"/>
        </w:rPr>
        <w:t xml:space="preserve">Execute validation calculations by pressing down on the blue </w:t>
      </w:r>
      <w:r w:rsidRPr="6825D82A">
        <w:rPr>
          <w:rFonts w:eastAsia="Times New Roman" w:cs="Times New Roman"/>
          <w:b/>
          <w:bCs/>
          <w:color w:val="1F1F1F"/>
        </w:rPr>
        <w:t>Search</w:t>
      </w:r>
      <w:r w:rsidRPr="6825D82A">
        <w:rPr>
          <w:rFonts w:eastAsia="Times New Roman" w:cs="Times New Roman"/>
          <w:color w:val="1F1F1F"/>
        </w:rPr>
        <w:t xml:space="preserve"> layout command toggle button.</w:t>
      </w:r>
    </w:p>
    <w:p w14:paraId="3918DE12" w14:textId="48B01B5B" w:rsidR="005D453A" w:rsidRPr="00F24057" w:rsidRDefault="1D85726E" w:rsidP="006A3746">
      <w:pPr>
        <w:pStyle w:val="ListParagraph"/>
        <w:numPr>
          <w:ilvl w:val="0"/>
          <w:numId w:val="16"/>
        </w:numPr>
        <w:rPr>
          <w:rFonts w:eastAsia="Times New Roman" w:cs="Times New Roman"/>
          <w:color w:val="1F1F1F"/>
        </w:rPr>
      </w:pPr>
      <w:r w:rsidRPr="6825D82A">
        <w:rPr>
          <w:rFonts w:eastAsia="Times New Roman" w:cs="Times New Roman"/>
          <w:color w:val="1F1F1F"/>
        </w:rPr>
        <w:t>Review available matching catalog arrays displayed directly inside the output information row dashboard panel sections tracker:</w:t>
      </w:r>
    </w:p>
    <w:p w14:paraId="1D8B7B65" w14:textId="59698BA0" w:rsidR="005D453A" w:rsidRPr="00F24057" w:rsidRDefault="1D85726E" w:rsidP="006A3746">
      <w:pPr>
        <w:pStyle w:val="ListParagraph"/>
        <w:numPr>
          <w:ilvl w:val="1"/>
          <w:numId w:val="16"/>
        </w:numPr>
        <w:rPr>
          <w:rFonts w:eastAsia="Times New Roman" w:cs="Times New Roman"/>
          <w:color w:val="1F1F1F"/>
        </w:rPr>
      </w:pPr>
      <w:proofErr w:type="spellStart"/>
      <w:r w:rsidRPr="6825D82A">
        <w:rPr>
          <w:rFonts w:eastAsia="Times New Roman" w:cs="Times New Roman"/>
          <w:b/>
          <w:bCs/>
          <w:color w:val="1F1F1F"/>
        </w:rPr>
        <w:t>ProductID</w:t>
      </w:r>
      <w:proofErr w:type="spellEnd"/>
      <w:r w:rsidRPr="6825D82A">
        <w:rPr>
          <w:rFonts w:eastAsia="Times New Roman" w:cs="Times New Roman"/>
          <w:b/>
          <w:bCs/>
          <w:color w:val="1F1F1F"/>
        </w:rPr>
        <w:t xml:space="preserve"> / ProductName:</w:t>
      </w:r>
      <w:r w:rsidRPr="6825D82A">
        <w:rPr>
          <w:rFonts w:eastAsia="Times New Roman" w:cs="Times New Roman"/>
          <w:color w:val="1F1F1F"/>
        </w:rPr>
        <w:t xml:space="preserve"> Identifies catalog inventory names.</w:t>
      </w:r>
    </w:p>
    <w:p w14:paraId="41B6521E" w14:textId="30F3C3C1" w:rsidR="005D453A" w:rsidRPr="00F24057" w:rsidRDefault="1D85726E" w:rsidP="006A3746">
      <w:pPr>
        <w:pStyle w:val="ListParagraph"/>
        <w:numPr>
          <w:ilvl w:val="1"/>
          <w:numId w:val="16"/>
        </w:numPr>
        <w:rPr>
          <w:rFonts w:eastAsia="Times New Roman" w:cs="Times New Roman"/>
          <w:color w:val="1F1F1F"/>
        </w:rPr>
      </w:pPr>
      <w:proofErr w:type="spellStart"/>
      <w:r w:rsidRPr="6825D82A">
        <w:rPr>
          <w:rFonts w:eastAsia="Times New Roman" w:cs="Times New Roman"/>
          <w:b/>
          <w:bCs/>
          <w:color w:val="1F1F1F"/>
        </w:rPr>
        <w:t>UnitPrice</w:t>
      </w:r>
      <w:proofErr w:type="spellEnd"/>
      <w:r w:rsidRPr="6825D82A">
        <w:rPr>
          <w:rFonts w:eastAsia="Times New Roman" w:cs="Times New Roman"/>
          <w:b/>
          <w:bCs/>
          <w:color w:val="1F1F1F"/>
        </w:rPr>
        <w:t>:</w:t>
      </w:r>
      <w:r w:rsidRPr="6825D82A">
        <w:rPr>
          <w:rFonts w:eastAsia="Times New Roman" w:cs="Times New Roman"/>
          <w:color w:val="1F1F1F"/>
        </w:rPr>
        <w:t xml:space="preserve"> Baseline accounting catalog cost matrix records.</w:t>
      </w:r>
    </w:p>
    <w:p w14:paraId="69931092" w14:textId="32408689" w:rsidR="005D453A" w:rsidRPr="00F24057" w:rsidRDefault="1D85726E" w:rsidP="006A3746">
      <w:pPr>
        <w:pStyle w:val="ListParagraph"/>
        <w:numPr>
          <w:ilvl w:val="1"/>
          <w:numId w:val="16"/>
        </w:numPr>
        <w:rPr>
          <w:rFonts w:eastAsia="Times New Roman" w:cs="Times New Roman"/>
          <w:color w:val="1F1F1F"/>
        </w:rPr>
      </w:pPr>
      <w:r w:rsidRPr="6825D82A">
        <w:rPr>
          <w:rFonts w:eastAsia="Times New Roman" w:cs="Times New Roman"/>
          <w:b/>
          <w:bCs/>
          <w:color w:val="1F1F1F"/>
        </w:rPr>
        <w:t>Stock:</w:t>
      </w:r>
      <w:r w:rsidRPr="6825D82A">
        <w:rPr>
          <w:rFonts w:eastAsia="Times New Roman" w:cs="Times New Roman"/>
          <w:color w:val="1F1F1F"/>
        </w:rPr>
        <w:t xml:space="preserve"> Remaining real-time product quantities available within corporate storage depots.</w:t>
      </w:r>
    </w:p>
    <w:p w14:paraId="150555E4" w14:textId="51DB269F" w:rsidR="005D453A" w:rsidRPr="00F24057" w:rsidRDefault="005D453A" w:rsidP="005D453A"/>
    <w:p w14:paraId="08BCD2CA" w14:textId="77777777" w:rsidR="005D453A" w:rsidRDefault="005D453A" w:rsidP="005D453A">
      <w:r>
        <w:br w:type="page"/>
      </w:r>
    </w:p>
    <w:p w14:paraId="2051770F" w14:textId="54763CA5" w:rsidR="005D453A" w:rsidRDefault="005D453A" w:rsidP="005D453A">
      <w:pPr>
        <w:rPr>
          <w:rFonts w:eastAsia="Times New Roman" w:cs="Times New Roman"/>
          <w:b/>
          <w:color w:val="1F1F1F"/>
        </w:rPr>
      </w:pPr>
      <w:r>
        <w:rPr>
          <w:noProof/>
        </w:rPr>
        <w:drawing>
          <wp:inline distT="0" distB="0" distL="0" distR="0" wp14:anchorId="219F3E72" wp14:editId="6CFB129F">
            <wp:extent cx="5899432" cy="3025350"/>
            <wp:effectExtent l="0" t="0" r="0" b="0"/>
            <wp:docPr id="1061899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67999" name="Picture 965067999"/>
                    <pic:cNvPicPr/>
                  </pic:nvPicPr>
                  <pic:blipFill>
                    <a:blip r:embed="rId103">
                      <a:extLst>
                        <a:ext uri="{28A0092B-C50C-407E-A947-70E740481C1C}">
                          <a14:useLocalDpi xmlns:a14="http://schemas.microsoft.com/office/drawing/2010/main"/>
                        </a:ext>
                      </a:extLst>
                    </a:blip>
                    <a:stretch>
                      <a:fillRect/>
                    </a:stretch>
                  </pic:blipFill>
                  <pic:spPr>
                    <a:xfrm>
                      <a:off x="0" y="0"/>
                      <a:ext cx="5899432" cy="3025350"/>
                    </a:xfrm>
                    <a:prstGeom prst="rect">
                      <a:avLst/>
                    </a:prstGeom>
                  </pic:spPr>
                </pic:pic>
              </a:graphicData>
            </a:graphic>
          </wp:inline>
        </w:drawing>
      </w:r>
      <w:r w:rsidR="2179EAC4" w:rsidRPr="6825D82A">
        <w:rPr>
          <w:rFonts w:eastAsia="Times New Roman" w:cs="Times New Roman"/>
          <w:b/>
          <w:bCs/>
          <w:color w:val="1F1F1F"/>
        </w:rPr>
        <w:t>2.5 Historical Log Inquiries Data Reviews</w:t>
      </w:r>
    </w:p>
    <w:p w14:paraId="199A7627" w14:textId="391D5DAB" w:rsidR="005D453A" w:rsidRDefault="2179EAC4" w:rsidP="006A3746">
      <w:pPr>
        <w:pStyle w:val="ListParagraph"/>
        <w:numPr>
          <w:ilvl w:val="0"/>
          <w:numId w:val="11"/>
        </w:numPr>
        <w:rPr>
          <w:rFonts w:eastAsia="Times New Roman" w:cs="Times New Roman"/>
          <w:color w:val="1F1F1F"/>
        </w:rPr>
      </w:pPr>
      <w:r w:rsidRPr="6825D82A">
        <w:rPr>
          <w:rFonts w:eastAsia="Times New Roman" w:cs="Times New Roman"/>
          <w:color w:val="1F1F1F"/>
        </w:rPr>
        <w:t xml:space="preserve">Click on the left-aligned navigational menu track indicator block marked </w:t>
      </w:r>
      <w:r w:rsidRPr="6825D82A">
        <w:rPr>
          <w:rFonts w:eastAsia="Times New Roman" w:cs="Times New Roman"/>
          <w:b/>
          <w:bCs/>
          <w:color w:val="1F1F1F"/>
        </w:rPr>
        <w:t>Order History</w:t>
      </w:r>
      <w:r w:rsidRPr="6825D82A">
        <w:rPr>
          <w:rFonts w:eastAsia="Times New Roman" w:cs="Times New Roman"/>
          <w:color w:val="1F1F1F"/>
        </w:rPr>
        <w:t>.</w:t>
      </w:r>
    </w:p>
    <w:p w14:paraId="00FBDB8D" w14:textId="047D5AD4" w:rsidR="005D453A" w:rsidRDefault="2179EAC4" w:rsidP="006A3746">
      <w:pPr>
        <w:pStyle w:val="ListParagraph"/>
        <w:numPr>
          <w:ilvl w:val="0"/>
          <w:numId w:val="11"/>
        </w:numPr>
        <w:rPr>
          <w:rFonts w:eastAsia="Times New Roman" w:cs="Times New Roman"/>
          <w:color w:val="1F1F1F"/>
        </w:rPr>
      </w:pPr>
      <w:r w:rsidRPr="6825D82A">
        <w:rPr>
          <w:rFonts w:eastAsia="Times New Roman" w:cs="Times New Roman"/>
          <w:color w:val="1F1F1F"/>
        </w:rPr>
        <w:t>Read system tracking status metrics records updates quickly by tracking colored text elements inside rows:</w:t>
      </w:r>
    </w:p>
    <w:p w14:paraId="739F36F9" w14:textId="11F28995" w:rsidR="005D453A" w:rsidRDefault="2179EAC4" w:rsidP="006A3746">
      <w:pPr>
        <w:pStyle w:val="ListParagraph"/>
        <w:numPr>
          <w:ilvl w:val="1"/>
          <w:numId w:val="11"/>
        </w:numPr>
        <w:rPr>
          <w:rFonts w:eastAsia="Times New Roman" w:cs="Times New Roman"/>
          <w:color w:val="1F1F1F"/>
        </w:rPr>
      </w:pPr>
      <w:r w:rsidRPr="6825D82A">
        <w:rPr>
          <w:rFonts w:eastAsia="Times New Roman" w:cs="Times New Roman"/>
          <w:b/>
          <w:bCs/>
          <w:color w:val="1F1F1F"/>
        </w:rPr>
        <w:t>Pending (Orange Text Labeling):</w:t>
      </w:r>
      <w:r w:rsidRPr="6825D82A">
        <w:rPr>
          <w:rFonts w:eastAsia="Times New Roman" w:cs="Times New Roman"/>
          <w:color w:val="1F1F1F"/>
        </w:rPr>
        <w:t xml:space="preserve"> Active transaction request undergoing initial logistics preparation.</w:t>
      </w:r>
    </w:p>
    <w:p w14:paraId="3D68D615" w14:textId="7D9B6575" w:rsidR="005D453A" w:rsidRDefault="2179EAC4" w:rsidP="006A3746">
      <w:pPr>
        <w:pStyle w:val="ListParagraph"/>
        <w:numPr>
          <w:ilvl w:val="1"/>
          <w:numId w:val="11"/>
        </w:numPr>
        <w:rPr>
          <w:rFonts w:eastAsia="Times New Roman" w:cs="Times New Roman"/>
          <w:color w:val="1F1F1F"/>
        </w:rPr>
      </w:pPr>
      <w:r w:rsidRPr="6825D82A">
        <w:rPr>
          <w:rFonts w:eastAsia="Times New Roman" w:cs="Times New Roman"/>
          <w:b/>
          <w:bCs/>
          <w:color w:val="1F1F1F"/>
        </w:rPr>
        <w:t>Paid (Green Text Labeling):</w:t>
      </w:r>
      <w:r w:rsidRPr="6825D82A">
        <w:rPr>
          <w:rFonts w:eastAsia="Times New Roman" w:cs="Times New Roman"/>
          <w:color w:val="1F1F1F"/>
        </w:rPr>
        <w:t xml:space="preserve"> Settlement procedures finalized successfully.</w:t>
      </w:r>
    </w:p>
    <w:p w14:paraId="2A1739B2" w14:textId="637B88C1" w:rsidR="005D453A" w:rsidRDefault="2179EAC4" w:rsidP="006A3746">
      <w:pPr>
        <w:pStyle w:val="ListParagraph"/>
        <w:numPr>
          <w:ilvl w:val="1"/>
          <w:numId w:val="11"/>
        </w:numPr>
        <w:rPr>
          <w:rFonts w:eastAsia="Times New Roman" w:cs="Times New Roman"/>
          <w:color w:val="1F1F1F"/>
        </w:rPr>
      </w:pPr>
      <w:r w:rsidRPr="6825D82A">
        <w:rPr>
          <w:rFonts w:eastAsia="Times New Roman" w:cs="Times New Roman"/>
          <w:b/>
          <w:bCs/>
          <w:color w:val="1F1F1F"/>
        </w:rPr>
        <w:t>Cancel (Red Text Labeling):</w:t>
      </w:r>
      <w:r w:rsidRPr="6825D82A">
        <w:rPr>
          <w:rFonts w:eastAsia="Times New Roman" w:cs="Times New Roman"/>
          <w:color w:val="1F1F1F"/>
        </w:rPr>
        <w:t xml:space="preserve"> Request voided; allocations released.</w:t>
      </w:r>
    </w:p>
    <w:p w14:paraId="1AEC53F1" w14:textId="5512B03A" w:rsidR="005D453A" w:rsidRDefault="2179EAC4" w:rsidP="006A3746">
      <w:pPr>
        <w:pStyle w:val="ListParagraph"/>
        <w:numPr>
          <w:ilvl w:val="1"/>
          <w:numId w:val="11"/>
        </w:numPr>
        <w:rPr>
          <w:rFonts w:eastAsia="Times New Roman" w:cs="Times New Roman"/>
          <w:color w:val="1F1F1F"/>
        </w:rPr>
      </w:pPr>
      <w:r w:rsidRPr="6825D82A">
        <w:rPr>
          <w:rFonts w:eastAsia="Times New Roman" w:cs="Times New Roman"/>
          <w:b/>
          <w:bCs/>
          <w:color w:val="1F1F1F"/>
        </w:rPr>
        <w:t>Delivery (Blue Text Labeling):</w:t>
      </w:r>
      <w:r w:rsidRPr="6825D82A">
        <w:rPr>
          <w:rFonts w:eastAsia="Times New Roman" w:cs="Times New Roman"/>
          <w:color w:val="1F1F1F"/>
        </w:rPr>
        <w:t xml:space="preserve"> Items dispatched with field carrier teams </w:t>
      </w:r>
      <w:proofErr w:type="spellStart"/>
      <w:r w:rsidRPr="6825D82A">
        <w:rPr>
          <w:rFonts w:eastAsia="Times New Roman" w:cs="Times New Roman"/>
          <w:color w:val="1F1F1F"/>
        </w:rPr>
        <w:t>en</w:t>
      </w:r>
      <w:proofErr w:type="spellEnd"/>
      <w:r w:rsidRPr="6825D82A">
        <w:rPr>
          <w:rFonts w:eastAsia="Times New Roman" w:cs="Times New Roman"/>
          <w:color w:val="1F1F1F"/>
        </w:rPr>
        <w:t xml:space="preserve"> route to destination.</w:t>
      </w:r>
    </w:p>
    <w:p w14:paraId="4EEF4362" w14:textId="6BFD125E" w:rsidR="005D453A" w:rsidRDefault="005D453A" w:rsidP="005D453A"/>
    <w:p w14:paraId="4BF8E2B0" w14:textId="77777777" w:rsidR="005D453A" w:rsidRDefault="005D453A" w:rsidP="005D453A">
      <w:r>
        <w:br w:type="page"/>
      </w:r>
    </w:p>
    <w:p w14:paraId="0518D1B5" w14:textId="5A767821" w:rsidR="005D453A" w:rsidRDefault="005D453A" w:rsidP="005D453A">
      <w:pPr>
        <w:rPr>
          <w:rFonts w:eastAsia="Times New Roman" w:cs="Times New Roman"/>
          <w:b/>
          <w:color w:val="1F1F1F"/>
        </w:rPr>
      </w:pPr>
      <w:r>
        <w:t>￼</w:t>
      </w:r>
      <w:r w:rsidR="59735EF3" w:rsidRPr="6825D82A">
        <w:rPr>
          <w:rFonts w:eastAsia="Times New Roman" w:cs="Times New Roman"/>
          <w:b/>
          <w:bCs/>
          <w:color w:val="1F1F1F"/>
        </w:rPr>
        <w:t>2.2 Product Configuration selection &amp; Cart Management Operations</w:t>
      </w:r>
    </w:p>
    <w:p w14:paraId="3E5FDB4B" w14:textId="1F931C44" w:rsidR="005D453A" w:rsidRDefault="59735EF3" w:rsidP="006A3746">
      <w:pPr>
        <w:pStyle w:val="ListParagraph"/>
        <w:numPr>
          <w:ilvl w:val="0"/>
          <w:numId w:val="15"/>
        </w:numPr>
        <w:rPr>
          <w:rFonts w:eastAsia="Times New Roman" w:cs="Times New Roman"/>
          <w:color w:val="1F1F1F"/>
        </w:rPr>
      </w:pPr>
      <w:r w:rsidRPr="6825D82A">
        <w:rPr>
          <w:rFonts w:eastAsia="Times New Roman" w:cs="Times New Roman"/>
          <w:color w:val="1F1F1F"/>
        </w:rPr>
        <w:t xml:space="preserve">Choose the sidebar interaction menu option section labeled </w:t>
      </w:r>
      <w:r w:rsidRPr="6825D82A">
        <w:rPr>
          <w:rFonts w:eastAsia="Times New Roman" w:cs="Times New Roman"/>
          <w:b/>
          <w:bCs/>
          <w:color w:val="1F1F1F"/>
        </w:rPr>
        <w:t>Create Order</w:t>
      </w:r>
      <w:r w:rsidRPr="6825D82A">
        <w:rPr>
          <w:rFonts w:eastAsia="Times New Roman" w:cs="Times New Roman"/>
          <w:color w:val="1F1F1F"/>
        </w:rPr>
        <w:t xml:space="preserve"> to launch step 1 view layouts.</w:t>
      </w:r>
    </w:p>
    <w:p w14:paraId="10C2E2D9" w14:textId="024DB875" w:rsidR="005D453A" w:rsidRDefault="59735EF3" w:rsidP="006A3746">
      <w:pPr>
        <w:pStyle w:val="ListParagraph"/>
        <w:numPr>
          <w:ilvl w:val="0"/>
          <w:numId w:val="15"/>
        </w:numPr>
        <w:rPr>
          <w:rFonts w:eastAsia="Times New Roman" w:cs="Times New Roman"/>
          <w:color w:val="1F1F1F"/>
        </w:rPr>
      </w:pPr>
      <w:r w:rsidRPr="6825D82A">
        <w:rPr>
          <w:rFonts w:eastAsia="Times New Roman" w:cs="Times New Roman"/>
          <w:color w:val="1F1F1F"/>
        </w:rPr>
        <w:t>Locate your target furniture item cards within the main catalog window display section area.</w:t>
      </w:r>
    </w:p>
    <w:p w14:paraId="16466BB5" w14:textId="6F3DDF32" w:rsidR="005D453A" w:rsidRDefault="59735EF3" w:rsidP="006A3746">
      <w:pPr>
        <w:pStyle w:val="ListParagraph"/>
        <w:numPr>
          <w:ilvl w:val="0"/>
          <w:numId w:val="15"/>
        </w:numPr>
        <w:rPr>
          <w:rFonts w:eastAsia="Times New Roman" w:cs="Times New Roman"/>
          <w:color w:val="1F1F1F"/>
        </w:rPr>
      </w:pPr>
      <w:r w:rsidRPr="6825D82A">
        <w:rPr>
          <w:rFonts w:eastAsia="Times New Roman" w:cs="Times New Roman"/>
          <w:color w:val="1F1F1F"/>
        </w:rPr>
        <w:t>Review item details and inventory indicators (e.g., S:52 indicates 52 items are currently available in stock balances).</w:t>
      </w:r>
    </w:p>
    <w:p w14:paraId="3C8592A9" w14:textId="21FDACF2" w:rsidR="005D453A" w:rsidRDefault="59735EF3" w:rsidP="006A3746">
      <w:pPr>
        <w:pStyle w:val="ListParagraph"/>
        <w:numPr>
          <w:ilvl w:val="0"/>
          <w:numId w:val="15"/>
        </w:numPr>
        <w:rPr>
          <w:rFonts w:eastAsia="Times New Roman" w:cs="Times New Roman"/>
          <w:color w:val="1F1F1F"/>
        </w:rPr>
      </w:pPr>
      <w:r w:rsidRPr="6825D82A">
        <w:rPr>
          <w:rFonts w:eastAsia="Times New Roman" w:cs="Times New Roman"/>
          <w:color w:val="1F1F1F"/>
        </w:rPr>
        <w:t>Use the item card quantity spinner counter component (</w:t>
      </w:r>
      <w:r w:rsidRPr="6825D82A">
        <w:rPr>
          <w:rFonts w:eastAsia="Times New Roman" w:cs="Times New Roman"/>
          <w:b/>
          <w:bCs/>
          <w:color w:val="1F1F1F"/>
        </w:rPr>
        <w:t>Qty:</w:t>
      </w:r>
      <w:r w:rsidRPr="6825D82A">
        <w:rPr>
          <w:rFonts w:eastAsia="Times New Roman" w:cs="Times New Roman"/>
          <w:color w:val="1F1F1F"/>
        </w:rPr>
        <w:t>) to enter your desired purchase amount values.</w:t>
      </w:r>
    </w:p>
    <w:p w14:paraId="0D10956F" w14:textId="46BC9DC5" w:rsidR="005D453A" w:rsidRDefault="59735EF3" w:rsidP="006A3746">
      <w:pPr>
        <w:pStyle w:val="ListParagraph"/>
        <w:numPr>
          <w:ilvl w:val="0"/>
          <w:numId w:val="14"/>
        </w:numPr>
        <w:rPr>
          <w:rFonts w:eastAsia="Times New Roman" w:cs="Times New Roman"/>
          <w:color w:val="1F1F1F"/>
        </w:rPr>
      </w:pPr>
      <w:r w:rsidRPr="6825D82A">
        <w:rPr>
          <w:rFonts w:eastAsia="Times New Roman" w:cs="Times New Roman"/>
          <w:color w:val="1F1F1F"/>
        </w:rPr>
        <w:t xml:space="preserve">Click the blue </w:t>
      </w:r>
      <w:r w:rsidRPr="6825D82A">
        <w:rPr>
          <w:rFonts w:eastAsia="Times New Roman" w:cs="Times New Roman"/>
          <w:b/>
          <w:bCs/>
          <w:color w:val="1F1F1F"/>
        </w:rPr>
        <w:t>+ Add</w:t>
      </w:r>
      <w:r w:rsidRPr="6825D82A">
        <w:rPr>
          <w:rFonts w:eastAsia="Times New Roman" w:cs="Times New Roman"/>
          <w:color w:val="1F1F1F"/>
        </w:rPr>
        <w:t xml:space="preserve"> action button element to place the selected item block configurations into your active temporary shopping cart registry workspace storage layout arrays on the right.</w:t>
      </w:r>
    </w:p>
    <w:p w14:paraId="36A5DFD4" w14:textId="61F84634" w:rsidR="005D453A" w:rsidRDefault="59735EF3" w:rsidP="006A3746">
      <w:pPr>
        <w:pStyle w:val="ListParagraph"/>
        <w:numPr>
          <w:ilvl w:val="0"/>
          <w:numId w:val="14"/>
        </w:numPr>
        <w:rPr>
          <w:rFonts w:eastAsia="Times New Roman" w:cs="Times New Roman"/>
          <w:color w:val="1F1F1F"/>
        </w:rPr>
      </w:pPr>
      <w:r w:rsidRPr="6825D82A">
        <w:rPr>
          <w:rFonts w:eastAsia="Times New Roman" w:cs="Times New Roman"/>
          <w:color w:val="1F1F1F"/>
        </w:rPr>
        <w:t xml:space="preserve">Verify your running items index list items breakdown records data rows displayed in the right-side </w:t>
      </w:r>
      <w:r w:rsidRPr="6825D82A">
        <w:rPr>
          <w:rFonts w:eastAsia="Times New Roman" w:cs="Times New Roman"/>
          <w:b/>
          <w:bCs/>
          <w:color w:val="1F1F1F"/>
        </w:rPr>
        <w:t>CART</w:t>
      </w:r>
      <w:r w:rsidRPr="6825D82A">
        <w:rPr>
          <w:rFonts w:eastAsia="Times New Roman" w:cs="Times New Roman"/>
          <w:color w:val="1F1F1F"/>
        </w:rPr>
        <w:t xml:space="preserve"> workspace framework container summary block panel.</w:t>
      </w:r>
    </w:p>
    <w:p w14:paraId="0DA36A6C" w14:textId="55F03AEC" w:rsidR="005D453A" w:rsidRDefault="59735EF3" w:rsidP="006A3746">
      <w:pPr>
        <w:pStyle w:val="ListParagraph"/>
        <w:numPr>
          <w:ilvl w:val="0"/>
          <w:numId w:val="14"/>
        </w:numPr>
        <w:rPr>
          <w:rFonts w:eastAsia="Times New Roman" w:cs="Times New Roman"/>
          <w:color w:val="1F1F1F"/>
        </w:rPr>
      </w:pPr>
      <w:r w:rsidRPr="6825D82A">
        <w:rPr>
          <w:rFonts w:eastAsia="Times New Roman" w:cs="Times New Roman"/>
          <w:color w:val="1F1F1F"/>
        </w:rPr>
        <w:t xml:space="preserve">Click the </w:t>
      </w:r>
      <w:r w:rsidRPr="6825D82A">
        <w:rPr>
          <w:rFonts w:eastAsia="Times New Roman" w:cs="Times New Roman"/>
          <w:b/>
          <w:bCs/>
          <w:color w:val="1F1F1F"/>
        </w:rPr>
        <w:t>Checkout</w:t>
      </w:r>
      <w:r w:rsidRPr="6825D82A">
        <w:rPr>
          <w:rFonts w:eastAsia="Times New Roman" w:cs="Times New Roman"/>
          <w:color w:val="1F1F1F"/>
        </w:rPr>
        <w:t xml:space="preserve"> functional interface navigation execution context layout button once selection requirements match customer requests.</w:t>
      </w:r>
    </w:p>
    <w:p w14:paraId="67E7BAE9" w14:textId="7EFF18F6" w:rsidR="005D453A" w:rsidRDefault="59735EF3" w:rsidP="005D453A">
      <w:pPr>
        <w:rPr>
          <w:rFonts w:eastAsia="Times New Roman" w:cs="Times New Roman"/>
          <w:color w:val="1F1F1F"/>
        </w:rPr>
      </w:pPr>
      <w:r w:rsidRPr="6825D82A">
        <w:rPr>
          <w:rFonts w:eastAsia="Times New Roman" w:cs="Times New Roman"/>
          <w:b/>
          <w:bCs/>
          <w:color w:val="1F1F1F"/>
        </w:rPr>
        <w:t>CRITICAL ALERT NOTICE:</w:t>
      </w:r>
      <w:r w:rsidRPr="6825D82A">
        <w:rPr>
          <w:rFonts w:eastAsia="Times New Roman" w:cs="Times New Roman"/>
          <w:color w:val="1F1F1F"/>
        </w:rPr>
        <w:t xml:space="preserve"> Do not request quantities that exceed current warehouse inventory levels. Attempting to order amounts greater than available stock will cause validation errors, and the transaction request will be blocked.</w:t>
      </w:r>
    </w:p>
    <w:p w14:paraId="261D5CD8" w14:textId="465B5879" w:rsidR="005D453A" w:rsidRDefault="005D453A" w:rsidP="005D453A"/>
    <w:p w14:paraId="4F7F9B51" w14:textId="77777777" w:rsidR="005D453A" w:rsidRDefault="005D453A" w:rsidP="005D453A">
      <w:r>
        <w:br w:type="page"/>
      </w:r>
    </w:p>
    <w:p w14:paraId="6D764BE3" w14:textId="77777777" w:rsidR="005D453A" w:rsidRDefault="005D453A" w:rsidP="005D453A"/>
    <w:p w14:paraId="0E611DE3" w14:textId="1265DF62" w:rsidR="005D453A" w:rsidRPr="00F24057" w:rsidRDefault="005D453A" w:rsidP="005D453A">
      <w:pPr>
        <w:rPr>
          <w:rFonts w:eastAsia="Times New Roman" w:cs="Times New Roman"/>
          <w:b/>
          <w:color w:val="1F1F1F"/>
        </w:rPr>
      </w:pPr>
      <w:r>
        <w:rPr>
          <w:noProof/>
        </w:rPr>
        <w:drawing>
          <wp:inline distT="0" distB="0" distL="0" distR="0" wp14:anchorId="749AA9A0" wp14:editId="6C6A63D2">
            <wp:extent cx="5943600" cy="3086100"/>
            <wp:effectExtent l="0" t="0" r="0" b="0"/>
            <wp:docPr id="1120241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81964" name="Picture 359381964"/>
                    <pic:cNvPicPr/>
                  </pic:nvPicPr>
                  <pic:blipFill>
                    <a:blip r:embed="rId115">
                      <a:extLst>
                        <a:ext uri="{28A0092B-C50C-407E-A947-70E740481C1C}">
                          <a14:useLocalDpi xmlns:a14="http://schemas.microsoft.com/office/drawing/2010/main"/>
                        </a:ext>
                      </a:extLst>
                    </a:blip>
                    <a:stretch>
                      <a:fillRect/>
                    </a:stretch>
                  </pic:blipFill>
                  <pic:spPr>
                    <a:xfrm>
                      <a:off x="0" y="0"/>
                      <a:ext cx="5943600" cy="3086100"/>
                    </a:xfrm>
                    <a:prstGeom prst="rect">
                      <a:avLst/>
                    </a:prstGeom>
                  </pic:spPr>
                </pic:pic>
              </a:graphicData>
            </a:graphic>
          </wp:inline>
        </w:drawing>
      </w:r>
      <w:r w:rsidR="4115780B" w:rsidRPr="6825D82A">
        <w:rPr>
          <w:rFonts w:eastAsia="Times New Roman" w:cs="Times New Roman"/>
          <w:b/>
          <w:bCs/>
          <w:color w:val="1F1F1F"/>
        </w:rPr>
        <w:t>2.3 Customer Metadata Entry Verification &amp; Submission Operations</w:t>
      </w:r>
    </w:p>
    <w:p w14:paraId="6D583E09" w14:textId="4984B95F" w:rsidR="005D453A" w:rsidRPr="00F24057" w:rsidRDefault="4115780B" w:rsidP="006A3746">
      <w:pPr>
        <w:pStyle w:val="ListParagraph"/>
        <w:numPr>
          <w:ilvl w:val="0"/>
          <w:numId w:val="13"/>
        </w:numPr>
        <w:rPr>
          <w:rFonts w:eastAsia="Times New Roman" w:cs="Times New Roman"/>
          <w:color w:val="1F1F1F"/>
        </w:rPr>
      </w:pPr>
      <w:r w:rsidRPr="6825D82A">
        <w:rPr>
          <w:rFonts w:eastAsia="Times New Roman" w:cs="Times New Roman"/>
          <w:color w:val="1F1F1F"/>
        </w:rPr>
        <w:t>Complete all customer input field metrics parameters within the confirmation checklist structure frame workspace window:</w:t>
      </w:r>
    </w:p>
    <w:p w14:paraId="17F09130" w14:textId="4F2BFB52" w:rsidR="005D453A" w:rsidRPr="00F24057" w:rsidRDefault="4115780B" w:rsidP="006A3746">
      <w:pPr>
        <w:pStyle w:val="ListParagraph"/>
        <w:numPr>
          <w:ilvl w:val="1"/>
          <w:numId w:val="13"/>
        </w:numPr>
        <w:rPr>
          <w:rFonts w:eastAsia="Times New Roman" w:cs="Times New Roman"/>
          <w:color w:val="1F1F1F"/>
        </w:rPr>
      </w:pPr>
      <w:r w:rsidRPr="6825D82A">
        <w:rPr>
          <w:rFonts w:eastAsia="Times New Roman" w:cs="Times New Roman"/>
          <w:color w:val="1F1F1F"/>
        </w:rPr>
        <w:t xml:space="preserve">Enter the customer's name details inside the </w:t>
      </w:r>
      <w:r w:rsidRPr="6825D82A">
        <w:rPr>
          <w:rFonts w:eastAsia="Times New Roman" w:cs="Times New Roman"/>
          <w:b/>
          <w:bCs/>
          <w:color w:val="1F1F1F"/>
        </w:rPr>
        <w:t>Customer Name</w:t>
      </w:r>
      <w:r w:rsidRPr="6825D82A">
        <w:rPr>
          <w:rFonts w:eastAsia="Times New Roman" w:cs="Times New Roman"/>
          <w:color w:val="1F1F1F"/>
        </w:rPr>
        <w:t xml:space="preserve"> input workspace container text row field.</w:t>
      </w:r>
    </w:p>
    <w:p w14:paraId="434BBA77" w14:textId="017FA430" w:rsidR="005D453A" w:rsidRPr="00F24057" w:rsidRDefault="4115780B" w:rsidP="006A3746">
      <w:pPr>
        <w:pStyle w:val="ListParagraph"/>
        <w:numPr>
          <w:ilvl w:val="1"/>
          <w:numId w:val="13"/>
        </w:numPr>
        <w:rPr>
          <w:rFonts w:eastAsia="Times New Roman" w:cs="Times New Roman"/>
          <w:color w:val="1F1F1F"/>
        </w:rPr>
      </w:pPr>
      <w:r w:rsidRPr="6825D82A">
        <w:rPr>
          <w:rFonts w:eastAsia="Times New Roman" w:cs="Times New Roman"/>
          <w:color w:val="1F1F1F"/>
        </w:rPr>
        <w:t xml:space="preserve">Input contact metrics numbers directly into the </w:t>
      </w:r>
      <w:r w:rsidRPr="6825D82A">
        <w:rPr>
          <w:rFonts w:eastAsia="Times New Roman" w:cs="Times New Roman"/>
          <w:b/>
          <w:bCs/>
          <w:color w:val="1F1F1F"/>
        </w:rPr>
        <w:t>Customer Phone Number</w:t>
      </w:r>
      <w:r w:rsidRPr="6825D82A">
        <w:rPr>
          <w:rFonts w:eastAsia="Times New Roman" w:cs="Times New Roman"/>
          <w:color w:val="1F1F1F"/>
        </w:rPr>
        <w:t xml:space="preserve"> text box data slot tracking space.</w:t>
      </w:r>
    </w:p>
    <w:p w14:paraId="59B5A7DE" w14:textId="0B161DAB" w:rsidR="005D453A" w:rsidRPr="00F24057" w:rsidRDefault="4115780B" w:rsidP="006A3746">
      <w:pPr>
        <w:pStyle w:val="ListParagraph"/>
        <w:numPr>
          <w:ilvl w:val="1"/>
          <w:numId w:val="13"/>
        </w:numPr>
        <w:rPr>
          <w:rFonts w:eastAsia="Times New Roman" w:cs="Times New Roman"/>
          <w:color w:val="1F1F1F"/>
        </w:rPr>
      </w:pPr>
      <w:r w:rsidRPr="6825D82A">
        <w:rPr>
          <w:rFonts w:eastAsia="Times New Roman" w:cs="Times New Roman"/>
          <w:color w:val="1F1F1F"/>
        </w:rPr>
        <w:t xml:space="preserve">Provide tracking data logs metrics if available inside the </w:t>
      </w:r>
      <w:r w:rsidRPr="6825D82A">
        <w:rPr>
          <w:rFonts w:eastAsia="Times New Roman" w:cs="Times New Roman"/>
          <w:b/>
          <w:bCs/>
          <w:color w:val="1F1F1F"/>
        </w:rPr>
        <w:t>Customer Email</w:t>
      </w:r>
      <w:r w:rsidRPr="6825D82A">
        <w:rPr>
          <w:rFonts w:eastAsia="Times New Roman" w:cs="Times New Roman"/>
          <w:color w:val="1F1F1F"/>
        </w:rPr>
        <w:t xml:space="preserve"> field container.</w:t>
      </w:r>
    </w:p>
    <w:p w14:paraId="6F679B91" w14:textId="31BA8479" w:rsidR="005D453A" w:rsidRPr="00F24057" w:rsidRDefault="4115780B" w:rsidP="006A3746">
      <w:pPr>
        <w:pStyle w:val="ListParagraph"/>
        <w:numPr>
          <w:ilvl w:val="1"/>
          <w:numId w:val="13"/>
        </w:numPr>
        <w:rPr>
          <w:rFonts w:eastAsia="Times New Roman" w:cs="Times New Roman"/>
          <w:color w:val="1F1F1F"/>
        </w:rPr>
      </w:pPr>
      <w:r w:rsidRPr="6825D82A">
        <w:rPr>
          <w:rFonts w:eastAsia="Times New Roman" w:cs="Times New Roman"/>
          <w:color w:val="1F1F1F"/>
        </w:rPr>
        <w:t>Use the dropdown calendar selector parameters tool interface options block control row elements to configure the correct target calendar delivery target point markers (</w:t>
      </w:r>
      <w:r w:rsidRPr="6825D82A">
        <w:rPr>
          <w:rFonts w:eastAsia="Times New Roman" w:cs="Times New Roman"/>
          <w:b/>
          <w:bCs/>
          <w:color w:val="1F1F1F"/>
        </w:rPr>
        <w:t>Delivery Date</w:t>
      </w:r>
      <w:r w:rsidRPr="6825D82A">
        <w:rPr>
          <w:rFonts w:eastAsia="Times New Roman" w:cs="Times New Roman"/>
          <w:color w:val="1F1F1F"/>
        </w:rPr>
        <w:t>).</w:t>
      </w:r>
    </w:p>
    <w:p w14:paraId="32ED445D" w14:textId="3DE73CE8" w:rsidR="005D453A" w:rsidRPr="00F24057" w:rsidRDefault="4115780B" w:rsidP="006A3746">
      <w:pPr>
        <w:pStyle w:val="ListParagraph"/>
        <w:numPr>
          <w:ilvl w:val="1"/>
          <w:numId w:val="13"/>
        </w:numPr>
        <w:rPr>
          <w:rFonts w:eastAsia="Times New Roman" w:cs="Times New Roman"/>
          <w:color w:val="1F1F1F"/>
        </w:rPr>
      </w:pPr>
      <w:r w:rsidRPr="6825D82A">
        <w:rPr>
          <w:rFonts w:eastAsia="Times New Roman" w:cs="Times New Roman"/>
          <w:color w:val="1F1F1F"/>
        </w:rPr>
        <w:t xml:space="preserve">Specify exactly where logistic handlers must drop off materials items inside the </w:t>
      </w:r>
      <w:r w:rsidRPr="6825D82A">
        <w:rPr>
          <w:rFonts w:eastAsia="Times New Roman" w:cs="Times New Roman"/>
          <w:b/>
          <w:bCs/>
          <w:color w:val="1F1F1F"/>
        </w:rPr>
        <w:t>Delivery Address</w:t>
      </w:r>
      <w:r w:rsidRPr="6825D82A">
        <w:rPr>
          <w:rFonts w:eastAsia="Times New Roman" w:cs="Times New Roman"/>
          <w:color w:val="1F1F1F"/>
        </w:rPr>
        <w:t xml:space="preserve"> input text box tracking field row zone.</w:t>
      </w:r>
    </w:p>
    <w:p w14:paraId="541D72A0" w14:textId="50114FEA" w:rsidR="005D453A" w:rsidRPr="00F24057" w:rsidRDefault="4115780B" w:rsidP="006A3746">
      <w:pPr>
        <w:pStyle w:val="ListParagraph"/>
        <w:numPr>
          <w:ilvl w:val="0"/>
          <w:numId w:val="13"/>
        </w:numPr>
        <w:rPr>
          <w:rFonts w:eastAsia="Times New Roman" w:cs="Times New Roman"/>
          <w:color w:val="1F1F1F"/>
        </w:rPr>
      </w:pPr>
      <w:r w:rsidRPr="6825D82A">
        <w:rPr>
          <w:rFonts w:eastAsia="Times New Roman" w:cs="Times New Roman"/>
          <w:color w:val="1F1F1F"/>
        </w:rPr>
        <w:t xml:space="preserve">Confirm that total billing aggregate financial cost statistics accurately compute with physical ledger limits via the red </w:t>
      </w:r>
      <w:r w:rsidRPr="6825D82A">
        <w:rPr>
          <w:rFonts w:eastAsia="Times New Roman" w:cs="Times New Roman"/>
          <w:b/>
          <w:bCs/>
          <w:color w:val="1F1F1F"/>
        </w:rPr>
        <w:t>Total Price</w:t>
      </w:r>
      <w:r w:rsidRPr="6825D82A">
        <w:rPr>
          <w:rFonts w:eastAsia="Times New Roman" w:cs="Times New Roman"/>
          <w:color w:val="1F1F1F"/>
        </w:rPr>
        <w:t xml:space="preserve"> summary system text status row panel area display block.</w:t>
      </w:r>
    </w:p>
    <w:p w14:paraId="4D075A90" w14:textId="7E2B821D" w:rsidR="005D453A" w:rsidRPr="00F24057" w:rsidRDefault="4115780B" w:rsidP="006A3746">
      <w:pPr>
        <w:pStyle w:val="ListParagraph"/>
        <w:numPr>
          <w:ilvl w:val="0"/>
          <w:numId w:val="13"/>
        </w:numPr>
        <w:rPr>
          <w:rFonts w:eastAsia="Times New Roman" w:cs="Times New Roman"/>
          <w:color w:val="1F1F1F"/>
        </w:rPr>
      </w:pPr>
      <w:r w:rsidRPr="6825D82A">
        <w:rPr>
          <w:rFonts w:eastAsia="Times New Roman" w:cs="Times New Roman"/>
          <w:color w:val="1F1F1F"/>
        </w:rPr>
        <w:t xml:space="preserve">Finalize execution procedures by clicking the blue </w:t>
      </w:r>
      <w:r w:rsidRPr="6825D82A">
        <w:rPr>
          <w:rFonts w:eastAsia="Times New Roman" w:cs="Times New Roman"/>
          <w:b/>
          <w:bCs/>
          <w:color w:val="1F1F1F"/>
        </w:rPr>
        <w:t>Submit</w:t>
      </w:r>
      <w:r w:rsidRPr="6825D82A">
        <w:rPr>
          <w:rFonts w:eastAsia="Times New Roman" w:cs="Times New Roman"/>
          <w:color w:val="1F1F1F"/>
        </w:rPr>
        <w:t xml:space="preserve"> interaction tracking execution action command selection box control layout element item tracking module component.</w:t>
      </w:r>
    </w:p>
    <w:p w14:paraId="6E4A3F05" w14:textId="34DE96EE" w:rsidR="005D453A" w:rsidRPr="00F24057" w:rsidRDefault="005D453A" w:rsidP="005D453A"/>
    <w:p w14:paraId="316090E3" w14:textId="77777777" w:rsidR="005D453A" w:rsidRDefault="005D453A" w:rsidP="005D453A">
      <w:r>
        <w:br w:type="page"/>
      </w:r>
    </w:p>
    <w:p w14:paraId="344255AC" w14:textId="54C40DF1" w:rsidR="005D453A" w:rsidRDefault="005D453A" w:rsidP="005D453A">
      <w:pPr>
        <w:rPr>
          <w:rFonts w:eastAsia="Times New Roman" w:cs="Times New Roman"/>
          <w:b/>
          <w:color w:val="1F1F1F"/>
        </w:rPr>
      </w:pPr>
      <w:r>
        <w:rPr>
          <w:noProof/>
        </w:rPr>
        <w:drawing>
          <wp:inline distT="0" distB="0" distL="0" distR="0" wp14:anchorId="48846381" wp14:editId="19EA1B37">
            <wp:extent cx="5943600" cy="3057525"/>
            <wp:effectExtent l="0" t="0" r="0" b="0"/>
            <wp:docPr id="12584965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86813" name="Picture 1754386813"/>
                    <pic:cNvPicPr/>
                  </pic:nvPicPr>
                  <pic:blipFill>
                    <a:blip r:embed="rId123">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r w:rsidR="7714B60C" w:rsidRPr="6825D82A">
        <w:rPr>
          <w:rFonts w:eastAsia="Times New Roman" w:cs="Times New Roman"/>
          <w:b/>
          <w:bCs/>
          <w:color w:val="1F1F1F"/>
        </w:rPr>
        <w:t>2.4 Active Transaction Modifications &amp; Log Auditing Processes</w:t>
      </w:r>
    </w:p>
    <w:p w14:paraId="09347D59" w14:textId="5D2A3AF0" w:rsidR="005D453A" w:rsidRDefault="7714B60C" w:rsidP="6825D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6825D82A">
        <w:rPr>
          <w:rFonts w:eastAsia="Times New Roman" w:cs="Times New Roman"/>
          <w:color w:val="000000" w:themeColor="text1"/>
        </w:rPr>
        <w:t xml:space="preserve">[Search View Actions Console Step] </w:t>
      </w:r>
    </w:p>
    <w:p w14:paraId="082D59D7" w14:textId="655C2E23" w:rsidR="005D453A" w:rsidRDefault="7714B60C" w:rsidP="6825D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6825D82A">
        <w:rPr>
          <w:rFonts w:eastAsia="Times New Roman" w:cs="Times New Roman"/>
          <w:color w:val="000000" w:themeColor="text1"/>
        </w:rPr>
        <w:t xml:space="preserve"> -&gt; Select "Search Order" navigation sidebar item </w:t>
      </w:r>
    </w:p>
    <w:p w14:paraId="52C39383" w14:textId="036F43CA" w:rsidR="005D453A" w:rsidRDefault="7714B60C" w:rsidP="6825D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6825D82A">
        <w:rPr>
          <w:rFonts w:eastAsia="Times New Roman" w:cs="Times New Roman"/>
          <w:color w:val="000000" w:themeColor="text1"/>
        </w:rPr>
        <w:t xml:space="preserve"> -&gt; Locate target row ID </w:t>
      </w:r>
    </w:p>
    <w:p w14:paraId="0783AD37" w14:textId="35A371A5" w:rsidR="005D453A" w:rsidRDefault="7714B60C" w:rsidP="6825D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color w:val="000000" w:themeColor="text1"/>
        </w:rPr>
      </w:pPr>
      <w:r w:rsidRPr="6825D82A">
        <w:rPr>
          <w:rFonts w:eastAsia="Times New Roman" w:cs="Times New Roman"/>
          <w:color w:val="000000" w:themeColor="text1"/>
        </w:rPr>
        <w:t xml:space="preserve"> -&gt; Perform View details check or Cancel state parameters command</w:t>
      </w:r>
    </w:p>
    <w:p w14:paraId="09BAD5B6" w14:textId="3EF1BA24" w:rsidR="005D453A" w:rsidRDefault="7714B60C" w:rsidP="006A3746">
      <w:pPr>
        <w:pStyle w:val="ListParagraph"/>
        <w:numPr>
          <w:ilvl w:val="0"/>
          <w:numId w:val="12"/>
        </w:numPr>
        <w:rPr>
          <w:rFonts w:eastAsia="Times New Roman" w:cs="Times New Roman"/>
          <w:color w:val="1F1F1F"/>
        </w:rPr>
      </w:pPr>
      <w:r w:rsidRPr="6825D82A">
        <w:rPr>
          <w:rFonts w:eastAsia="Times New Roman" w:cs="Times New Roman"/>
          <w:color w:val="1F1F1F"/>
        </w:rPr>
        <w:t xml:space="preserve">Select the primary operational dashboard tab element entry labelled </w:t>
      </w:r>
      <w:r w:rsidRPr="6825D82A">
        <w:rPr>
          <w:rFonts w:eastAsia="Times New Roman" w:cs="Times New Roman"/>
          <w:b/>
          <w:bCs/>
          <w:color w:val="1F1F1F"/>
        </w:rPr>
        <w:t>Search Order</w:t>
      </w:r>
      <w:r w:rsidRPr="6825D82A">
        <w:rPr>
          <w:rFonts w:eastAsia="Times New Roman" w:cs="Times New Roman"/>
          <w:color w:val="1F1F1F"/>
        </w:rPr>
        <w:t xml:space="preserve"> via the left main panel container.</w:t>
      </w:r>
    </w:p>
    <w:p w14:paraId="149DC29C" w14:textId="120F53E7" w:rsidR="005D453A" w:rsidRDefault="7714B60C" w:rsidP="006A3746">
      <w:pPr>
        <w:pStyle w:val="ListParagraph"/>
        <w:numPr>
          <w:ilvl w:val="0"/>
          <w:numId w:val="12"/>
        </w:numPr>
        <w:rPr>
          <w:rFonts w:eastAsia="Times New Roman" w:cs="Times New Roman"/>
          <w:color w:val="1F1F1F"/>
        </w:rPr>
      </w:pPr>
      <w:r w:rsidRPr="6825D82A">
        <w:rPr>
          <w:rFonts w:eastAsia="Times New Roman" w:cs="Times New Roman"/>
          <w:color w:val="1F1F1F"/>
        </w:rPr>
        <w:t>Locate specific active client tracking logs data indexes fields by looking up unique values (e.g., searching order codes matching formatting attributes such as OR0d283).</w:t>
      </w:r>
    </w:p>
    <w:p w14:paraId="5652D39C" w14:textId="343E1C3D" w:rsidR="005D453A" w:rsidRDefault="7714B60C" w:rsidP="006A3746">
      <w:pPr>
        <w:pStyle w:val="ListParagraph"/>
        <w:numPr>
          <w:ilvl w:val="0"/>
          <w:numId w:val="12"/>
        </w:numPr>
        <w:rPr>
          <w:rFonts w:eastAsia="Times New Roman" w:cs="Times New Roman"/>
          <w:color w:val="1F1F1F"/>
        </w:rPr>
      </w:pPr>
      <w:r w:rsidRPr="6825D82A">
        <w:rPr>
          <w:rFonts w:eastAsia="Times New Roman" w:cs="Times New Roman"/>
          <w:b/>
          <w:bCs/>
          <w:color w:val="1F1F1F"/>
        </w:rPr>
        <w:t>To Review Inner Data Rows Configurations:</w:t>
      </w:r>
      <w:r w:rsidRPr="6825D82A">
        <w:rPr>
          <w:rFonts w:eastAsia="Times New Roman" w:cs="Times New Roman"/>
          <w:color w:val="1F1F1F"/>
        </w:rPr>
        <w:t xml:space="preserve"> Click the </w:t>
      </w:r>
      <w:r w:rsidRPr="6825D82A">
        <w:rPr>
          <w:rFonts w:eastAsia="Times New Roman" w:cs="Times New Roman"/>
          <w:b/>
          <w:bCs/>
          <w:color w:val="1F1F1F"/>
        </w:rPr>
        <w:t>View</w:t>
      </w:r>
      <w:r w:rsidRPr="6825D82A">
        <w:rPr>
          <w:rFonts w:eastAsia="Times New Roman" w:cs="Times New Roman"/>
          <w:color w:val="1F1F1F"/>
        </w:rPr>
        <w:t xml:space="preserve"> button element component located directly on the left border framework lines within target index tracking rows to pop open detailed overview component </w:t>
      </w:r>
      <w:proofErr w:type="spellStart"/>
      <w:r w:rsidRPr="6825D82A">
        <w:rPr>
          <w:rFonts w:eastAsia="Times New Roman" w:cs="Times New Roman"/>
          <w:color w:val="1F1F1F"/>
        </w:rPr>
        <w:t>subwindows</w:t>
      </w:r>
      <w:proofErr w:type="spellEnd"/>
      <w:r w:rsidRPr="6825D82A">
        <w:rPr>
          <w:rFonts w:eastAsia="Times New Roman" w:cs="Times New Roman"/>
          <w:color w:val="1F1F1F"/>
        </w:rPr>
        <w:t xml:space="preserve"> detailing breakdown logs metrics structures.</w:t>
      </w:r>
    </w:p>
    <w:p w14:paraId="3807EE07" w14:textId="12A76AE2" w:rsidR="005D453A" w:rsidRDefault="7714B60C" w:rsidP="006A3746">
      <w:pPr>
        <w:pStyle w:val="ListParagraph"/>
        <w:numPr>
          <w:ilvl w:val="0"/>
          <w:numId w:val="12"/>
        </w:numPr>
        <w:rPr>
          <w:rFonts w:eastAsia="Times New Roman" w:cs="Times New Roman"/>
          <w:color w:val="1F1F1F"/>
        </w:rPr>
      </w:pPr>
      <w:r w:rsidRPr="6825D82A">
        <w:rPr>
          <w:rFonts w:eastAsia="Times New Roman" w:cs="Times New Roman"/>
          <w:b/>
          <w:bCs/>
          <w:color w:val="1F1F1F"/>
        </w:rPr>
        <w:t>To Revoke Processing Sequences:</w:t>
      </w:r>
      <w:r w:rsidRPr="6825D82A">
        <w:rPr>
          <w:rFonts w:eastAsia="Times New Roman" w:cs="Times New Roman"/>
          <w:color w:val="1F1F1F"/>
        </w:rPr>
        <w:t xml:space="preserve"> Click on the dedicated </w:t>
      </w:r>
      <w:r w:rsidRPr="6825D82A">
        <w:rPr>
          <w:rFonts w:eastAsia="Times New Roman" w:cs="Times New Roman"/>
          <w:b/>
          <w:bCs/>
          <w:color w:val="1F1F1F"/>
        </w:rPr>
        <w:t>Cancel</w:t>
      </w:r>
      <w:r w:rsidRPr="6825D82A">
        <w:rPr>
          <w:rFonts w:eastAsia="Times New Roman" w:cs="Times New Roman"/>
          <w:color w:val="1F1F1F"/>
        </w:rPr>
        <w:t xml:space="preserve"> data cell command button tool shortcut option item layout structure component block within the grid. This sets transactional indicators instantly to closed states and returns previously reserved quantities to corporate inventory counts.</w:t>
      </w:r>
    </w:p>
    <w:p w14:paraId="60A327DC" w14:textId="41471C14" w:rsidR="005D453A" w:rsidRDefault="005D453A" w:rsidP="005D453A"/>
    <w:p w14:paraId="6E3D0321" w14:textId="77777777" w:rsidR="005D453A" w:rsidRPr="00F24057" w:rsidRDefault="005D453A" w:rsidP="005D453A">
      <w:pPr>
        <w:rPr>
          <w:rFonts w:cs="Times New Roman"/>
        </w:rPr>
      </w:pPr>
    </w:p>
    <w:p w14:paraId="35ADEB85" w14:textId="77777777" w:rsidR="005D453A" w:rsidRDefault="005D453A" w:rsidP="005D453A">
      <w:r>
        <w:br w:type="page"/>
      </w:r>
    </w:p>
    <w:p w14:paraId="7D312F4C" w14:textId="12ED6F0A" w:rsidR="005D453A" w:rsidRDefault="75B2DAE3" w:rsidP="005D453A">
      <w:r>
        <w:rPr>
          <w:noProof/>
        </w:rPr>
        <w:drawing>
          <wp:inline distT="0" distB="0" distL="0" distR="0" wp14:anchorId="4522CE2B" wp14:editId="04F5460A">
            <wp:extent cx="4848225" cy="3286537"/>
            <wp:effectExtent l="0" t="0" r="0" b="0"/>
            <wp:docPr id="749967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12848" name="Picture 311112848"/>
                    <pic:cNvPicPr/>
                  </pic:nvPicPr>
                  <pic:blipFill>
                    <a:blip r:embed="rId126">
                      <a:extLst>
                        <a:ext uri="{28A0092B-C50C-407E-A947-70E740481C1C}">
                          <a14:useLocalDpi xmlns:a14="http://schemas.microsoft.com/office/drawing/2010/main"/>
                        </a:ext>
                      </a:extLst>
                    </a:blip>
                    <a:stretch>
                      <a:fillRect/>
                    </a:stretch>
                  </pic:blipFill>
                  <pic:spPr>
                    <a:xfrm>
                      <a:off x="0" y="0"/>
                      <a:ext cx="4848225" cy="3286537"/>
                    </a:xfrm>
                    <a:prstGeom prst="rect">
                      <a:avLst/>
                    </a:prstGeom>
                  </pic:spPr>
                </pic:pic>
              </a:graphicData>
            </a:graphic>
          </wp:inline>
        </w:drawing>
      </w:r>
    </w:p>
    <w:p w14:paraId="4F691325" w14:textId="6EE670D1" w:rsidR="005D453A" w:rsidRDefault="01A448D3" w:rsidP="005D453A">
      <w:pPr>
        <w:rPr>
          <w:rFonts w:eastAsia="Times New Roman" w:cs="Times New Roman"/>
          <w:b/>
          <w:color w:val="000000" w:themeColor="text1"/>
        </w:rPr>
      </w:pPr>
      <w:r w:rsidRPr="063450F9">
        <w:rPr>
          <w:rFonts w:eastAsia="Times New Roman" w:cs="Times New Roman"/>
          <w:b/>
          <w:bCs/>
          <w:color w:val="000000" w:themeColor="text1"/>
        </w:rPr>
        <w:t>1.1 Navigating and Auditing Request History Logs</w:t>
      </w:r>
    </w:p>
    <w:p w14:paraId="4EDD887A" w14:textId="2B49F13F" w:rsidR="005D453A" w:rsidRDefault="01A448D3" w:rsidP="063450F9">
      <w:pPr>
        <w:pStyle w:val="ListParagraph"/>
        <w:numPr>
          <w:ilvl w:val="0"/>
          <w:numId w:val="34"/>
        </w:numPr>
        <w:rPr>
          <w:rFonts w:eastAsia="Times New Roman" w:cs="Times New Roman"/>
          <w:color w:val="000000" w:themeColor="text1"/>
        </w:rPr>
      </w:pPr>
      <w:r w:rsidRPr="063450F9">
        <w:rPr>
          <w:rFonts w:eastAsia="Times New Roman" w:cs="Times New Roman"/>
          <w:color w:val="000000" w:themeColor="text1"/>
        </w:rPr>
        <w:t xml:space="preserve">Open your desktop workstation client, input your security credentials, and ensure you are working within the main window console dashboard titled </w:t>
      </w:r>
      <w:r w:rsidRPr="063450F9">
        <w:rPr>
          <w:rFonts w:eastAsia="Times New Roman" w:cs="Times New Roman"/>
          <w:b/>
          <w:bCs/>
          <w:color w:val="000000" w:themeColor="text1"/>
        </w:rPr>
        <w:t>After-service Management</w:t>
      </w:r>
      <w:r w:rsidRPr="063450F9">
        <w:rPr>
          <w:rFonts w:eastAsia="Times New Roman" w:cs="Times New Roman"/>
          <w:color w:val="000000" w:themeColor="text1"/>
        </w:rPr>
        <w:t>.</w:t>
      </w:r>
    </w:p>
    <w:p w14:paraId="2343A5E4" w14:textId="1FF00982" w:rsidR="005D453A" w:rsidRDefault="01A448D3" w:rsidP="063450F9">
      <w:pPr>
        <w:pStyle w:val="ListParagraph"/>
        <w:numPr>
          <w:ilvl w:val="0"/>
          <w:numId w:val="34"/>
        </w:numPr>
        <w:rPr>
          <w:rFonts w:eastAsia="Times New Roman" w:cs="Times New Roman"/>
          <w:color w:val="000000" w:themeColor="text1"/>
        </w:rPr>
      </w:pPr>
      <w:r w:rsidRPr="063450F9">
        <w:rPr>
          <w:rFonts w:eastAsia="Times New Roman" w:cs="Times New Roman"/>
          <w:color w:val="000000" w:themeColor="text1"/>
        </w:rPr>
        <w:t xml:space="preserve">Verify that your system username credentials display accurately in the upper right header sector text field (e.g., verifying that the profile context displays your name: </w:t>
      </w:r>
      <w:r w:rsidRPr="063450F9">
        <w:rPr>
          <w:rFonts w:eastAsia="Times New Roman" w:cs="Times New Roman"/>
          <w:b/>
          <w:bCs/>
          <w:color w:val="000000" w:themeColor="text1"/>
        </w:rPr>
        <w:t>Joey Yung</w:t>
      </w:r>
      <w:r w:rsidRPr="063450F9">
        <w:rPr>
          <w:rFonts w:eastAsia="Times New Roman" w:cs="Times New Roman"/>
          <w:color w:val="000000" w:themeColor="text1"/>
        </w:rPr>
        <w:t>).</w:t>
      </w:r>
    </w:p>
    <w:p w14:paraId="18D420C7" w14:textId="6FD51609" w:rsidR="005D453A" w:rsidRDefault="01A448D3" w:rsidP="063450F9">
      <w:pPr>
        <w:pStyle w:val="ListParagraph"/>
        <w:numPr>
          <w:ilvl w:val="0"/>
          <w:numId w:val="34"/>
        </w:numPr>
        <w:rPr>
          <w:rFonts w:eastAsia="Times New Roman" w:cs="Times New Roman"/>
          <w:color w:val="000000" w:themeColor="text1"/>
        </w:rPr>
      </w:pPr>
      <w:r w:rsidRPr="063450F9">
        <w:rPr>
          <w:rFonts w:eastAsia="Times New Roman" w:cs="Times New Roman"/>
          <w:color w:val="000000" w:themeColor="text1"/>
        </w:rPr>
        <w:t xml:space="preserve">Navigate to the left primary sidebar options menu console </w:t>
      </w:r>
      <w:proofErr w:type="gramStart"/>
      <w:r w:rsidRPr="063450F9">
        <w:rPr>
          <w:rFonts w:eastAsia="Times New Roman" w:cs="Times New Roman"/>
          <w:color w:val="000000" w:themeColor="text1"/>
        </w:rPr>
        <w:t>frame, and</w:t>
      </w:r>
      <w:proofErr w:type="gramEnd"/>
      <w:r w:rsidRPr="063450F9">
        <w:rPr>
          <w:rFonts w:eastAsia="Times New Roman" w:cs="Times New Roman"/>
          <w:color w:val="000000" w:themeColor="text1"/>
        </w:rPr>
        <w:t xml:space="preserve"> click onto the second vertical navigation link item tab labeled </w:t>
      </w:r>
      <w:r w:rsidRPr="063450F9">
        <w:rPr>
          <w:rFonts w:eastAsia="Times New Roman" w:cs="Times New Roman"/>
          <w:b/>
          <w:bCs/>
          <w:color w:val="000000" w:themeColor="text1"/>
        </w:rPr>
        <w:t>Request History</w:t>
      </w:r>
      <w:r w:rsidRPr="063450F9">
        <w:rPr>
          <w:rFonts w:eastAsia="Times New Roman" w:cs="Times New Roman"/>
          <w:color w:val="000000" w:themeColor="text1"/>
        </w:rPr>
        <w:t>.</w:t>
      </w:r>
    </w:p>
    <w:p w14:paraId="557F556D" w14:textId="50ABDEF1" w:rsidR="005D453A" w:rsidRDefault="01A448D3" w:rsidP="063450F9">
      <w:pPr>
        <w:pStyle w:val="ListParagraph"/>
        <w:numPr>
          <w:ilvl w:val="0"/>
          <w:numId w:val="34"/>
        </w:numPr>
        <w:rPr>
          <w:rFonts w:eastAsia="Times New Roman" w:cs="Times New Roman"/>
          <w:color w:val="000000" w:themeColor="text1"/>
        </w:rPr>
      </w:pPr>
      <w:r w:rsidRPr="063450F9">
        <w:rPr>
          <w:rFonts w:eastAsia="Times New Roman" w:cs="Times New Roman"/>
          <w:color w:val="000000" w:themeColor="text1"/>
        </w:rPr>
        <w:t xml:space="preserve">The main workspace layout panel dynamically populates to render the </w:t>
      </w:r>
      <w:r w:rsidRPr="063450F9">
        <w:rPr>
          <w:rFonts w:eastAsia="Times New Roman" w:cs="Times New Roman"/>
          <w:b/>
          <w:bCs/>
          <w:color w:val="000000" w:themeColor="text1"/>
        </w:rPr>
        <w:t>Request History Logs</w:t>
      </w:r>
      <w:r w:rsidRPr="063450F9">
        <w:rPr>
          <w:rFonts w:eastAsia="Times New Roman" w:cs="Times New Roman"/>
          <w:color w:val="000000" w:themeColor="text1"/>
        </w:rPr>
        <w:t xml:space="preserve"> tracking data table grid.</w:t>
      </w:r>
    </w:p>
    <w:p w14:paraId="655183D1" w14:textId="1D8AE7F6" w:rsidR="005D453A" w:rsidRDefault="01A448D3" w:rsidP="063450F9">
      <w:pPr>
        <w:pStyle w:val="ListParagraph"/>
        <w:numPr>
          <w:ilvl w:val="0"/>
          <w:numId w:val="34"/>
        </w:numPr>
        <w:rPr>
          <w:rFonts w:eastAsia="Times New Roman" w:cs="Times New Roman"/>
          <w:color w:val="000000" w:themeColor="text1"/>
        </w:rPr>
      </w:pPr>
      <w:r w:rsidRPr="063450F9">
        <w:rPr>
          <w:rFonts w:eastAsia="Times New Roman" w:cs="Times New Roman"/>
          <w:color w:val="000000" w:themeColor="text1"/>
        </w:rPr>
        <w:t>Scan down the ledger rows matrix to evaluate active client support transactions, noting the system's automated conditional status highlight maps:</w:t>
      </w:r>
    </w:p>
    <w:p w14:paraId="2C9B5AEC" w14:textId="3C8D408A" w:rsidR="005D453A" w:rsidRDefault="01A448D3" w:rsidP="063450F9">
      <w:pPr>
        <w:pStyle w:val="ListParagraph"/>
        <w:numPr>
          <w:ilvl w:val="1"/>
          <w:numId w:val="34"/>
        </w:numPr>
        <w:rPr>
          <w:rFonts w:eastAsia="Times New Roman" w:cs="Times New Roman"/>
          <w:color w:val="000000" w:themeColor="text1"/>
        </w:rPr>
      </w:pPr>
      <w:r w:rsidRPr="063450F9">
        <w:rPr>
          <w:rFonts w:eastAsia="Times New Roman" w:cs="Times New Roman"/>
          <w:b/>
          <w:bCs/>
          <w:color w:val="000000" w:themeColor="text1"/>
        </w:rPr>
        <w:t>Pending Tasks:</w:t>
      </w:r>
      <w:r w:rsidRPr="063450F9">
        <w:rPr>
          <w:rFonts w:eastAsia="Times New Roman" w:cs="Times New Roman"/>
          <w:color w:val="000000" w:themeColor="text1"/>
        </w:rPr>
        <w:t xml:space="preserve"> Review rows marked with an orange/yellow status indicator text string (e.g., checking open request line item </w:t>
      </w:r>
      <w:proofErr w:type="spellStart"/>
      <w:r w:rsidRPr="063450F9">
        <w:rPr>
          <w:rFonts w:eastAsia="Times New Roman" w:cs="Times New Roman"/>
          <w:b/>
          <w:bCs/>
          <w:color w:val="000000" w:themeColor="text1"/>
        </w:rPr>
        <w:t>RequestID</w:t>
      </w:r>
      <w:proofErr w:type="spellEnd"/>
      <w:r w:rsidRPr="063450F9">
        <w:rPr>
          <w:rFonts w:eastAsia="Times New Roman" w:cs="Times New Roman"/>
          <w:b/>
          <w:bCs/>
          <w:color w:val="000000" w:themeColor="text1"/>
        </w:rPr>
        <w:t xml:space="preserve"> 8</w:t>
      </w:r>
      <w:r w:rsidRPr="063450F9">
        <w:rPr>
          <w:rFonts w:eastAsia="Times New Roman" w:cs="Times New Roman"/>
          <w:color w:val="000000" w:themeColor="text1"/>
        </w:rPr>
        <w:t xml:space="preserve"> tracking order record </w:t>
      </w:r>
      <w:r w:rsidRPr="063450F9">
        <w:rPr>
          <w:rFonts w:eastAsia="Times New Roman" w:cs="Times New Roman"/>
          <w:b/>
          <w:bCs/>
          <w:color w:val="000000" w:themeColor="text1"/>
        </w:rPr>
        <w:t>OR0d283</w:t>
      </w:r>
      <w:r w:rsidRPr="063450F9">
        <w:rPr>
          <w:rFonts w:eastAsia="Times New Roman" w:cs="Times New Roman"/>
          <w:color w:val="000000" w:themeColor="text1"/>
        </w:rPr>
        <w:t xml:space="preserve"> specifying a </w:t>
      </w:r>
      <w:r w:rsidRPr="063450F9">
        <w:rPr>
          <w:rFonts w:eastAsia="Times New Roman" w:cs="Times New Roman"/>
          <w:b/>
          <w:bCs/>
          <w:color w:val="000000" w:themeColor="text1"/>
        </w:rPr>
        <w:t>Return</w:t>
      </w:r>
      <w:r w:rsidRPr="063450F9">
        <w:rPr>
          <w:rFonts w:eastAsia="Times New Roman" w:cs="Times New Roman"/>
          <w:color w:val="000000" w:themeColor="text1"/>
        </w:rPr>
        <w:t xml:space="preserve"> requirement type context).</w:t>
      </w:r>
    </w:p>
    <w:p w14:paraId="6D2309BD" w14:textId="74459FF1" w:rsidR="005D453A" w:rsidRDefault="01A448D3" w:rsidP="063450F9">
      <w:pPr>
        <w:pStyle w:val="ListParagraph"/>
        <w:numPr>
          <w:ilvl w:val="1"/>
          <w:numId w:val="34"/>
        </w:numPr>
        <w:rPr>
          <w:rFonts w:eastAsia="Times New Roman" w:cs="Times New Roman"/>
          <w:color w:val="000000" w:themeColor="text1"/>
        </w:rPr>
      </w:pPr>
      <w:r w:rsidRPr="063450F9">
        <w:rPr>
          <w:rFonts w:eastAsia="Times New Roman" w:cs="Times New Roman"/>
          <w:b/>
          <w:bCs/>
          <w:color w:val="000000" w:themeColor="text1"/>
        </w:rPr>
        <w:t>Confirmed Tasks:</w:t>
      </w:r>
      <w:r w:rsidRPr="063450F9">
        <w:rPr>
          <w:rFonts w:eastAsia="Times New Roman" w:cs="Times New Roman"/>
          <w:color w:val="000000" w:themeColor="text1"/>
        </w:rPr>
        <w:t xml:space="preserve"> Review rows marked with a green status indicator text string (e.g., verifying completed request line item </w:t>
      </w:r>
      <w:proofErr w:type="spellStart"/>
      <w:r w:rsidRPr="063450F9">
        <w:rPr>
          <w:rFonts w:eastAsia="Times New Roman" w:cs="Times New Roman"/>
          <w:b/>
          <w:bCs/>
          <w:color w:val="000000" w:themeColor="text1"/>
        </w:rPr>
        <w:t>RequestID</w:t>
      </w:r>
      <w:proofErr w:type="spellEnd"/>
      <w:r w:rsidRPr="063450F9">
        <w:rPr>
          <w:rFonts w:eastAsia="Times New Roman" w:cs="Times New Roman"/>
          <w:b/>
          <w:bCs/>
          <w:color w:val="000000" w:themeColor="text1"/>
        </w:rPr>
        <w:t xml:space="preserve"> 6</w:t>
      </w:r>
      <w:r w:rsidRPr="063450F9">
        <w:rPr>
          <w:rFonts w:eastAsia="Times New Roman" w:cs="Times New Roman"/>
          <w:color w:val="000000" w:themeColor="text1"/>
        </w:rPr>
        <w:t xml:space="preserve"> tracking order record </w:t>
      </w:r>
      <w:r w:rsidRPr="063450F9">
        <w:rPr>
          <w:rFonts w:eastAsia="Times New Roman" w:cs="Times New Roman"/>
          <w:b/>
          <w:bCs/>
          <w:color w:val="000000" w:themeColor="text1"/>
        </w:rPr>
        <w:t>OR8cd5d</w:t>
      </w:r>
      <w:r w:rsidRPr="063450F9">
        <w:rPr>
          <w:rFonts w:eastAsia="Times New Roman" w:cs="Times New Roman"/>
          <w:color w:val="000000" w:themeColor="text1"/>
        </w:rPr>
        <w:t xml:space="preserve"> highlighting an archived issue state).</w:t>
      </w:r>
    </w:p>
    <w:p w14:paraId="7AE0F3C5" w14:textId="5BFED212" w:rsidR="005D453A" w:rsidRDefault="01A448D3" w:rsidP="063450F9">
      <w:pPr>
        <w:pStyle w:val="ListParagraph"/>
        <w:numPr>
          <w:ilvl w:val="0"/>
          <w:numId w:val="34"/>
        </w:numPr>
        <w:rPr>
          <w:rFonts w:eastAsia="Times New Roman" w:cs="Times New Roman"/>
          <w:color w:val="000000" w:themeColor="text1"/>
        </w:rPr>
      </w:pPr>
      <w:r w:rsidRPr="063450F9">
        <w:rPr>
          <w:rFonts w:eastAsia="Times New Roman" w:cs="Times New Roman"/>
          <w:color w:val="000000" w:themeColor="text1"/>
        </w:rPr>
        <w:t>To log out or switch user account desk contexts, move your cursor down to the lowest boundary corner point of the left navigation strip panel, and select the square white arrow exit icon action command switch button.</w:t>
      </w:r>
    </w:p>
    <w:p w14:paraId="6C3121C2" w14:textId="173AFE69" w:rsidR="005D453A" w:rsidRDefault="005D453A" w:rsidP="005D453A"/>
    <w:p w14:paraId="33E90484" w14:textId="77777777" w:rsidR="005D453A" w:rsidRDefault="005D453A" w:rsidP="005D453A">
      <w:r>
        <w:br w:type="page"/>
      </w:r>
    </w:p>
    <w:p w14:paraId="57B1957D" w14:textId="3177CB25" w:rsidR="005D453A" w:rsidRDefault="005D453A" w:rsidP="005D453A">
      <w:pPr>
        <w:rPr>
          <w:rFonts w:eastAsia="Times New Roman" w:cs="Times New Roman"/>
          <w:b/>
          <w:color w:val="1F1F1F"/>
        </w:rPr>
      </w:pPr>
      <w:r>
        <w:rPr>
          <w:noProof/>
        </w:rPr>
        <w:drawing>
          <wp:inline distT="0" distB="0" distL="0" distR="0" wp14:anchorId="7AD4BBBA" wp14:editId="4E32BAFE">
            <wp:extent cx="5943600" cy="4048125"/>
            <wp:effectExtent l="0" t="0" r="0" b="0"/>
            <wp:docPr id="1560651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25966" name="Picture 1033525966"/>
                    <pic:cNvPicPr/>
                  </pic:nvPicPr>
                  <pic:blipFill>
                    <a:blip r:embed="rId127">
                      <a:extLst>
                        <a:ext uri="{28A0092B-C50C-407E-A947-70E740481C1C}">
                          <a14:useLocalDpi xmlns:a14="http://schemas.microsoft.com/office/drawing/2010/main"/>
                        </a:ext>
                      </a:extLst>
                    </a:blip>
                    <a:stretch>
                      <a:fillRect/>
                    </a:stretch>
                  </pic:blipFill>
                  <pic:spPr>
                    <a:xfrm>
                      <a:off x="0" y="0"/>
                      <a:ext cx="5943600" cy="4048125"/>
                    </a:xfrm>
                    <a:prstGeom prst="rect">
                      <a:avLst/>
                    </a:prstGeom>
                  </pic:spPr>
                </pic:pic>
              </a:graphicData>
            </a:graphic>
          </wp:inline>
        </w:drawing>
      </w:r>
      <w:r w:rsidR="34B44D99" w:rsidRPr="6825D82A">
        <w:rPr>
          <w:rFonts w:eastAsia="Times New Roman" w:cs="Times New Roman"/>
          <w:b/>
          <w:bCs/>
          <w:color w:val="1F1F1F"/>
        </w:rPr>
        <w:t>3.1 Initiating Resolution Customer Service Requests Tickets</w:t>
      </w:r>
    </w:p>
    <w:p w14:paraId="264BBF1E" w14:textId="52BB114F" w:rsidR="005D453A" w:rsidRDefault="34B44D99" w:rsidP="006A3746">
      <w:pPr>
        <w:pStyle w:val="ListParagraph"/>
        <w:numPr>
          <w:ilvl w:val="0"/>
          <w:numId w:val="10"/>
        </w:numPr>
        <w:rPr>
          <w:rFonts w:eastAsia="Times New Roman" w:cs="Times New Roman"/>
          <w:color w:val="1F1F1F"/>
        </w:rPr>
      </w:pPr>
      <w:r w:rsidRPr="6825D82A">
        <w:rPr>
          <w:rFonts w:eastAsia="Times New Roman" w:cs="Times New Roman"/>
          <w:color w:val="1F1F1F"/>
        </w:rPr>
        <w:t xml:space="preserve">Access the operational terminal options framework, then click the menu bar option selection icon labeled </w:t>
      </w:r>
      <w:r w:rsidRPr="6825D82A">
        <w:rPr>
          <w:rFonts w:eastAsia="Times New Roman" w:cs="Times New Roman"/>
          <w:b/>
          <w:bCs/>
          <w:color w:val="1F1F1F"/>
        </w:rPr>
        <w:t>Create Request</w:t>
      </w:r>
      <w:r w:rsidRPr="6825D82A">
        <w:rPr>
          <w:rFonts w:eastAsia="Times New Roman" w:cs="Times New Roman"/>
          <w:color w:val="1F1F1F"/>
        </w:rPr>
        <w:t>.</w:t>
      </w:r>
    </w:p>
    <w:p w14:paraId="7EDF0AB2" w14:textId="5F33D0D3" w:rsidR="005D453A" w:rsidRDefault="34B44D99" w:rsidP="006A3746">
      <w:pPr>
        <w:pStyle w:val="ListParagraph"/>
        <w:numPr>
          <w:ilvl w:val="0"/>
          <w:numId w:val="10"/>
        </w:numPr>
        <w:rPr>
          <w:rFonts w:eastAsia="Times New Roman" w:cs="Times New Roman"/>
          <w:color w:val="1F1F1F"/>
        </w:rPr>
      </w:pPr>
      <w:r w:rsidRPr="6825D82A">
        <w:rPr>
          <w:rFonts w:eastAsia="Times New Roman" w:cs="Times New Roman"/>
          <w:color w:val="1F1F1F"/>
        </w:rPr>
        <w:t xml:space="preserve">Click the dropdown arrow element inside the </w:t>
      </w:r>
      <w:r w:rsidRPr="6825D82A">
        <w:rPr>
          <w:rFonts w:eastAsia="Times New Roman" w:cs="Times New Roman"/>
          <w:b/>
          <w:bCs/>
          <w:color w:val="1F1F1F"/>
        </w:rPr>
        <w:t>Order ID</w:t>
      </w:r>
      <w:r w:rsidRPr="6825D82A">
        <w:rPr>
          <w:rFonts w:eastAsia="Times New Roman" w:cs="Times New Roman"/>
          <w:color w:val="1F1F1F"/>
        </w:rPr>
        <w:t xml:space="preserve"> field control box row selection to connect this new issue ticket to an existing sales receipt index line.</w:t>
      </w:r>
    </w:p>
    <w:p w14:paraId="713A0C4C" w14:textId="143D3B14" w:rsidR="005D453A" w:rsidRDefault="34B44D99" w:rsidP="006A3746">
      <w:pPr>
        <w:pStyle w:val="ListParagraph"/>
        <w:numPr>
          <w:ilvl w:val="0"/>
          <w:numId w:val="10"/>
        </w:numPr>
        <w:rPr>
          <w:rFonts w:eastAsia="Times New Roman" w:cs="Times New Roman"/>
          <w:color w:val="1F1F1F"/>
        </w:rPr>
      </w:pPr>
      <w:r w:rsidRPr="6825D82A">
        <w:rPr>
          <w:rFonts w:eastAsia="Times New Roman" w:cs="Times New Roman"/>
          <w:color w:val="1F1F1F"/>
        </w:rPr>
        <w:t xml:space="preserve">Select appropriate resolution criteria models via the </w:t>
      </w:r>
      <w:r w:rsidRPr="6825D82A">
        <w:rPr>
          <w:rFonts w:eastAsia="Times New Roman" w:cs="Times New Roman"/>
          <w:b/>
          <w:bCs/>
          <w:color w:val="1F1F1F"/>
        </w:rPr>
        <w:t>Request Type</w:t>
      </w:r>
      <w:r w:rsidRPr="6825D82A">
        <w:rPr>
          <w:rFonts w:eastAsia="Times New Roman" w:cs="Times New Roman"/>
          <w:color w:val="1F1F1F"/>
        </w:rPr>
        <w:t xml:space="preserve"> dropdown picker choices selection row panel box (e.g., selecting option types like Return or Replacement).</w:t>
      </w:r>
    </w:p>
    <w:p w14:paraId="12809CE9" w14:textId="5CDB7FC4" w:rsidR="005D453A" w:rsidRDefault="34B44D99" w:rsidP="006A3746">
      <w:pPr>
        <w:pStyle w:val="ListParagraph"/>
        <w:numPr>
          <w:ilvl w:val="0"/>
          <w:numId w:val="10"/>
        </w:numPr>
        <w:rPr>
          <w:rFonts w:eastAsia="Times New Roman" w:cs="Times New Roman"/>
          <w:color w:val="1F1F1F"/>
        </w:rPr>
      </w:pPr>
      <w:r w:rsidRPr="6825D82A">
        <w:rPr>
          <w:rFonts w:eastAsia="Times New Roman" w:cs="Times New Roman"/>
          <w:color w:val="1F1F1F"/>
        </w:rPr>
        <w:t xml:space="preserve">Type an explanation detailing exactly why changes are being requested inside the </w:t>
      </w:r>
      <w:r w:rsidRPr="6825D82A">
        <w:rPr>
          <w:rFonts w:eastAsia="Times New Roman" w:cs="Times New Roman"/>
          <w:b/>
          <w:bCs/>
          <w:color w:val="1F1F1F"/>
        </w:rPr>
        <w:t>Reason</w:t>
      </w:r>
      <w:r w:rsidRPr="6825D82A">
        <w:rPr>
          <w:rFonts w:eastAsia="Times New Roman" w:cs="Times New Roman"/>
          <w:color w:val="1F1F1F"/>
        </w:rPr>
        <w:t xml:space="preserve"> multiline text input block field.</w:t>
      </w:r>
    </w:p>
    <w:p w14:paraId="268BF65C" w14:textId="1A0EED1D" w:rsidR="005D453A" w:rsidRDefault="34B44D99" w:rsidP="006A3746">
      <w:pPr>
        <w:pStyle w:val="ListParagraph"/>
        <w:numPr>
          <w:ilvl w:val="0"/>
          <w:numId w:val="10"/>
        </w:numPr>
        <w:rPr>
          <w:rFonts w:eastAsia="Times New Roman" w:cs="Times New Roman"/>
          <w:color w:val="1F1F1F"/>
        </w:rPr>
      </w:pPr>
      <w:r w:rsidRPr="6825D82A">
        <w:rPr>
          <w:rFonts w:eastAsia="Times New Roman" w:cs="Times New Roman"/>
          <w:color w:val="1F1F1F"/>
        </w:rPr>
        <w:t xml:space="preserve">If the request needs multi-department routing, select the target department from the </w:t>
      </w:r>
      <w:r w:rsidRPr="6825D82A">
        <w:rPr>
          <w:rFonts w:eastAsia="Times New Roman" w:cs="Times New Roman"/>
          <w:b/>
          <w:bCs/>
          <w:color w:val="1F1F1F"/>
        </w:rPr>
        <w:t>Forward To</w:t>
      </w:r>
      <w:r w:rsidRPr="6825D82A">
        <w:rPr>
          <w:rFonts w:eastAsia="Times New Roman" w:cs="Times New Roman"/>
          <w:color w:val="1F1F1F"/>
        </w:rPr>
        <w:t xml:space="preserve"> dropdown options (or keep it assigned locally within the customer service queue).</w:t>
      </w:r>
    </w:p>
    <w:p w14:paraId="16C75761" w14:textId="09F395C4" w:rsidR="005D453A" w:rsidRDefault="34B44D99" w:rsidP="006A3746">
      <w:pPr>
        <w:pStyle w:val="ListParagraph"/>
        <w:numPr>
          <w:ilvl w:val="0"/>
          <w:numId w:val="10"/>
        </w:numPr>
        <w:rPr>
          <w:rFonts w:eastAsia="Times New Roman" w:cs="Times New Roman"/>
          <w:color w:val="1F1F1F"/>
        </w:rPr>
      </w:pPr>
      <w:r w:rsidRPr="6825D82A">
        <w:rPr>
          <w:rFonts w:eastAsia="Times New Roman" w:cs="Times New Roman"/>
          <w:color w:val="1F1F1F"/>
        </w:rPr>
        <w:t xml:space="preserve">Upload supporting media evidence files (such as digital photos of defective products) by clicking the blue </w:t>
      </w:r>
      <w:r w:rsidRPr="6825D82A">
        <w:rPr>
          <w:rFonts w:eastAsia="Times New Roman" w:cs="Times New Roman"/>
          <w:b/>
          <w:bCs/>
          <w:color w:val="1F1F1F"/>
        </w:rPr>
        <w:t>Upload</w:t>
      </w:r>
      <w:r w:rsidRPr="6825D82A">
        <w:rPr>
          <w:rFonts w:eastAsia="Times New Roman" w:cs="Times New Roman"/>
          <w:color w:val="1F1F1F"/>
        </w:rPr>
        <w:t xml:space="preserve"> command block box control button element structure.</w:t>
      </w:r>
    </w:p>
    <w:p w14:paraId="65FA7CE0" w14:textId="646400C3" w:rsidR="005D453A" w:rsidRDefault="34B44D99" w:rsidP="006A3746">
      <w:pPr>
        <w:pStyle w:val="ListParagraph"/>
        <w:numPr>
          <w:ilvl w:val="0"/>
          <w:numId w:val="10"/>
        </w:numPr>
        <w:rPr>
          <w:rFonts w:eastAsia="Times New Roman" w:cs="Times New Roman"/>
          <w:color w:val="1F1F1F"/>
        </w:rPr>
      </w:pPr>
      <w:r w:rsidRPr="6825D82A">
        <w:rPr>
          <w:rFonts w:eastAsia="Times New Roman" w:cs="Times New Roman"/>
          <w:color w:val="1F1F1F"/>
        </w:rPr>
        <w:t xml:space="preserve">Finalize ticket setup by pressing the blue </w:t>
      </w:r>
      <w:r w:rsidRPr="6825D82A">
        <w:rPr>
          <w:rFonts w:eastAsia="Times New Roman" w:cs="Times New Roman"/>
          <w:b/>
          <w:bCs/>
          <w:color w:val="1F1F1F"/>
        </w:rPr>
        <w:t>Submit</w:t>
      </w:r>
      <w:r w:rsidRPr="6825D82A">
        <w:rPr>
          <w:rFonts w:eastAsia="Times New Roman" w:cs="Times New Roman"/>
          <w:color w:val="1F1F1F"/>
        </w:rPr>
        <w:t xml:space="preserve"> tracking action button down below.</w:t>
      </w:r>
    </w:p>
    <w:p w14:paraId="0D5F0B28" w14:textId="488A3B2E" w:rsidR="005D453A" w:rsidRDefault="005D453A" w:rsidP="005D453A"/>
    <w:p w14:paraId="123BB0C9" w14:textId="77777777" w:rsidR="005D453A" w:rsidRPr="00F24057" w:rsidRDefault="005D453A" w:rsidP="005D453A">
      <w:pPr>
        <w:rPr>
          <w:rFonts w:cs="Times New Roman"/>
        </w:rPr>
      </w:pPr>
    </w:p>
    <w:p w14:paraId="16F9CBCA" w14:textId="77777777" w:rsidR="005D453A" w:rsidRPr="00F24057" w:rsidRDefault="005D453A" w:rsidP="005D453A">
      <w:pPr>
        <w:rPr>
          <w:rFonts w:cs="Times New Roman"/>
        </w:rPr>
      </w:pPr>
    </w:p>
    <w:p w14:paraId="17CED296" w14:textId="6C8228F2" w:rsidR="005D453A" w:rsidRDefault="005D453A" w:rsidP="005D453A">
      <w:pPr>
        <w:rPr>
          <w:rFonts w:eastAsia="Times New Roman" w:cs="Times New Roman"/>
          <w:b/>
          <w:color w:val="1F1F1F"/>
        </w:rPr>
      </w:pPr>
      <w:r>
        <w:rPr>
          <w:noProof/>
        </w:rPr>
        <w:drawing>
          <wp:inline distT="0" distB="0" distL="0" distR="0" wp14:anchorId="0B3C75D2" wp14:editId="2980C112">
            <wp:extent cx="5943600" cy="2886075"/>
            <wp:effectExtent l="0" t="0" r="0" b="0"/>
            <wp:docPr id="179196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1116" name="Picture 190621116"/>
                    <pic:cNvPicPr/>
                  </pic:nvPicPr>
                  <pic:blipFill>
                    <a:blip r:embed="rId134">
                      <a:extLst>
                        <a:ext uri="{28A0092B-C50C-407E-A947-70E740481C1C}">
                          <a14:useLocalDpi xmlns:a14="http://schemas.microsoft.com/office/drawing/2010/main"/>
                        </a:ext>
                      </a:extLst>
                    </a:blip>
                    <a:stretch>
                      <a:fillRect/>
                    </a:stretch>
                  </pic:blipFill>
                  <pic:spPr>
                    <a:xfrm>
                      <a:off x="0" y="0"/>
                      <a:ext cx="5943600" cy="2886075"/>
                    </a:xfrm>
                    <a:prstGeom prst="rect">
                      <a:avLst/>
                    </a:prstGeom>
                  </pic:spPr>
                </pic:pic>
              </a:graphicData>
            </a:graphic>
          </wp:inline>
        </w:drawing>
      </w:r>
      <w:r w:rsidR="1F2CC99A" w:rsidRPr="6825D82A">
        <w:rPr>
          <w:rFonts w:eastAsia="Times New Roman" w:cs="Times New Roman"/>
          <w:b/>
          <w:bCs/>
          <w:color w:val="1F1F1F"/>
        </w:rPr>
        <w:t>3.2 Evaluation Audits Review and Management Sign-off Operations</w:t>
      </w:r>
    </w:p>
    <w:p w14:paraId="4E11BA37" w14:textId="4C3F8E58" w:rsidR="005D453A" w:rsidRDefault="1F2CC99A" w:rsidP="006A3746">
      <w:pPr>
        <w:pStyle w:val="ListParagraph"/>
        <w:numPr>
          <w:ilvl w:val="0"/>
          <w:numId w:val="9"/>
        </w:numPr>
        <w:rPr>
          <w:rFonts w:eastAsia="Times New Roman" w:cs="Times New Roman"/>
          <w:color w:val="1F1F1F"/>
        </w:rPr>
      </w:pPr>
      <w:r w:rsidRPr="6825D82A">
        <w:rPr>
          <w:rFonts w:eastAsia="Times New Roman" w:cs="Times New Roman"/>
          <w:color w:val="1F1F1F"/>
        </w:rPr>
        <w:t xml:space="preserve">Click the navigational track menu index element option shortcut block component labeled </w:t>
      </w:r>
      <w:r w:rsidRPr="6825D82A">
        <w:rPr>
          <w:rFonts w:eastAsia="Times New Roman" w:cs="Times New Roman"/>
          <w:b/>
          <w:bCs/>
          <w:color w:val="1F1F1F"/>
        </w:rPr>
        <w:t>Handing Request</w:t>
      </w:r>
      <w:r w:rsidRPr="6825D82A">
        <w:rPr>
          <w:rFonts w:eastAsia="Times New Roman" w:cs="Times New Roman"/>
          <w:color w:val="1F1F1F"/>
        </w:rPr>
        <w:t>.</w:t>
      </w:r>
    </w:p>
    <w:p w14:paraId="17B7EFFE" w14:textId="0F824336" w:rsidR="005D453A" w:rsidRDefault="1F2CC99A" w:rsidP="006A3746">
      <w:pPr>
        <w:pStyle w:val="ListParagraph"/>
        <w:numPr>
          <w:ilvl w:val="0"/>
          <w:numId w:val="9"/>
        </w:numPr>
        <w:rPr>
          <w:rFonts w:eastAsia="Times New Roman" w:cs="Times New Roman"/>
          <w:color w:val="1F1F1F"/>
        </w:rPr>
      </w:pPr>
      <w:r w:rsidRPr="6825D82A">
        <w:rPr>
          <w:rFonts w:eastAsia="Times New Roman" w:cs="Times New Roman"/>
          <w:color w:val="1F1F1F"/>
        </w:rPr>
        <w:t xml:space="preserve">Review the incoming issue ticket items listed in the </w:t>
      </w:r>
      <w:r w:rsidRPr="6825D82A">
        <w:rPr>
          <w:rFonts w:eastAsia="Times New Roman" w:cs="Times New Roman"/>
          <w:b/>
          <w:bCs/>
          <w:color w:val="1F1F1F"/>
        </w:rPr>
        <w:t>CS Pending Requests</w:t>
      </w:r>
      <w:r w:rsidRPr="6825D82A">
        <w:rPr>
          <w:rFonts w:eastAsia="Times New Roman" w:cs="Times New Roman"/>
          <w:color w:val="1F1F1F"/>
        </w:rPr>
        <w:t xml:space="preserve"> column list view index table matrix on the left side of the screen interface console.</w:t>
      </w:r>
    </w:p>
    <w:p w14:paraId="119CBD80" w14:textId="2130CF29" w:rsidR="005D453A" w:rsidRDefault="1F2CC99A" w:rsidP="006A3746">
      <w:pPr>
        <w:pStyle w:val="ListParagraph"/>
        <w:numPr>
          <w:ilvl w:val="0"/>
          <w:numId w:val="9"/>
        </w:numPr>
        <w:rPr>
          <w:rFonts w:eastAsia="Times New Roman" w:cs="Times New Roman"/>
          <w:color w:val="1F1F1F"/>
        </w:rPr>
      </w:pPr>
      <w:r w:rsidRPr="6825D82A">
        <w:rPr>
          <w:rFonts w:eastAsia="Times New Roman" w:cs="Times New Roman"/>
          <w:color w:val="1F1F1F"/>
        </w:rPr>
        <w:t xml:space="preserve">Click the </w:t>
      </w:r>
      <w:r w:rsidRPr="6825D82A">
        <w:rPr>
          <w:rFonts w:eastAsia="Times New Roman" w:cs="Times New Roman"/>
          <w:b/>
          <w:bCs/>
          <w:color w:val="1F1F1F"/>
        </w:rPr>
        <w:t>View</w:t>
      </w:r>
      <w:r w:rsidRPr="6825D82A">
        <w:rPr>
          <w:rFonts w:eastAsia="Times New Roman" w:cs="Times New Roman"/>
          <w:color w:val="1F1F1F"/>
        </w:rPr>
        <w:t xml:space="preserve"> selector key action button tag line element row component next to an item to pull up its full request profile.</w:t>
      </w:r>
    </w:p>
    <w:p w14:paraId="73A5B880" w14:textId="343DACE2" w:rsidR="005D453A" w:rsidRDefault="1F2CC99A" w:rsidP="006A3746">
      <w:pPr>
        <w:pStyle w:val="ListParagraph"/>
        <w:numPr>
          <w:ilvl w:val="0"/>
          <w:numId w:val="9"/>
        </w:numPr>
        <w:rPr>
          <w:rFonts w:eastAsia="Times New Roman" w:cs="Times New Roman"/>
          <w:color w:val="1F1F1F"/>
        </w:rPr>
      </w:pPr>
      <w:r w:rsidRPr="6825D82A">
        <w:rPr>
          <w:rFonts w:eastAsia="Times New Roman" w:cs="Times New Roman"/>
          <w:color w:val="1F1F1F"/>
        </w:rPr>
        <w:t xml:space="preserve">Read all submitted parameters details fields properties carefully via the floating pop-up summary interface layout box display window frame module labeled </w:t>
      </w:r>
      <w:r w:rsidRPr="6825D82A">
        <w:rPr>
          <w:rFonts w:eastAsia="Times New Roman" w:cs="Times New Roman"/>
          <w:b/>
          <w:bCs/>
          <w:color w:val="1F1F1F"/>
        </w:rPr>
        <w:t>Request Details</w:t>
      </w:r>
      <w:r w:rsidRPr="6825D82A">
        <w:rPr>
          <w:rFonts w:eastAsia="Times New Roman" w:cs="Times New Roman"/>
          <w:color w:val="1F1F1F"/>
        </w:rPr>
        <w:t xml:space="preserve"> on the right side:</w:t>
      </w:r>
    </w:p>
    <w:p w14:paraId="10E88A01" w14:textId="2DF1EBEC" w:rsidR="005D453A" w:rsidRDefault="1F2CC99A" w:rsidP="006A3746">
      <w:pPr>
        <w:pStyle w:val="ListParagraph"/>
        <w:numPr>
          <w:ilvl w:val="1"/>
          <w:numId w:val="9"/>
        </w:numPr>
        <w:rPr>
          <w:rFonts w:eastAsia="Times New Roman" w:cs="Times New Roman"/>
          <w:color w:val="1F1F1F"/>
        </w:rPr>
      </w:pPr>
      <w:r w:rsidRPr="6825D82A">
        <w:rPr>
          <w:rFonts w:eastAsia="Times New Roman" w:cs="Times New Roman"/>
          <w:color w:val="1F1F1F"/>
        </w:rPr>
        <w:t xml:space="preserve">Read descriptions captured from incoming client tickets inside the </w:t>
      </w:r>
      <w:r w:rsidRPr="6825D82A">
        <w:rPr>
          <w:rFonts w:eastAsia="Times New Roman" w:cs="Times New Roman"/>
          <w:b/>
          <w:bCs/>
          <w:color w:val="1F1F1F"/>
        </w:rPr>
        <w:t>Reason</w:t>
      </w:r>
      <w:r w:rsidRPr="6825D82A">
        <w:rPr>
          <w:rFonts w:eastAsia="Times New Roman" w:cs="Times New Roman"/>
          <w:color w:val="1F1F1F"/>
        </w:rPr>
        <w:t xml:space="preserve"> text summary viewing panel box data slot tracking space area.</w:t>
      </w:r>
    </w:p>
    <w:p w14:paraId="13304221" w14:textId="7CA11E29" w:rsidR="005D453A" w:rsidRDefault="1F2CC99A" w:rsidP="006A3746">
      <w:pPr>
        <w:pStyle w:val="ListParagraph"/>
        <w:numPr>
          <w:ilvl w:val="1"/>
          <w:numId w:val="9"/>
        </w:numPr>
        <w:rPr>
          <w:rFonts w:eastAsia="Times New Roman" w:cs="Times New Roman"/>
          <w:color w:val="1F1F1F"/>
        </w:rPr>
      </w:pPr>
      <w:r w:rsidRPr="6825D82A">
        <w:rPr>
          <w:rFonts w:eastAsia="Times New Roman" w:cs="Times New Roman"/>
          <w:color w:val="1F1F1F"/>
        </w:rPr>
        <w:t>Verify whether required validation images exist by tracking validation feedback logs output strings rows notices (e.g., identifying notifications reading Photo file not found).</w:t>
      </w:r>
    </w:p>
    <w:p w14:paraId="52153C03" w14:textId="58487C05" w:rsidR="005D453A" w:rsidRDefault="1F2CC99A" w:rsidP="006A3746">
      <w:pPr>
        <w:pStyle w:val="ListParagraph"/>
        <w:numPr>
          <w:ilvl w:val="0"/>
          <w:numId w:val="9"/>
        </w:numPr>
        <w:rPr>
          <w:rFonts w:eastAsia="Times New Roman" w:cs="Times New Roman"/>
          <w:color w:val="1F1F1F"/>
        </w:rPr>
      </w:pPr>
      <w:r w:rsidRPr="6825D82A">
        <w:rPr>
          <w:rFonts w:eastAsia="Times New Roman" w:cs="Times New Roman"/>
          <w:b/>
          <w:bCs/>
          <w:color w:val="1F1F1F"/>
        </w:rPr>
        <w:t>To Grant Issue Validation Approvals:</w:t>
      </w:r>
      <w:r w:rsidRPr="6825D82A">
        <w:rPr>
          <w:rFonts w:eastAsia="Times New Roman" w:cs="Times New Roman"/>
          <w:color w:val="1F1F1F"/>
        </w:rPr>
        <w:t xml:space="preserve"> Click the green </w:t>
      </w:r>
      <w:r w:rsidRPr="6825D82A">
        <w:rPr>
          <w:rFonts w:eastAsia="Times New Roman" w:cs="Times New Roman"/>
          <w:b/>
          <w:bCs/>
          <w:color w:val="1F1F1F"/>
        </w:rPr>
        <w:t>Confirm</w:t>
      </w:r>
      <w:r w:rsidRPr="6825D82A">
        <w:rPr>
          <w:rFonts w:eastAsia="Times New Roman" w:cs="Times New Roman"/>
          <w:color w:val="1F1F1F"/>
        </w:rPr>
        <w:t xml:space="preserve"> execution button structure component to switch ticket properties to finalized operational states.</w:t>
      </w:r>
    </w:p>
    <w:p w14:paraId="394BF136" w14:textId="6874CFFC" w:rsidR="005D453A" w:rsidRDefault="1F2CC99A" w:rsidP="006A3746">
      <w:pPr>
        <w:pStyle w:val="ListParagraph"/>
        <w:numPr>
          <w:ilvl w:val="0"/>
          <w:numId w:val="9"/>
        </w:numPr>
        <w:rPr>
          <w:rFonts w:eastAsia="Times New Roman" w:cs="Times New Roman"/>
          <w:color w:val="1F1F1F"/>
        </w:rPr>
      </w:pPr>
      <w:r w:rsidRPr="6825D82A">
        <w:rPr>
          <w:rFonts w:eastAsia="Times New Roman" w:cs="Times New Roman"/>
          <w:b/>
          <w:bCs/>
          <w:color w:val="1F1F1F"/>
        </w:rPr>
        <w:t>To Decline Request Files Processing:</w:t>
      </w:r>
      <w:r w:rsidRPr="6825D82A">
        <w:rPr>
          <w:rFonts w:eastAsia="Times New Roman" w:cs="Times New Roman"/>
          <w:color w:val="1F1F1F"/>
        </w:rPr>
        <w:t xml:space="preserve"> Click the red </w:t>
      </w:r>
      <w:r w:rsidRPr="6825D82A">
        <w:rPr>
          <w:rFonts w:eastAsia="Times New Roman" w:cs="Times New Roman"/>
          <w:b/>
          <w:bCs/>
          <w:color w:val="1F1F1F"/>
        </w:rPr>
        <w:t>Reject</w:t>
      </w:r>
      <w:r w:rsidRPr="6825D82A">
        <w:rPr>
          <w:rFonts w:eastAsia="Times New Roman" w:cs="Times New Roman"/>
          <w:color w:val="1F1F1F"/>
        </w:rPr>
        <w:t xml:space="preserve"> execution command toggle option block component to close tickets out without executing processing changes.</w:t>
      </w:r>
    </w:p>
    <w:p w14:paraId="107BD00D" w14:textId="0E9BB40B" w:rsidR="005D453A" w:rsidRDefault="005D453A" w:rsidP="005D453A"/>
    <w:p w14:paraId="78E93B97" w14:textId="77777777" w:rsidR="005D453A" w:rsidRPr="00F24057" w:rsidRDefault="005D453A" w:rsidP="005D453A">
      <w:r>
        <w:br w:type="page"/>
      </w:r>
    </w:p>
    <w:p w14:paraId="0EBAF30D" w14:textId="47ADEF1D" w:rsidR="005D453A" w:rsidRPr="00F24057" w:rsidRDefault="005D453A" w:rsidP="005D453A">
      <w:pPr>
        <w:rPr>
          <w:rFonts w:eastAsia="Times New Roman" w:cs="Times New Roman"/>
          <w:b/>
          <w:color w:val="000000" w:themeColor="text1"/>
        </w:rPr>
      </w:pPr>
      <w:r>
        <w:rPr>
          <w:noProof/>
        </w:rPr>
        <w:drawing>
          <wp:inline distT="0" distB="0" distL="0" distR="0" wp14:anchorId="4B7BA9D4" wp14:editId="622EFF22">
            <wp:extent cx="5943600" cy="3076575"/>
            <wp:effectExtent l="0" t="0" r="0" b="0"/>
            <wp:docPr id="834477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21510" name="Picture 784421510"/>
                    <pic:cNvPicPr/>
                  </pic:nvPicPr>
                  <pic:blipFill>
                    <a:blip r:embed="rId141">
                      <a:extLst>
                        <a:ext uri="{28A0092B-C50C-407E-A947-70E740481C1C}">
                          <a14:useLocalDpi xmlns:a14="http://schemas.microsoft.com/office/drawing/2010/main"/>
                        </a:ext>
                      </a:extLst>
                    </a:blip>
                    <a:stretch>
                      <a:fillRect/>
                    </a:stretch>
                  </pic:blipFill>
                  <pic:spPr>
                    <a:xfrm>
                      <a:off x="0" y="0"/>
                      <a:ext cx="5943600" cy="3076575"/>
                    </a:xfrm>
                    <a:prstGeom prst="rect">
                      <a:avLst/>
                    </a:prstGeom>
                  </pic:spPr>
                </pic:pic>
              </a:graphicData>
            </a:graphic>
          </wp:inline>
        </w:drawing>
      </w:r>
      <w:r w:rsidR="01D58957" w:rsidRPr="063450F9">
        <w:rPr>
          <w:rFonts w:eastAsia="Times New Roman" w:cs="Times New Roman"/>
          <w:b/>
          <w:bCs/>
          <w:color w:val="000000" w:themeColor="text1"/>
        </w:rPr>
        <w:t>2.1 Searching the Finished Product Inventory Catalog</w:t>
      </w:r>
    </w:p>
    <w:p w14:paraId="510DB424" w14:textId="0E5474C5" w:rsidR="005D453A" w:rsidRPr="00F24057" w:rsidRDefault="01D58957" w:rsidP="063450F9">
      <w:pPr>
        <w:pStyle w:val="ListParagraph"/>
        <w:numPr>
          <w:ilvl w:val="0"/>
          <w:numId w:val="33"/>
        </w:numPr>
        <w:rPr>
          <w:rFonts w:eastAsia="Times New Roman" w:cs="Times New Roman"/>
          <w:color w:val="000000" w:themeColor="text1"/>
        </w:rPr>
      </w:pPr>
      <w:r w:rsidRPr="063450F9">
        <w:rPr>
          <w:rFonts w:eastAsia="Times New Roman" w:cs="Times New Roman"/>
          <w:color w:val="000000" w:themeColor="text1"/>
        </w:rPr>
        <w:t xml:space="preserve">Launch your operational workspace console </w:t>
      </w:r>
      <w:proofErr w:type="gramStart"/>
      <w:r w:rsidRPr="063450F9">
        <w:rPr>
          <w:rFonts w:eastAsia="Times New Roman" w:cs="Times New Roman"/>
          <w:color w:val="000000" w:themeColor="text1"/>
        </w:rPr>
        <w:t>window, and</w:t>
      </w:r>
      <w:proofErr w:type="gramEnd"/>
      <w:r w:rsidRPr="063450F9">
        <w:rPr>
          <w:rFonts w:eastAsia="Times New Roman" w:cs="Times New Roman"/>
          <w:color w:val="000000" w:themeColor="text1"/>
        </w:rPr>
        <w:t xml:space="preserve"> verify that the interface frame title line reads </w:t>
      </w:r>
      <w:r w:rsidRPr="063450F9">
        <w:rPr>
          <w:rFonts w:eastAsia="Times New Roman" w:cs="Times New Roman"/>
          <w:b/>
          <w:bCs/>
          <w:color w:val="000000" w:themeColor="text1"/>
        </w:rPr>
        <w:t>Inventory Management</w:t>
      </w:r>
      <w:r w:rsidRPr="063450F9">
        <w:rPr>
          <w:rFonts w:eastAsia="Times New Roman" w:cs="Times New Roman"/>
          <w:color w:val="000000" w:themeColor="text1"/>
        </w:rPr>
        <w:t>.</w:t>
      </w:r>
    </w:p>
    <w:p w14:paraId="53D0A2D0" w14:textId="5B63089A" w:rsidR="005D453A" w:rsidRPr="00F24057" w:rsidRDefault="01D58957" w:rsidP="063450F9">
      <w:pPr>
        <w:pStyle w:val="ListParagraph"/>
        <w:numPr>
          <w:ilvl w:val="0"/>
          <w:numId w:val="33"/>
        </w:numPr>
        <w:rPr>
          <w:rFonts w:eastAsia="Times New Roman" w:cs="Times New Roman"/>
          <w:color w:val="000000" w:themeColor="text1"/>
        </w:rPr>
      </w:pPr>
      <w:r w:rsidRPr="063450F9">
        <w:rPr>
          <w:rFonts w:eastAsia="Times New Roman" w:cs="Times New Roman"/>
          <w:color w:val="000000" w:themeColor="text1"/>
        </w:rPr>
        <w:t xml:space="preserve">Check that the system tracking name header on the upper right displays your operator profile assignment: </w:t>
      </w:r>
      <w:r w:rsidRPr="063450F9">
        <w:rPr>
          <w:rFonts w:eastAsia="Times New Roman" w:cs="Times New Roman"/>
          <w:b/>
          <w:bCs/>
          <w:color w:val="000000" w:themeColor="text1"/>
        </w:rPr>
        <w:t>Hins Cheung</w:t>
      </w:r>
      <w:r w:rsidRPr="063450F9">
        <w:rPr>
          <w:rFonts w:eastAsia="Times New Roman" w:cs="Times New Roman"/>
          <w:color w:val="000000" w:themeColor="text1"/>
        </w:rPr>
        <w:t>.</w:t>
      </w:r>
    </w:p>
    <w:p w14:paraId="17EB5E1E" w14:textId="3ABA37D7" w:rsidR="005D453A" w:rsidRPr="00F24057" w:rsidRDefault="01D58957" w:rsidP="063450F9">
      <w:pPr>
        <w:pStyle w:val="ListParagraph"/>
        <w:numPr>
          <w:ilvl w:val="0"/>
          <w:numId w:val="33"/>
        </w:numPr>
        <w:rPr>
          <w:rFonts w:eastAsia="Times New Roman" w:cs="Times New Roman"/>
          <w:color w:val="000000" w:themeColor="text1"/>
        </w:rPr>
      </w:pPr>
      <w:r w:rsidRPr="063450F9">
        <w:rPr>
          <w:rFonts w:eastAsia="Times New Roman" w:cs="Times New Roman"/>
          <w:color w:val="000000" w:themeColor="text1"/>
        </w:rPr>
        <w:t xml:space="preserve">Select the top option row link item in the primary left navigation panel tab bar labeled </w:t>
      </w:r>
      <w:r w:rsidRPr="063450F9">
        <w:rPr>
          <w:rFonts w:eastAsia="Times New Roman" w:cs="Times New Roman"/>
          <w:b/>
          <w:bCs/>
          <w:color w:val="000000" w:themeColor="text1"/>
        </w:rPr>
        <w:t>Search Product</w:t>
      </w:r>
      <w:r w:rsidRPr="063450F9">
        <w:rPr>
          <w:rFonts w:eastAsia="Times New Roman" w:cs="Times New Roman"/>
          <w:color w:val="000000" w:themeColor="text1"/>
        </w:rPr>
        <w:t>.</w:t>
      </w:r>
    </w:p>
    <w:p w14:paraId="071546C0" w14:textId="745AAABE" w:rsidR="005D453A" w:rsidRPr="00F24057" w:rsidRDefault="01D58957" w:rsidP="063450F9">
      <w:pPr>
        <w:pStyle w:val="ListParagraph"/>
        <w:numPr>
          <w:ilvl w:val="0"/>
          <w:numId w:val="33"/>
        </w:numPr>
        <w:rPr>
          <w:rFonts w:eastAsia="Times New Roman" w:cs="Times New Roman"/>
          <w:color w:val="000000" w:themeColor="text1"/>
        </w:rPr>
      </w:pPr>
      <w:r w:rsidRPr="063450F9">
        <w:rPr>
          <w:rFonts w:eastAsia="Times New Roman" w:cs="Times New Roman"/>
          <w:color w:val="000000" w:themeColor="text1"/>
        </w:rPr>
        <w:t>Click inside the long blank text search bar row located above the data view grid matrix panel framework, and key in your targeted product name search parameters.</w:t>
      </w:r>
    </w:p>
    <w:p w14:paraId="66E77D03" w14:textId="2C249719" w:rsidR="005D453A" w:rsidRPr="00F24057" w:rsidRDefault="01D58957" w:rsidP="063450F9">
      <w:pPr>
        <w:pStyle w:val="ListParagraph"/>
        <w:numPr>
          <w:ilvl w:val="0"/>
          <w:numId w:val="33"/>
        </w:numPr>
        <w:rPr>
          <w:rFonts w:eastAsia="Times New Roman" w:cs="Times New Roman"/>
          <w:color w:val="000000" w:themeColor="text1"/>
        </w:rPr>
      </w:pPr>
      <w:r w:rsidRPr="063450F9">
        <w:rPr>
          <w:rFonts w:eastAsia="Times New Roman" w:cs="Times New Roman"/>
          <w:color w:val="000000" w:themeColor="text1"/>
        </w:rPr>
        <w:t>Click on the square blue action query icon button directly to the right of the input bar to execute the filtering process.</w:t>
      </w:r>
    </w:p>
    <w:p w14:paraId="28925F90" w14:textId="1B08DD07" w:rsidR="005D453A" w:rsidRPr="00F24057" w:rsidRDefault="01D58957" w:rsidP="063450F9">
      <w:pPr>
        <w:pStyle w:val="ListParagraph"/>
        <w:numPr>
          <w:ilvl w:val="0"/>
          <w:numId w:val="33"/>
        </w:numPr>
        <w:rPr>
          <w:rFonts w:eastAsia="Times New Roman" w:cs="Times New Roman"/>
          <w:color w:val="000000" w:themeColor="text1"/>
        </w:rPr>
      </w:pPr>
      <w:r w:rsidRPr="063450F9">
        <w:rPr>
          <w:rFonts w:eastAsia="Times New Roman" w:cs="Times New Roman"/>
          <w:color w:val="000000" w:themeColor="text1"/>
        </w:rPr>
        <w:t>Review your product parameters inside the updated ledger display matrix columns: check the product row index code field (</w:t>
      </w:r>
      <w:proofErr w:type="spellStart"/>
      <w:r w:rsidRPr="063450F9">
        <w:rPr>
          <w:rFonts w:eastAsia="Times New Roman" w:cs="Times New Roman"/>
          <w:color w:val="000000" w:themeColor="text1"/>
        </w:rPr>
        <w:t>ProductID</w:t>
      </w:r>
      <w:proofErr w:type="spellEnd"/>
      <w:r w:rsidRPr="063450F9">
        <w:rPr>
          <w:rFonts w:eastAsia="Times New Roman" w:cs="Times New Roman"/>
          <w:color w:val="000000" w:themeColor="text1"/>
        </w:rPr>
        <w:t>), catalog text identification string (ProductName), formatted unit cost metrics (</w:t>
      </w:r>
      <w:proofErr w:type="spellStart"/>
      <w:r w:rsidRPr="063450F9">
        <w:rPr>
          <w:rFonts w:eastAsia="Times New Roman" w:cs="Times New Roman"/>
          <w:color w:val="000000" w:themeColor="text1"/>
        </w:rPr>
        <w:t>UnitPrice</w:t>
      </w:r>
      <w:proofErr w:type="spellEnd"/>
      <w:r w:rsidRPr="063450F9">
        <w:rPr>
          <w:rFonts w:eastAsia="Times New Roman" w:cs="Times New Roman"/>
          <w:color w:val="000000" w:themeColor="text1"/>
        </w:rPr>
        <w:t>), and warehouse balances (Stock).</w:t>
      </w:r>
    </w:p>
    <w:p w14:paraId="01C3DCC5" w14:textId="39F4C2B0" w:rsidR="005D453A" w:rsidRPr="00F24057" w:rsidRDefault="01D58957" w:rsidP="063450F9">
      <w:pPr>
        <w:pStyle w:val="ListParagraph"/>
        <w:numPr>
          <w:ilvl w:val="0"/>
          <w:numId w:val="33"/>
        </w:numPr>
        <w:rPr>
          <w:rFonts w:eastAsia="Times New Roman" w:cs="Times New Roman"/>
          <w:color w:val="000000" w:themeColor="text1"/>
        </w:rPr>
      </w:pPr>
      <w:r w:rsidRPr="063450F9">
        <w:rPr>
          <w:rFonts w:eastAsia="Times New Roman" w:cs="Times New Roman"/>
          <w:color w:val="000000" w:themeColor="text1"/>
        </w:rPr>
        <w:t xml:space="preserve">Confirm product details directly against live warehouse balance summaries (e.g., verifying that catalog row </w:t>
      </w:r>
      <w:r w:rsidRPr="063450F9">
        <w:rPr>
          <w:rFonts w:eastAsia="Times New Roman" w:cs="Times New Roman"/>
          <w:b/>
          <w:bCs/>
          <w:color w:val="000000" w:themeColor="text1"/>
        </w:rPr>
        <w:t>PD00000001</w:t>
      </w:r>
      <w:r w:rsidRPr="063450F9">
        <w:rPr>
          <w:rFonts w:eastAsia="Times New Roman" w:cs="Times New Roman"/>
          <w:color w:val="000000" w:themeColor="text1"/>
        </w:rPr>
        <w:t xml:space="preserve"> for </w:t>
      </w:r>
      <w:r w:rsidRPr="063450F9">
        <w:rPr>
          <w:rFonts w:eastAsia="Times New Roman" w:cs="Times New Roman"/>
          <w:b/>
          <w:bCs/>
          <w:color w:val="000000" w:themeColor="text1"/>
        </w:rPr>
        <w:t>Modern Fabric Sofa</w:t>
      </w:r>
      <w:r w:rsidRPr="063450F9">
        <w:rPr>
          <w:rFonts w:eastAsia="Times New Roman" w:cs="Times New Roman"/>
          <w:color w:val="000000" w:themeColor="text1"/>
        </w:rPr>
        <w:t xml:space="preserve"> shows an available inventory count of </w:t>
      </w:r>
      <w:r w:rsidRPr="063450F9">
        <w:rPr>
          <w:rFonts w:eastAsia="Times New Roman" w:cs="Times New Roman"/>
          <w:b/>
          <w:bCs/>
          <w:color w:val="000000" w:themeColor="text1"/>
        </w:rPr>
        <w:t>52</w:t>
      </w:r>
      <w:r w:rsidRPr="063450F9">
        <w:rPr>
          <w:rFonts w:eastAsia="Times New Roman" w:cs="Times New Roman"/>
          <w:color w:val="000000" w:themeColor="text1"/>
        </w:rPr>
        <w:t xml:space="preserve"> units).</w:t>
      </w:r>
    </w:p>
    <w:p w14:paraId="26A00AE4" w14:textId="2B823AF1" w:rsidR="005D453A" w:rsidRPr="00F24057" w:rsidRDefault="005D453A" w:rsidP="005D453A"/>
    <w:p w14:paraId="64CE8A0B" w14:textId="77777777" w:rsidR="005D453A" w:rsidRPr="00F24057" w:rsidRDefault="005D453A" w:rsidP="005D453A">
      <w:r>
        <w:br w:type="page"/>
      </w:r>
    </w:p>
    <w:p w14:paraId="256B59D3" w14:textId="5EA3E07E" w:rsidR="005D453A" w:rsidRPr="00F24057" w:rsidRDefault="005D453A" w:rsidP="005D453A">
      <w:pPr>
        <w:rPr>
          <w:rFonts w:eastAsia="Times New Roman" w:cs="Times New Roman"/>
          <w:b/>
          <w:color w:val="000000" w:themeColor="text1"/>
        </w:rPr>
      </w:pPr>
      <w:r>
        <w:rPr>
          <w:noProof/>
        </w:rPr>
        <w:drawing>
          <wp:inline distT="0" distB="0" distL="0" distR="0" wp14:anchorId="3FFEA261" wp14:editId="26A833B7">
            <wp:extent cx="5943600" cy="3019425"/>
            <wp:effectExtent l="0" t="0" r="0" b="0"/>
            <wp:docPr id="1302266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81689" name="Picture 330281689"/>
                    <pic:cNvPicPr/>
                  </pic:nvPicPr>
                  <pic:blipFill>
                    <a:blip r:embed="rId143">
                      <a:extLst>
                        <a:ext uri="{28A0092B-C50C-407E-A947-70E740481C1C}">
                          <a14:useLocalDpi xmlns:a14="http://schemas.microsoft.com/office/drawing/2010/main"/>
                        </a:ext>
                      </a:extLst>
                    </a:blip>
                    <a:stretch>
                      <a:fillRect/>
                    </a:stretch>
                  </pic:blipFill>
                  <pic:spPr>
                    <a:xfrm>
                      <a:off x="0" y="0"/>
                      <a:ext cx="5943600" cy="3019425"/>
                    </a:xfrm>
                    <a:prstGeom prst="rect">
                      <a:avLst/>
                    </a:prstGeom>
                  </pic:spPr>
                </pic:pic>
              </a:graphicData>
            </a:graphic>
          </wp:inline>
        </w:drawing>
      </w:r>
      <w:r w:rsidR="302462A7" w:rsidRPr="063450F9">
        <w:rPr>
          <w:rFonts w:eastAsia="Times New Roman" w:cs="Times New Roman"/>
          <w:b/>
          <w:bCs/>
          <w:color w:val="000000" w:themeColor="text1"/>
        </w:rPr>
        <w:t>2.2 Performing a Material Resources Stock Balance Audit</w:t>
      </w:r>
    </w:p>
    <w:p w14:paraId="2D709289" w14:textId="160A1520" w:rsidR="005D453A" w:rsidRPr="00F24057" w:rsidRDefault="302462A7" w:rsidP="063450F9">
      <w:pPr>
        <w:pStyle w:val="ListParagraph"/>
        <w:numPr>
          <w:ilvl w:val="0"/>
          <w:numId w:val="32"/>
        </w:numPr>
        <w:rPr>
          <w:rFonts w:eastAsia="Times New Roman" w:cs="Times New Roman"/>
          <w:color w:val="000000" w:themeColor="text1"/>
        </w:rPr>
      </w:pPr>
      <w:r w:rsidRPr="063450F9">
        <w:rPr>
          <w:rFonts w:eastAsia="Times New Roman" w:cs="Times New Roman"/>
          <w:color w:val="000000" w:themeColor="text1"/>
        </w:rPr>
        <w:t xml:space="preserve">Move down to the second options link item tab position inside the primary left interface navigation strip </w:t>
      </w:r>
      <w:proofErr w:type="gramStart"/>
      <w:r w:rsidRPr="063450F9">
        <w:rPr>
          <w:rFonts w:eastAsia="Times New Roman" w:cs="Times New Roman"/>
          <w:color w:val="000000" w:themeColor="text1"/>
        </w:rPr>
        <w:t>panel, and</w:t>
      </w:r>
      <w:proofErr w:type="gramEnd"/>
      <w:r w:rsidRPr="063450F9">
        <w:rPr>
          <w:rFonts w:eastAsia="Times New Roman" w:cs="Times New Roman"/>
          <w:color w:val="000000" w:themeColor="text1"/>
        </w:rPr>
        <w:t xml:space="preserve"> click on </w:t>
      </w:r>
      <w:r w:rsidRPr="063450F9">
        <w:rPr>
          <w:rFonts w:eastAsia="Times New Roman" w:cs="Times New Roman"/>
          <w:b/>
          <w:bCs/>
          <w:color w:val="000000" w:themeColor="text1"/>
        </w:rPr>
        <w:t>Raw Materials</w:t>
      </w:r>
      <w:r w:rsidRPr="063450F9">
        <w:rPr>
          <w:rFonts w:eastAsia="Times New Roman" w:cs="Times New Roman"/>
          <w:color w:val="000000" w:themeColor="text1"/>
        </w:rPr>
        <w:t>.</w:t>
      </w:r>
    </w:p>
    <w:p w14:paraId="3C309E6A" w14:textId="4C29F6A5" w:rsidR="005D453A" w:rsidRPr="00F24057" w:rsidRDefault="302462A7" w:rsidP="063450F9">
      <w:pPr>
        <w:pStyle w:val="ListParagraph"/>
        <w:numPr>
          <w:ilvl w:val="0"/>
          <w:numId w:val="32"/>
        </w:numPr>
        <w:rPr>
          <w:rFonts w:eastAsia="Times New Roman" w:cs="Times New Roman"/>
          <w:color w:val="000000" w:themeColor="text1"/>
        </w:rPr>
      </w:pPr>
      <w:r w:rsidRPr="063450F9">
        <w:rPr>
          <w:rFonts w:eastAsia="Times New Roman" w:cs="Times New Roman"/>
          <w:color w:val="000000" w:themeColor="text1"/>
        </w:rPr>
        <w:t>The main view workspace grid panel updates to display un-manufactured raw resource stock parameters.</w:t>
      </w:r>
    </w:p>
    <w:p w14:paraId="040F5EBC" w14:textId="45D1E0F5" w:rsidR="005D453A" w:rsidRPr="00F24057" w:rsidRDefault="302462A7" w:rsidP="063450F9">
      <w:pPr>
        <w:pStyle w:val="ListParagraph"/>
        <w:numPr>
          <w:ilvl w:val="0"/>
          <w:numId w:val="32"/>
        </w:numPr>
        <w:rPr>
          <w:rFonts w:eastAsia="Times New Roman" w:cs="Times New Roman"/>
          <w:color w:val="000000" w:themeColor="text1"/>
        </w:rPr>
      </w:pPr>
      <w:r w:rsidRPr="063450F9">
        <w:rPr>
          <w:rFonts w:eastAsia="Times New Roman" w:cs="Times New Roman"/>
          <w:color w:val="000000" w:themeColor="text1"/>
        </w:rPr>
        <w:t xml:space="preserve">Audit material records across columns tracking </w:t>
      </w:r>
      <w:proofErr w:type="spellStart"/>
      <w:r w:rsidRPr="063450F9">
        <w:rPr>
          <w:rFonts w:eastAsia="Times New Roman" w:cs="Times New Roman"/>
          <w:color w:val="000000" w:themeColor="text1"/>
        </w:rPr>
        <w:t>MaterialID</w:t>
      </w:r>
      <w:proofErr w:type="spellEnd"/>
      <w:r w:rsidRPr="063450F9">
        <w:rPr>
          <w:rFonts w:eastAsia="Times New Roman" w:cs="Times New Roman"/>
          <w:color w:val="000000" w:themeColor="text1"/>
        </w:rPr>
        <w:t xml:space="preserve">, </w:t>
      </w:r>
      <w:proofErr w:type="spellStart"/>
      <w:r w:rsidRPr="063450F9">
        <w:rPr>
          <w:rFonts w:eastAsia="Times New Roman" w:cs="Times New Roman"/>
          <w:color w:val="000000" w:themeColor="text1"/>
        </w:rPr>
        <w:t>MaterialName</w:t>
      </w:r>
      <w:proofErr w:type="spellEnd"/>
      <w:r w:rsidRPr="063450F9">
        <w:rPr>
          <w:rFonts w:eastAsia="Times New Roman" w:cs="Times New Roman"/>
          <w:color w:val="000000" w:themeColor="text1"/>
        </w:rPr>
        <w:t>, Category, and Stock.</w:t>
      </w:r>
    </w:p>
    <w:p w14:paraId="2EE03A6E" w14:textId="692865A6" w:rsidR="005D453A" w:rsidRPr="00F24057" w:rsidRDefault="302462A7" w:rsidP="063450F9">
      <w:pPr>
        <w:pStyle w:val="ListParagraph"/>
        <w:numPr>
          <w:ilvl w:val="0"/>
          <w:numId w:val="32"/>
        </w:numPr>
        <w:rPr>
          <w:rFonts w:eastAsia="Times New Roman" w:cs="Times New Roman"/>
          <w:color w:val="000000" w:themeColor="text1"/>
        </w:rPr>
      </w:pPr>
      <w:r w:rsidRPr="063450F9">
        <w:rPr>
          <w:rFonts w:eastAsia="Times New Roman" w:cs="Times New Roman"/>
          <w:color w:val="000000" w:themeColor="text1"/>
        </w:rPr>
        <w:t xml:space="preserve">Verify resource levels across different categories to locate supply shortages (e.g., verifying that item row </w:t>
      </w:r>
      <w:r w:rsidRPr="063450F9">
        <w:rPr>
          <w:rFonts w:eastAsia="Times New Roman" w:cs="Times New Roman"/>
          <w:b/>
          <w:bCs/>
          <w:color w:val="000000" w:themeColor="text1"/>
        </w:rPr>
        <w:t>MT00000001</w:t>
      </w:r>
      <w:r w:rsidRPr="063450F9">
        <w:rPr>
          <w:rFonts w:eastAsia="Times New Roman" w:cs="Times New Roman"/>
          <w:color w:val="000000" w:themeColor="text1"/>
        </w:rPr>
        <w:t xml:space="preserve"> for </w:t>
      </w:r>
      <w:r w:rsidRPr="063450F9">
        <w:rPr>
          <w:rFonts w:eastAsia="Times New Roman" w:cs="Times New Roman"/>
          <w:b/>
          <w:bCs/>
          <w:color w:val="000000" w:themeColor="text1"/>
        </w:rPr>
        <w:t>Solid Wood</w:t>
      </w:r>
      <w:r w:rsidRPr="063450F9">
        <w:rPr>
          <w:rFonts w:eastAsia="Times New Roman" w:cs="Times New Roman"/>
          <w:color w:val="000000" w:themeColor="text1"/>
        </w:rPr>
        <w:t xml:space="preserve"> shows a low stock count of </w:t>
      </w:r>
      <w:r w:rsidRPr="063450F9">
        <w:rPr>
          <w:rFonts w:eastAsia="Times New Roman" w:cs="Times New Roman"/>
          <w:b/>
          <w:bCs/>
          <w:color w:val="000000" w:themeColor="text1"/>
        </w:rPr>
        <w:t>20</w:t>
      </w:r>
      <w:r w:rsidRPr="063450F9">
        <w:rPr>
          <w:rFonts w:eastAsia="Times New Roman" w:cs="Times New Roman"/>
          <w:color w:val="000000" w:themeColor="text1"/>
        </w:rPr>
        <w:t xml:space="preserve">, while item row </w:t>
      </w:r>
      <w:r w:rsidRPr="063450F9">
        <w:rPr>
          <w:rFonts w:eastAsia="Times New Roman" w:cs="Times New Roman"/>
          <w:b/>
          <w:bCs/>
          <w:color w:val="000000" w:themeColor="text1"/>
        </w:rPr>
        <w:t>MT00000002</w:t>
      </w:r>
      <w:r w:rsidRPr="063450F9">
        <w:rPr>
          <w:rFonts w:eastAsia="Times New Roman" w:cs="Times New Roman"/>
          <w:color w:val="000000" w:themeColor="text1"/>
        </w:rPr>
        <w:t xml:space="preserve"> for </w:t>
      </w:r>
      <w:r w:rsidRPr="063450F9">
        <w:rPr>
          <w:rFonts w:eastAsia="Times New Roman" w:cs="Times New Roman"/>
          <w:b/>
          <w:bCs/>
          <w:color w:val="000000" w:themeColor="text1"/>
        </w:rPr>
        <w:t>Plywood</w:t>
      </w:r>
      <w:r w:rsidRPr="063450F9">
        <w:rPr>
          <w:rFonts w:eastAsia="Times New Roman" w:cs="Times New Roman"/>
          <w:color w:val="000000" w:themeColor="text1"/>
        </w:rPr>
        <w:t xml:space="preserve"> shows an ample stock count of </w:t>
      </w:r>
      <w:r w:rsidRPr="063450F9">
        <w:rPr>
          <w:rFonts w:eastAsia="Times New Roman" w:cs="Times New Roman"/>
          <w:b/>
          <w:bCs/>
          <w:color w:val="000000" w:themeColor="text1"/>
        </w:rPr>
        <w:t>200</w:t>
      </w:r>
      <w:r w:rsidRPr="063450F9">
        <w:rPr>
          <w:rFonts w:eastAsia="Times New Roman" w:cs="Times New Roman"/>
          <w:color w:val="000000" w:themeColor="text1"/>
        </w:rPr>
        <w:t>).</w:t>
      </w:r>
    </w:p>
    <w:p w14:paraId="6292B132" w14:textId="6772A24B" w:rsidR="005D453A" w:rsidRPr="00F24057" w:rsidRDefault="005D453A" w:rsidP="005D453A"/>
    <w:p w14:paraId="30A4A5E7" w14:textId="77777777" w:rsidR="005D453A" w:rsidRPr="00F24057" w:rsidRDefault="005D453A" w:rsidP="005D453A">
      <w:r>
        <w:br w:type="page"/>
      </w:r>
    </w:p>
    <w:p w14:paraId="6244DEF1" w14:textId="4DA1D65D" w:rsidR="005D453A" w:rsidRPr="00F24057" w:rsidRDefault="005D453A" w:rsidP="005D453A">
      <w:pPr>
        <w:rPr>
          <w:rFonts w:eastAsia="Times New Roman" w:cs="Times New Roman"/>
          <w:b/>
          <w:color w:val="000000" w:themeColor="text1"/>
        </w:rPr>
      </w:pPr>
      <w:r>
        <w:rPr>
          <w:noProof/>
        </w:rPr>
        <w:drawing>
          <wp:inline distT="0" distB="0" distL="0" distR="0" wp14:anchorId="1DD4AA1B" wp14:editId="028E9140">
            <wp:extent cx="5943600" cy="3028950"/>
            <wp:effectExtent l="0" t="0" r="0" b="0"/>
            <wp:docPr id="1446655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9717" name="Picture 104239717"/>
                    <pic:cNvPicPr/>
                  </pic:nvPicPr>
                  <pic:blipFill>
                    <a:blip r:embed="rId144">
                      <a:extLst>
                        <a:ext uri="{28A0092B-C50C-407E-A947-70E740481C1C}">
                          <a14:useLocalDpi xmlns:a14="http://schemas.microsoft.com/office/drawing/2010/main"/>
                        </a:ext>
                      </a:extLst>
                    </a:blip>
                    <a:stretch>
                      <a:fillRect/>
                    </a:stretch>
                  </pic:blipFill>
                  <pic:spPr>
                    <a:xfrm>
                      <a:off x="0" y="0"/>
                      <a:ext cx="5943600" cy="3028950"/>
                    </a:xfrm>
                    <a:prstGeom prst="rect">
                      <a:avLst/>
                    </a:prstGeom>
                  </pic:spPr>
                </pic:pic>
              </a:graphicData>
            </a:graphic>
          </wp:inline>
        </w:drawing>
      </w:r>
      <w:r w:rsidR="08A30BBD" w:rsidRPr="063450F9">
        <w:rPr>
          <w:rFonts w:eastAsia="Times New Roman" w:cs="Times New Roman"/>
          <w:b/>
          <w:bCs/>
          <w:color w:val="000000" w:themeColor="text1"/>
        </w:rPr>
        <w:t>2.3 Logging Inward Resource Intake Balances</w:t>
      </w:r>
    </w:p>
    <w:p w14:paraId="21A5DB9A" w14:textId="139CDABA" w:rsidR="005D453A" w:rsidRPr="00F24057" w:rsidRDefault="08A30BBD" w:rsidP="063450F9">
      <w:pPr>
        <w:pStyle w:val="ListParagraph"/>
        <w:numPr>
          <w:ilvl w:val="0"/>
          <w:numId w:val="31"/>
        </w:numPr>
        <w:rPr>
          <w:rFonts w:eastAsia="Times New Roman" w:cs="Times New Roman"/>
          <w:color w:val="000000" w:themeColor="text1"/>
        </w:rPr>
      </w:pPr>
      <w:r w:rsidRPr="063450F9">
        <w:rPr>
          <w:rFonts w:eastAsia="Times New Roman" w:cs="Times New Roman"/>
          <w:color w:val="000000" w:themeColor="text1"/>
        </w:rPr>
        <w:t xml:space="preserve">Click onto the third vertical navigation action selection link item tab option inside the left system menu strip block labeled </w:t>
      </w:r>
      <w:r w:rsidRPr="063450F9">
        <w:rPr>
          <w:rFonts w:eastAsia="Times New Roman" w:cs="Times New Roman"/>
          <w:b/>
          <w:bCs/>
          <w:color w:val="000000" w:themeColor="text1"/>
        </w:rPr>
        <w:t>Inward Raw Material</w:t>
      </w:r>
      <w:r w:rsidRPr="063450F9">
        <w:rPr>
          <w:rFonts w:eastAsia="Times New Roman" w:cs="Times New Roman"/>
          <w:color w:val="000000" w:themeColor="text1"/>
        </w:rPr>
        <w:t>.</w:t>
      </w:r>
    </w:p>
    <w:p w14:paraId="3A1051AD" w14:textId="6750B604" w:rsidR="005D453A" w:rsidRPr="00F24057" w:rsidRDefault="08A30BBD" w:rsidP="063450F9">
      <w:pPr>
        <w:pStyle w:val="ListParagraph"/>
        <w:numPr>
          <w:ilvl w:val="0"/>
          <w:numId w:val="31"/>
        </w:numPr>
        <w:rPr>
          <w:rFonts w:eastAsia="Times New Roman" w:cs="Times New Roman"/>
          <w:color w:val="000000" w:themeColor="text1"/>
        </w:rPr>
      </w:pPr>
      <w:r w:rsidRPr="063450F9">
        <w:rPr>
          <w:rFonts w:eastAsia="Times New Roman" w:cs="Times New Roman"/>
          <w:color w:val="000000" w:themeColor="text1"/>
        </w:rPr>
        <w:t xml:space="preserve">The interface brings up the dedicated inventory intake data form entry panel titled </w:t>
      </w:r>
      <w:r w:rsidRPr="063450F9">
        <w:rPr>
          <w:rFonts w:eastAsia="Times New Roman" w:cs="Times New Roman"/>
          <w:b/>
          <w:bCs/>
          <w:color w:val="000000" w:themeColor="text1"/>
        </w:rPr>
        <w:t>Inward Raw Material</w:t>
      </w:r>
      <w:r w:rsidRPr="063450F9">
        <w:rPr>
          <w:rFonts w:eastAsia="Times New Roman" w:cs="Times New Roman"/>
          <w:color w:val="000000" w:themeColor="text1"/>
        </w:rPr>
        <w:t>.</w:t>
      </w:r>
    </w:p>
    <w:p w14:paraId="682D47EE" w14:textId="1496B57E" w:rsidR="005D453A" w:rsidRPr="00F24057" w:rsidRDefault="08A30BBD" w:rsidP="063450F9">
      <w:pPr>
        <w:pStyle w:val="ListParagraph"/>
        <w:numPr>
          <w:ilvl w:val="0"/>
          <w:numId w:val="31"/>
        </w:numPr>
        <w:rPr>
          <w:rFonts w:eastAsia="Times New Roman" w:cs="Times New Roman"/>
          <w:color w:val="000000" w:themeColor="text1"/>
        </w:rPr>
      </w:pPr>
      <w:r w:rsidRPr="063450F9">
        <w:rPr>
          <w:rFonts w:eastAsia="Times New Roman" w:cs="Times New Roman"/>
          <w:color w:val="000000" w:themeColor="text1"/>
        </w:rPr>
        <w:t xml:space="preserve">Navigate to the option selection field drop-down picker labeled </w:t>
      </w:r>
      <w:r w:rsidRPr="063450F9">
        <w:rPr>
          <w:rFonts w:eastAsia="Times New Roman" w:cs="Times New Roman"/>
          <w:b/>
          <w:bCs/>
          <w:color w:val="000000" w:themeColor="text1"/>
        </w:rPr>
        <w:t xml:space="preserve">Select </w:t>
      </w:r>
      <w:proofErr w:type="gramStart"/>
      <w:r w:rsidRPr="063450F9">
        <w:rPr>
          <w:rFonts w:eastAsia="Times New Roman" w:cs="Times New Roman"/>
          <w:b/>
          <w:bCs/>
          <w:color w:val="000000" w:themeColor="text1"/>
        </w:rPr>
        <w:t>Material:</w:t>
      </w:r>
      <w:r w:rsidRPr="063450F9">
        <w:rPr>
          <w:rFonts w:eastAsia="Times New Roman" w:cs="Times New Roman"/>
          <w:color w:val="000000" w:themeColor="text1"/>
        </w:rPr>
        <w:t>,</w:t>
      </w:r>
      <w:proofErr w:type="gramEnd"/>
      <w:r w:rsidRPr="063450F9">
        <w:rPr>
          <w:rFonts w:eastAsia="Times New Roman" w:cs="Times New Roman"/>
          <w:color w:val="000000" w:themeColor="text1"/>
        </w:rPr>
        <w:t xml:space="preserve"> click the right drop selector arrow indicator widget, and highlight your incoming material profile choice from the list.</w:t>
      </w:r>
    </w:p>
    <w:p w14:paraId="17B92655" w14:textId="19A7DE15" w:rsidR="005D453A" w:rsidRPr="00F24057" w:rsidRDefault="08A30BBD" w:rsidP="063450F9">
      <w:pPr>
        <w:pStyle w:val="ListParagraph"/>
        <w:numPr>
          <w:ilvl w:val="0"/>
          <w:numId w:val="31"/>
        </w:numPr>
        <w:rPr>
          <w:rFonts w:eastAsia="Times New Roman" w:cs="Times New Roman"/>
          <w:color w:val="000000" w:themeColor="text1"/>
        </w:rPr>
      </w:pPr>
      <w:r w:rsidRPr="063450F9">
        <w:rPr>
          <w:rFonts w:eastAsia="Times New Roman" w:cs="Times New Roman"/>
          <w:color w:val="000000" w:themeColor="text1"/>
        </w:rPr>
        <w:t xml:space="preserve">Move down to the text input box field labeled </w:t>
      </w:r>
      <w:proofErr w:type="gramStart"/>
      <w:r w:rsidRPr="063450F9">
        <w:rPr>
          <w:rFonts w:eastAsia="Times New Roman" w:cs="Times New Roman"/>
          <w:b/>
          <w:bCs/>
          <w:color w:val="000000" w:themeColor="text1"/>
        </w:rPr>
        <w:t>Qty:</w:t>
      </w:r>
      <w:r w:rsidRPr="063450F9">
        <w:rPr>
          <w:rFonts w:eastAsia="Times New Roman" w:cs="Times New Roman"/>
          <w:color w:val="000000" w:themeColor="text1"/>
        </w:rPr>
        <w:t>,</w:t>
      </w:r>
      <w:proofErr w:type="gramEnd"/>
      <w:r w:rsidRPr="063450F9">
        <w:rPr>
          <w:rFonts w:eastAsia="Times New Roman" w:cs="Times New Roman"/>
          <w:color w:val="000000" w:themeColor="text1"/>
        </w:rPr>
        <w:t xml:space="preserve"> click inside the blank input row box space, and type in the exact integer count of incoming physical units received at the unloading dock.</w:t>
      </w:r>
    </w:p>
    <w:p w14:paraId="42141867" w14:textId="0D35E4F6" w:rsidR="005D453A" w:rsidRPr="00F24057" w:rsidRDefault="08A30BBD" w:rsidP="063450F9">
      <w:pPr>
        <w:pStyle w:val="ListParagraph"/>
        <w:numPr>
          <w:ilvl w:val="0"/>
          <w:numId w:val="31"/>
        </w:numPr>
        <w:rPr>
          <w:rFonts w:eastAsia="Times New Roman" w:cs="Times New Roman"/>
          <w:color w:val="000000" w:themeColor="text1"/>
        </w:rPr>
      </w:pPr>
      <w:r w:rsidRPr="063450F9">
        <w:rPr>
          <w:rFonts w:eastAsia="Times New Roman" w:cs="Times New Roman"/>
          <w:color w:val="000000" w:themeColor="text1"/>
        </w:rPr>
        <w:t xml:space="preserve">Complete the intake logging step by clicking onto the blue action execution command switch button labeled </w:t>
      </w:r>
      <w:r w:rsidRPr="063450F9">
        <w:rPr>
          <w:rFonts w:eastAsia="Times New Roman" w:cs="Times New Roman"/>
          <w:b/>
          <w:bCs/>
          <w:color w:val="000000" w:themeColor="text1"/>
        </w:rPr>
        <w:t>Save</w:t>
      </w:r>
      <w:r w:rsidRPr="063450F9">
        <w:rPr>
          <w:rFonts w:eastAsia="Times New Roman" w:cs="Times New Roman"/>
          <w:color w:val="000000" w:themeColor="text1"/>
        </w:rPr>
        <w:t>, which features a white floppy disk icon layout design asset.</w:t>
      </w:r>
    </w:p>
    <w:p w14:paraId="377D677C" w14:textId="6E81E530" w:rsidR="005D453A" w:rsidRPr="00F24057" w:rsidRDefault="005D453A" w:rsidP="005D453A"/>
    <w:p w14:paraId="60F7CE58" w14:textId="77777777" w:rsidR="005D453A" w:rsidRPr="00F24057" w:rsidRDefault="005D453A" w:rsidP="005D453A">
      <w:r>
        <w:br w:type="page"/>
      </w:r>
    </w:p>
    <w:p w14:paraId="7CE04F2F" w14:textId="58417BCF" w:rsidR="005D453A" w:rsidRPr="00F24057" w:rsidRDefault="75B2DAE3" w:rsidP="005D453A">
      <w:r>
        <w:rPr>
          <w:noProof/>
        </w:rPr>
        <w:drawing>
          <wp:inline distT="0" distB="0" distL="0" distR="0" wp14:anchorId="3266E3A5" wp14:editId="18198276">
            <wp:extent cx="3289985" cy="1687172"/>
            <wp:effectExtent l="0" t="0" r="0" b="0"/>
            <wp:docPr id="2006174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0601" name="Picture 743380601"/>
                    <pic:cNvPicPr/>
                  </pic:nvPicPr>
                  <pic:blipFill>
                    <a:blip r:embed="rId148">
                      <a:extLst>
                        <a:ext uri="{28A0092B-C50C-407E-A947-70E740481C1C}">
                          <a14:useLocalDpi xmlns:a14="http://schemas.microsoft.com/office/drawing/2010/main"/>
                        </a:ext>
                      </a:extLst>
                    </a:blip>
                    <a:stretch>
                      <a:fillRect/>
                    </a:stretch>
                  </pic:blipFill>
                  <pic:spPr>
                    <a:xfrm>
                      <a:off x="0" y="0"/>
                      <a:ext cx="3289985" cy="1687172"/>
                    </a:xfrm>
                    <a:prstGeom prst="rect">
                      <a:avLst/>
                    </a:prstGeom>
                  </pic:spPr>
                </pic:pic>
              </a:graphicData>
            </a:graphic>
          </wp:inline>
        </w:drawing>
      </w:r>
      <w:r w:rsidR="2294A550">
        <w:rPr>
          <w:noProof/>
        </w:rPr>
        <w:drawing>
          <wp:inline distT="0" distB="0" distL="0" distR="0" wp14:anchorId="6AB0C5F9" wp14:editId="729197BC">
            <wp:extent cx="3268453" cy="1681368"/>
            <wp:effectExtent l="0" t="0" r="0" b="0"/>
            <wp:docPr id="2019592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20959" name="Picture 1279320959"/>
                    <pic:cNvPicPr/>
                  </pic:nvPicPr>
                  <pic:blipFill>
                    <a:blip r:embed="rId152">
                      <a:extLst>
                        <a:ext uri="{28A0092B-C50C-407E-A947-70E740481C1C}">
                          <a14:useLocalDpi xmlns:a14="http://schemas.microsoft.com/office/drawing/2010/main"/>
                        </a:ext>
                      </a:extLst>
                    </a:blip>
                    <a:stretch>
                      <a:fillRect/>
                    </a:stretch>
                  </pic:blipFill>
                  <pic:spPr>
                    <a:xfrm>
                      <a:off x="0" y="0"/>
                      <a:ext cx="3268453" cy="1681368"/>
                    </a:xfrm>
                    <a:prstGeom prst="rect">
                      <a:avLst/>
                    </a:prstGeom>
                  </pic:spPr>
                </pic:pic>
              </a:graphicData>
            </a:graphic>
          </wp:inline>
        </w:drawing>
      </w:r>
      <w:r w:rsidR="2294A550">
        <w:rPr>
          <w:noProof/>
        </w:rPr>
        <w:drawing>
          <wp:inline distT="0" distB="0" distL="0" distR="0" wp14:anchorId="439CCE2D" wp14:editId="427CFAF9">
            <wp:extent cx="3241964" cy="1657350"/>
            <wp:effectExtent l="0" t="0" r="0" b="0"/>
            <wp:docPr id="113846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09348" name="Picture 2100309348"/>
                    <pic:cNvPicPr/>
                  </pic:nvPicPr>
                  <pic:blipFill>
                    <a:blip r:embed="rId155">
                      <a:extLst>
                        <a:ext uri="{28A0092B-C50C-407E-A947-70E740481C1C}">
                          <a14:useLocalDpi xmlns:a14="http://schemas.microsoft.com/office/drawing/2010/main"/>
                        </a:ext>
                      </a:extLst>
                    </a:blip>
                    <a:stretch>
                      <a:fillRect/>
                    </a:stretch>
                  </pic:blipFill>
                  <pic:spPr>
                    <a:xfrm>
                      <a:off x="0" y="0"/>
                      <a:ext cx="3241964" cy="1657350"/>
                    </a:xfrm>
                    <a:prstGeom prst="rect">
                      <a:avLst/>
                    </a:prstGeom>
                  </pic:spPr>
                </pic:pic>
              </a:graphicData>
            </a:graphic>
          </wp:inline>
        </w:drawing>
      </w:r>
    </w:p>
    <w:p w14:paraId="75FFF185" w14:textId="3E457F9F" w:rsidR="005D453A" w:rsidRPr="00F24057" w:rsidRDefault="2294A550" w:rsidP="063450F9">
      <w:pPr>
        <w:rPr>
          <w:rFonts w:eastAsia="Times New Roman" w:cs="Times New Roman"/>
          <w:b/>
          <w:color w:val="000000" w:themeColor="text1"/>
        </w:rPr>
      </w:pPr>
      <w:r w:rsidRPr="063450F9">
        <w:rPr>
          <w:rFonts w:eastAsia="Times New Roman" w:cs="Times New Roman"/>
          <w:b/>
          <w:bCs/>
          <w:color w:val="000000" w:themeColor="text1"/>
        </w:rPr>
        <w:t>2.4 Initiating and Submitting Corporate Procurement Material Orders</w:t>
      </w:r>
    </w:p>
    <w:p w14:paraId="6080E08F" w14:textId="1F9000CD" w:rsidR="005D453A" w:rsidRPr="00F24057" w:rsidRDefault="2294A550" w:rsidP="063450F9">
      <w:pPr>
        <w:pStyle w:val="ListParagraph"/>
        <w:numPr>
          <w:ilvl w:val="0"/>
          <w:numId w:val="30"/>
        </w:numPr>
        <w:rPr>
          <w:rFonts w:eastAsia="Times New Roman" w:cs="Times New Roman"/>
          <w:color w:val="000000" w:themeColor="text1"/>
        </w:rPr>
      </w:pPr>
      <w:r w:rsidRPr="063450F9">
        <w:rPr>
          <w:rFonts w:eastAsia="Times New Roman" w:cs="Times New Roman"/>
          <w:color w:val="000000" w:themeColor="text1"/>
        </w:rPr>
        <w:t xml:space="preserve">Click onto the fourth vertical menu selection row option item tab within the left primary navigation side bar panel titled </w:t>
      </w:r>
      <w:r w:rsidRPr="063450F9">
        <w:rPr>
          <w:rFonts w:eastAsia="Times New Roman" w:cs="Times New Roman"/>
          <w:b/>
          <w:bCs/>
          <w:color w:val="000000" w:themeColor="text1"/>
        </w:rPr>
        <w:t>Procurement</w:t>
      </w:r>
      <w:r w:rsidRPr="063450F9">
        <w:rPr>
          <w:rFonts w:eastAsia="Times New Roman" w:cs="Times New Roman"/>
          <w:color w:val="000000" w:themeColor="text1"/>
        </w:rPr>
        <w:t>.</w:t>
      </w:r>
    </w:p>
    <w:p w14:paraId="06BD5F62" w14:textId="2C3ABE5C" w:rsidR="005D453A" w:rsidRPr="00F24057" w:rsidRDefault="2294A550" w:rsidP="063450F9">
      <w:pPr>
        <w:pStyle w:val="ListParagraph"/>
        <w:numPr>
          <w:ilvl w:val="0"/>
          <w:numId w:val="30"/>
        </w:numPr>
        <w:rPr>
          <w:rFonts w:eastAsia="Times New Roman" w:cs="Times New Roman"/>
          <w:color w:val="000000" w:themeColor="text1"/>
        </w:rPr>
      </w:pPr>
      <w:r w:rsidRPr="063450F9">
        <w:rPr>
          <w:rFonts w:eastAsia="Times New Roman" w:cs="Times New Roman"/>
          <w:color w:val="000000" w:themeColor="text1"/>
        </w:rPr>
        <w:t xml:space="preserve">Review historical purchase orders on the screen, tracking your entries via action buttons and columns like </w:t>
      </w:r>
      <w:proofErr w:type="spellStart"/>
      <w:r w:rsidRPr="063450F9">
        <w:rPr>
          <w:rFonts w:eastAsia="Times New Roman" w:cs="Times New Roman"/>
          <w:color w:val="000000" w:themeColor="text1"/>
        </w:rPr>
        <w:t>ProcurementID</w:t>
      </w:r>
      <w:proofErr w:type="spellEnd"/>
      <w:r w:rsidRPr="063450F9">
        <w:rPr>
          <w:rFonts w:eastAsia="Times New Roman" w:cs="Times New Roman"/>
          <w:color w:val="000000" w:themeColor="text1"/>
        </w:rPr>
        <w:t xml:space="preserve">, Status, and </w:t>
      </w:r>
      <w:proofErr w:type="spellStart"/>
      <w:r w:rsidRPr="063450F9">
        <w:rPr>
          <w:rFonts w:eastAsia="Times New Roman" w:cs="Times New Roman"/>
          <w:color w:val="000000" w:themeColor="text1"/>
        </w:rPr>
        <w:t>CreatedBy</w:t>
      </w:r>
      <w:proofErr w:type="spellEnd"/>
      <w:r w:rsidRPr="063450F9">
        <w:rPr>
          <w:rFonts w:eastAsia="Times New Roman" w:cs="Times New Roman"/>
          <w:color w:val="000000" w:themeColor="text1"/>
        </w:rPr>
        <w:t>.</w:t>
      </w:r>
    </w:p>
    <w:p w14:paraId="464191FB" w14:textId="66D53334" w:rsidR="005D453A" w:rsidRPr="00F24057" w:rsidRDefault="2294A550" w:rsidP="063450F9">
      <w:pPr>
        <w:pStyle w:val="ListParagraph"/>
        <w:numPr>
          <w:ilvl w:val="0"/>
          <w:numId w:val="30"/>
        </w:numPr>
        <w:rPr>
          <w:rFonts w:eastAsia="Times New Roman" w:cs="Times New Roman"/>
          <w:color w:val="000000" w:themeColor="text1"/>
        </w:rPr>
      </w:pPr>
      <w:r w:rsidRPr="063450F9">
        <w:rPr>
          <w:rFonts w:eastAsia="Times New Roman" w:cs="Times New Roman"/>
          <w:color w:val="000000" w:themeColor="text1"/>
        </w:rPr>
        <w:t xml:space="preserve">Click the bright blue operation configuration action switch button labeled </w:t>
      </w:r>
      <w:r w:rsidRPr="063450F9">
        <w:rPr>
          <w:rFonts w:eastAsia="Times New Roman" w:cs="Times New Roman"/>
          <w:b/>
          <w:bCs/>
          <w:color w:val="000000" w:themeColor="text1"/>
        </w:rPr>
        <w:t>+ Create</w:t>
      </w:r>
      <w:r w:rsidRPr="063450F9">
        <w:rPr>
          <w:rFonts w:eastAsia="Times New Roman" w:cs="Times New Roman"/>
          <w:color w:val="000000" w:themeColor="text1"/>
        </w:rPr>
        <w:t xml:space="preserve"> located in the upper right workspace sector area to start a new material request.</w:t>
      </w:r>
    </w:p>
    <w:p w14:paraId="1E680259" w14:textId="7A264978" w:rsidR="005D453A" w:rsidRPr="00F24057" w:rsidRDefault="2294A550" w:rsidP="063450F9">
      <w:pPr>
        <w:pStyle w:val="ListParagraph"/>
        <w:numPr>
          <w:ilvl w:val="0"/>
          <w:numId w:val="30"/>
        </w:numPr>
        <w:rPr>
          <w:rFonts w:eastAsia="Times New Roman" w:cs="Times New Roman"/>
          <w:color w:val="000000" w:themeColor="text1"/>
        </w:rPr>
      </w:pPr>
      <w:r w:rsidRPr="063450F9">
        <w:rPr>
          <w:rFonts w:eastAsia="Times New Roman" w:cs="Times New Roman"/>
          <w:color w:val="000000" w:themeColor="text1"/>
        </w:rPr>
        <w:t>The system switches panels to show step 1 of the procurement catalog grid setup:</w:t>
      </w:r>
    </w:p>
    <w:p w14:paraId="43F32FE0" w14:textId="31F1B3A1" w:rsidR="005D453A" w:rsidRPr="00F24057" w:rsidRDefault="2294A550" w:rsidP="063450F9">
      <w:pPr>
        <w:pStyle w:val="ListParagraph"/>
        <w:numPr>
          <w:ilvl w:val="1"/>
          <w:numId w:val="30"/>
        </w:numPr>
        <w:rPr>
          <w:rFonts w:eastAsia="Times New Roman" w:cs="Times New Roman"/>
          <w:color w:val="000000" w:themeColor="text1"/>
        </w:rPr>
      </w:pPr>
      <w:r w:rsidRPr="063450F9">
        <w:rPr>
          <w:rFonts w:eastAsia="Times New Roman" w:cs="Times New Roman"/>
          <w:color w:val="000000" w:themeColor="text1"/>
        </w:rPr>
        <w:t xml:space="preserve">Browse the material options displayed in the catalog view (e.g., checking item cards for </w:t>
      </w:r>
      <w:r w:rsidRPr="063450F9">
        <w:rPr>
          <w:rFonts w:eastAsia="Times New Roman" w:cs="Times New Roman"/>
          <w:b/>
          <w:bCs/>
          <w:color w:val="000000" w:themeColor="text1"/>
        </w:rPr>
        <w:t>Solid Wood</w:t>
      </w:r>
      <w:r w:rsidRPr="063450F9">
        <w:rPr>
          <w:rFonts w:eastAsia="Times New Roman" w:cs="Times New Roman"/>
          <w:color w:val="000000" w:themeColor="text1"/>
        </w:rPr>
        <w:t xml:space="preserve"> or </w:t>
      </w:r>
      <w:r w:rsidRPr="063450F9">
        <w:rPr>
          <w:rFonts w:eastAsia="Times New Roman" w:cs="Times New Roman"/>
          <w:b/>
          <w:bCs/>
          <w:color w:val="000000" w:themeColor="text1"/>
        </w:rPr>
        <w:t>Plywood</w:t>
      </w:r>
      <w:r w:rsidRPr="063450F9">
        <w:rPr>
          <w:rFonts w:eastAsia="Times New Roman" w:cs="Times New Roman"/>
          <w:color w:val="000000" w:themeColor="text1"/>
        </w:rPr>
        <w:t>).</w:t>
      </w:r>
    </w:p>
    <w:p w14:paraId="2E823427" w14:textId="6825EF29" w:rsidR="005D453A" w:rsidRPr="00F24057" w:rsidRDefault="2294A550" w:rsidP="063450F9">
      <w:pPr>
        <w:pStyle w:val="ListParagraph"/>
        <w:numPr>
          <w:ilvl w:val="1"/>
          <w:numId w:val="30"/>
        </w:numPr>
        <w:rPr>
          <w:rFonts w:eastAsia="Times New Roman" w:cs="Times New Roman"/>
          <w:color w:val="000000" w:themeColor="text1"/>
        </w:rPr>
      </w:pPr>
      <w:r w:rsidRPr="063450F9">
        <w:rPr>
          <w:rFonts w:eastAsia="Times New Roman" w:cs="Times New Roman"/>
          <w:color w:val="000000" w:themeColor="text1"/>
        </w:rPr>
        <w:t xml:space="preserve">Review green stock indicators on each card to confirm available amounts (e.g., verifying that </w:t>
      </w:r>
      <w:r w:rsidRPr="063450F9">
        <w:rPr>
          <w:rFonts w:eastAsia="Times New Roman" w:cs="Times New Roman"/>
          <w:b/>
          <w:bCs/>
          <w:color w:val="000000" w:themeColor="text1"/>
        </w:rPr>
        <w:t>Solid Wood</w:t>
      </w:r>
      <w:r w:rsidRPr="063450F9">
        <w:rPr>
          <w:rFonts w:eastAsia="Times New Roman" w:cs="Times New Roman"/>
          <w:color w:val="000000" w:themeColor="text1"/>
        </w:rPr>
        <w:t xml:space="preserve"> displays a live warehouse balance of </w:t>
      </w:r>
      <w:r w:rsidRPr="063450F9">
        <w:rPr>
          <w:rFonts w:eastAsia="Times New Roman" w:cs="Times New Roman"/>
          <w:b/>
          <w:bCs/>
          <w:color w:val="000000" w:themeColor="text1"/>
        </w:rPr>
        <w:t>Stock: 20</w:t>
      </w:r>
      <w:r w:rsidRPr="063450F9">
        <w:rPr>
          <w:rFonts w:eastAsia="Times New Roman" w:cs="Times New Roman"/>
          <w:color w:val="000000" w:themeColor="text1"/>
        </w:rPr>
        <w:t>).</w:t>
      </w:r>
    </w:p>
    <w:p w14:paraId="07B46112" w14:textId="315180E9" w:rsidR="005D453A" w:rsidRPr="00F24057" w:rsidRDefault="2294A550" w:rsidP="063450F9">
      <w:pPr>
        <w:pStyle w:val="ListParagraph"/>
        <w:numPr>
          <w:ilvl w:val="1"/>
          <w:numId w:val="30"/>
        </w:numPr>
        <w:rPr>
          <w:rFonts w:eastAsia="Times New Roman" w:cs="Times New Roman"/>
          <w:color w:val="000000" w:themeColor="text1"/>
        </w:rPr>
      </w:pPr>
      <w:r w:rsidRPr="063450F9">
        <w:rPr>
          <w:rFonts w:eastAsia="Times New Roman" w:cs="Times New Roman"/>
          <w:color w:val="000000" w:themeColor="text1"/>
        </w:rPr>
        <w:t xml:space="preserve">Go to the numeric input spinner box option widget labeled </w:t>
      </w:r>
      <w:r w:rsidRPr="063450F9">
        <w:rPr>
          <w:rFonts w:eastAsia="Times New Roman" w:cs="Times New Roman"/>
          <w:b/>
          <w:bCs/>
          <w:color w:val="000000" w:themeColor="text1"/>
        </w:rPr>
        <w:t>Qty:</w:t>
      </w:r>
      <w:r w:rsidRPr="063450F9">
        <w:rPr>
          <w:rFonts w:eastAsia="Times New Roman" w:cs="Times New Roman"/>
          <w:color w:val="000000" w:themeColor="text1"/>
        </w:rPr>
        <w:t xml:space="preserve"> on your target item </w:t>
      </w:r>
      <w:proofErr w:type="gramStart"/>
      <w:r w:rsidRPr="063450F9">
        <w:rPr>
          <w:rFonts w:eastAsia="Times New Roman" w:cs="Times New Roman"/>
          <w:color w:val="000000" w:themeColor="text1"/>
        </w:rPr>
        <w:t>card, and</w:t>
      </w:r>
      <w:proofErr w:type="gramEnd"/>
      <w:r w:rsidRPr="063450F9">
        <w:rPr>
          <w:rFonts w:eastAsia="Times New Roman" w:cs="Times New Roman"/>
          <w:color w:val="000000" w:themeColor="text1"/>
        </w:rPr>
        <w:t xml:space="preserve"> use the arrow step controls to configure your desired quantity order size.</w:t>
      </w:r>
    </w:p>
    <w:p w14:paraId="6AC08B7C" w14:textId="2CB7AF08" w:rsidR="005D453A" w:rsidRPr="00F24057" w:rsidRDefault="2294A550" w:rsidP="063450F9">
      <w:pPr>
        <w:pStyle w:val="ListParagraph"/>
        <w:numPr>
          <w:ilvl w:val="1"/>
          <w:numId w:val="30"/>
        </w:numPr>
        <w:rPr>
          <w:rFonts w:eastAsia="Times New Roman" w:cs="Times New Roman"/>
          <w:color w:val="000000" w:themeColor="text1"/>
        </w:rPr>
      </w:pPr>
      <w:r w:rsidRPr="063450F9">
        <w:rPr>
          <w:rFonts w:eastAsia="Times New Roman" w:cs="Times New Roman"/>
          <w:color w:val="000000" w:themeColor="text1"/>
        </w:rPr>
        <w:t xml:space="preserve">Click the light-blue interaction step control button labeled </w:t>
      </w:r>
      <w:r w:rsidRPr="063450F9">
        <w:rPr>
          <w:rFonts w:eastAsia="Times New Roman" w:cs="Times New Roman"/>
          <w:b/>
          <w:bCs/>
          <w:color w:val="000000" w:themeColor="text1"/>
        </w:rPr>
        <w:t>+ Add</w:t>
      </w:r>
      <w:r w:rsidRPr="063450F9">
        <w:rPr>
          <w:rFonts w:eastAsia="Times New Roman" w:cs="Times New Roman"/>
          <w:color w:val="000000" w:themeColor="text1"/>
        </w:rPr>
        <w:t xml:space="preserve"> to stage your choice and queue the item in your shopping cart.</w:t>
      </w:r>
    </w:p>
    <w:p w14:paraId="0CDDD73C" w14:textId="71A1B9FA" w:rsidR="005D453A" w:rsidRPr="00F24057" w:rsidRDefault="2294A550" w:rsidP="063450F9">
      <w:pPr>
        <w:pStyle w:val="ListParagraph"/>
        <w:numPr>
          <w:ilvl w:val="1"/>
          <w:numId w:val="30"/>
        </w:numPr>
        <w:rPr>
          <w:rFonts w:eastAsia="Times New Roman" w:cs="Times New Roman"/>
          <w:color w:val="000000" w:themeColor="text1"/>
        </w:rPr>
      </w:pPr>
      <w:r w:rsidRPr="063450F9">
        <w:rPr>
          <w:rFonts w:eastAsia="Times New Roman" w:cs="Times New Roman"/>
          <w:color w:val="000000" w:themeColor="text1"/>
        </w:rPr>
        <w:t xml:space="preserve">Confirm that your items are listed correctly in the summary log column pane titled </w:t>
      </w:r>
      <w:r w:rsidRPr="063450F9">
        <w:rPr>
          <w:rFonts w:eastAsia="Times New Roman" w:cs="Times New Roman"/>
          <w:b/>
          <w:bCs/>
          <w:color w:val="000000" w:themeColor="text1"/>
        </w:rPr>
        <w:t>Procurement Cart</w:t>
      </w:r>
      <w:r w:rsidRPr="063450F9">
        <w:rPr>
          <w:rFonts w:eastAsia="Times New Roman" w:cs="Times New Roman"/>
          <w:color w:val="000000" w:themeColor="text1"/>
        </w:rPr>
        <w:t>.</w:t>
      </w:r>
    </w:p>
    <w:p w14:paraId="6871CC44" w14:textId="630679D7" w:rsidR="005D453A" w:rsidRPr="00F24057" w:rsidRDefault="2294A550" w:rsidP="063450F9">
      <w:pPr>
        <w:pStyle w:val="ListParagraph"/>
        <w:numPr>
          <w:ilvl w:val="1"/>
          <w:numId w:val="30"/>
        </w:numPr>
        <w:rPr>
          <w:rFonts w:eastAsia="Times New Roman" w:cs="Times New Roman"/>
          <w:color w:val="000000" w:themeColor="text1"/>
        </w:rPr>
      </w:pPr>
      <w:r w:rsidRPr="063450F9">
        <w:rPr>
          <w:rFonts w:eastAsia="Times New Roman" w:cs="Times New Roman"/>
          <w:i/>
          <w:iCs/>
          <w:color w:val="000000" w:themeColor="text1"/>
        </w:rPr>
        <w:t>Note:</w:t>
      </w:r>
      <w:r w:rsidRPr="063450F9">
        <w:rPr>
          <w:rFonts w:eastAsia="Times New Roman" w:cs="Times New Roman"/>
          <w:color w:val="000000" w:themeColor="text1"/>
        </w:rPr>
        <w:t xml:space="preserve"> To flush out your current selections, click the lower white command option button labeled </w:t>
      </w:r>
      <w:r w:rsidRPr="063450F9">
        <w:rPr>
          <w:rFonts w:eastAsia="Times New Roman" w:cs="Times New Roman"/>
          <w:b/>
          <w:bCs/>
          <w:color w:val="000000" w:themeColor="text1"/>
        </w:rPr>
        <w:t>Clear</w:t>
      </w:r>
      <w:r w:rsidRPr="063450F9">
        <w:rPr>
          <w:rFonts w:eastAsia="Times New Roman" w:cs="Times New Roman"/>
          <w:color w:val="000000" w:themeColor="text1"/>
        </w:rPr>
        <w:t>.</w:t>
      </w:r>
    </w:p>
    <w:p w14:paraId="5F68CB3C" w14:textId="0A1FF195" w:rsidR="005D453A" w:rsidRPr="00F24057" w:rsidRDefault="2294A550" w:rsidP="063450F9">
      <w:pPr>
        <w:pStyle w:val="ListParagraph"/>
        <w:numPr>
          <w:ilvl w:val="1"/>
          <w:numId w:val="30"/>
        </w:numPr>
        <w:rPr>
          <w:rFonts w:eastAsia="Times New Roman" w:cs="Times New Roman"/>
          <w:color w:val="000000" w:themeColor="text1"/>
        </w:rPr>
      </w:pPr>
      <w:r w:rsidRPr="063450F9">
        <w:rPr>
          <w:rFonts w:eastAsia="Times New Roman" w:cs="Times New Roman"/>
          <w:color w:val="000000" w:themeColor="text1"/>
        </w:rPr>
        <w:t xml:space="preserve">When your cart setup is complete, click the bright green checkout navigation action button labeled </w:t>
      </w:r>
      <w:r w:rsidRPr="063450F9">
        <w:rPr>
          <w:rFonts w:eastAsia="Times New Roman" w:cs="Times New Roman"/>
          <w:b/>
          <w:bCs/>
          <w:color w:val="000000" w:themeColor="text1"/>
        </w:rPr>
        <w:t>Confirm</w:t>
      </w:r>
      <w:r w:rsidRPr="063450F9">
        <w:rPr>
          <w:rFonts w:eastAsia="Times New Roman" w:cs="Times New Roman"/>
          <w:color w:val="000000" w:themeColor="text1"/>
        </w:rPr>
        <w:t>.</w:t>
      </w:r>
    </w:p>
    <w:p w14:paraId="2F700E5F" w14:textId="6F09CAB8" w:rsidR="005D453A" w:rsidRPr="00F24057" w:rsidRDefault="2294A550" w:rsidP="063450F9">
      <w:pPr>
        <w:pStyle w:val="ListParagraph"/>
        <w:numPr>
          <w:ilvl w:val="0"/>
          <w:numId w:val="30"/>
        </w:numPr>
        <w:rPr>
          <w:rFonts w:eastAsia="Times New Roman" w:cs="Times New Roman"/>
          <w:color w:val="000000" w:themeColor="text1"/>
        </w:rPr>
      </w:pPr>
      <w:r w:rsidRPr="063450F9">
        <w:rPr>
          <w:rFonts w:eastAsia="Times New Roman" w:cs="Times New Roman"/>
          <w:color w:val="000000" w:themeColor="text1"/>
        </w:rPr>
        <w:t>The system advances to step 2 of the final procurement validation layout confirmation form window:</w:t>
      </w:r>
    </w:p>
    <w:p w14:paraId="3D4AC644" w14:textId="13C825B6" w:rsidR="005D453A" w:rsidRPr="00F24057" w:rsidRDefault="2294A550" w:rsidP="063450F9">
      <w:pPr>
        <w:pStyle w:val="ListParagraph"/>
        <w:numPr>
          <w:ilvl w:val="1"/>
          <w:numId w:val="30"/>
        </w:numPr>
        <w:rPr>
          <w:rFonts w:eastAsia="Times New Roman" w:cs="Times New Roman"/>
          <w:color w:val="000000" w:themeColor="text1"/>
        </w:rPr>
      </w:pPr>
      <w:r w:rsidRPr="063450F9">
        <w:rPr>
          <w:rFonts w:eastAsia="Times New Roman" w:cs="Times New Roman"/>
          <w:color w:val="000000" w:themeColor="text1"/>
        </w:rPr>
        <w:t xml:space="preserve">Verify that your identity details auto-populate correctly in the read-only tracking text fields labeled </w:t>
      </w:r>
      <w:r w:rsidRPr="063450F9">
        <w:rPr>
          <w:rFonts w:eastAsia="Times New Roman" w:cs="Times New Roman"/>
          <w:b/>
          <w:bCs/>
          <w:color w:val="000000" w:themeColor="text1"/>
        </w:rPr>
        <w:t>Employee Name</w:t>
      </w:r>
      <w:r w:rsidRPr="063450F9">
        <w:rPr>
          <w:rFonts w:eastAsia="Times New Roman" w:cs="Times New Roman"/>
          <w:color w:val="000000" w:themeColor="text1"/>
        </w:rPr>
        <w:t xml:space="preserve"> (</w:t>
      </w:r>
      <w:r w:rsidRPr="063450F9">
        <w:rPr>
          <w:rFonts w:eastAsia="Times New Roman" w:cs="Times New Roman"/>
          <w:b/>
          <w:bCs/>
          <w:color w:val="000000" w:themeColor="text1"/>
        </w:rPr>
        <w:t>Hins Cheung</w:t>
      </w:r>
      <w:r w:rsidRPr="063450F9">
        <w:rPr>
          <w:rFonts w:eastAsia="Times New Roman" w:cs="Times New Roman"/>
          <w:color w:val="000000" w:themeColor="text1"/>
        </w:rPr>
        <w:t xml:space="preserve">) and </w:t>
      </w:r>
      <w:r w:rsidRPr="063450F9">
        <w:rPr>
          <w:rFonts w:eastAsia="Times New Roman" w:cs="Times New Roman"/>
          <w:b/>
          <w:bCs/>
          <w:color w:val="000000" w:themeColor="text1"/>
        </w:rPr>
        <w:t>Employee ID</w:t>
      </w:r>
      <w:r w:rsidRPr="063450F9">
        <w:rPr>
          <w:rFonts w:eastAsia="Times New Roman" w:cs="Times New Roman"/>
          <w:color w:val="000000" w:themeColor="text1"/>
        </w:rPr>
        <w:t xml:space="preserve"> (</w:t>
      </w:r>
      <w:r w:rsidRPr="063450F9">
        <w:rPr>
          <w:rFonts w:eastAsia="Times New Roman" w:cs="Times New Roman"/>
          <w:b/>
          <w:bCs/>
          <w:color w:val="000000" w:themeColor="text1"/>
        </w:rPr>
        <w:t>10003</w:t>
      </w:r>
      <w:r w:rsidRPr="063450F9">
        <w:rPr>
          <w:rFonts w:eastAsia="Times New Roman" w:cs="Times New Roman"/>
          <w:color w:val="000000" w:themeColor="text1"/>
        </w:rPr>
        <w:t>).</w:t>
      </w:r>
    </w:p>
    <w:p w14:paraId="6746B8A3" w14:textId="79947FB9" w:rsidR="005D453A" w:rsidRPr="00F24057" w:rsidRDefault="2294A550" w:rsidP="063450F9">
      <w:pPr>
        <w:pStyle w:val="ListParagraph"/>
        <w:numPr>
          <w:ilvl w:val="1"/>
          <w:numId w:val="30"/>
        </w:numPr>
        <w:rPr>
          <w:rFonts w:eastAsia="Times New Roman" w:cs="Times New Roman"/>
          <w:color w:val="000000" w:themeColor="text1"/>
        </w:rPr>
      </w:pPr>
      <w:r w:rsidRPr="063450F9">
        <w:rPr>
          <w:rFonts w:eastAsia="Times New Roman" w:cs="Times New Roman"/>
          <w:color w:val="000000" w:themeColor="text1"/>
        </w:rPr>
        <w:t xml:space="preserve">Move your cursor inside the text box field row labeled </w:t>
      </w:r>
      <w:r w:rsidRPr="063450F9">
        <w:rPr>
          <w:rFonts w:eastAsia="Times New Roman" w:cs="Times New Roman"/>
          <w:b/>
          <w:bCs/>
          <w:color w:val="000000" w:themeColor="text1"/>
        </w:rPr>
        <w:t xml:space="preserve">Phone </w:t>
      </w:r>
      <w:proofErr w:type="gramStart"/>
      <w:r w:rsidRPr="063450F9">
        <w:rPr>
          <w:rFonts w:eastAsia="Times New Roman" w:cs="Times New Roman"/>
          <w:b/>
          <w:bCs/>
          <w:color w:val="000000" w:themeColor="text1"/>
        </w:rPr>
        <w:t>Number:</w:t>
      </w:r>
      <w:r w:rsidRPr="063450F9">
        <w:rPr>
          <w:rFonts w:eastAsia="Times New Roman" w:cs="Times New Roman"/>
          <w:color w:val="000000" w:themeColor="text1"/>
        </w:rPr>
        <w:t>,</w:t>
      </w:r>
      <w:proofErr w:type="gramEnd"/>
      <w:r w:rsidRPr="063450F9">
        <w:rPr>
          <w:rFonts w:eastAsia="Times New Roman" w:cs="Times New Roman"/>
          <w:color w:val="000000" w:themeColor="text1"/>
        </w:rPr>
        <w:t xml:space="preserve"> and key in your mobile telephone number string details (e.g., entering contact string parameters: </w:t>
      </w:r>
      <w:r w:rsidRPr="063450F9">
        <w:rPr>
          <w:rFonts w:eastAsia="Times New Roman" w:cs="Times New Roman"/>
          <w:b/>
          <w:bCs/>
          <w:color w:val="000000" w:themeColor="text1"/>
        </w:rPr>
        <w:t>51980201</w:t>
      </w:r>
      <w:r w:rsidRPr="063450F9">
        <w:rPr>
          <w:rFonts w:eastAsia="Times New Roman" w:cs="Times New Roman"/>
          <w:color w:val="000000" w:themeColor="text1"/>
        </w:rPr>
        <w:t>).</w:t>
      </w:r>
    </w:p>
    <w:p w14:paraId="6D9436DD" w14:textId="4FD7194D" w:rsidR="005D453A" w:rsidRPr="00F24057" w:rsidRDefault="2294A550" w:rsidP="063450F9">
      <w:pPr>
        <w:pStyle w:val="ListParagraph"/>
        <w:numPr>
          <w:ilvl w:val="1"/>
          <w:numId w:val="30"/>
        </w:numPr>
        <w:rPr>
          <w:rFonts w:eastAsia="Times New Roman" w:cs="Times New Roman"/>
          <w:color w:val="000000" w:themeColor="text1"/>
        </w:rPr>
      </w:pPr>
      <w:r w:rsidRPr="063450F9">
        <w:rPr>
          <w:rFonts w:eastAsia="Times New Roman" w:cs="Times New Roman"/>
          <w:color w:val="000000" w:themeColor="text1"/>
        </w:rPr>
        <w:t xml:space="preserve">Click the small calendar icon widget box on the dropdown input field row labeled </w:t>
      </w:r>
      <w:r w:rsidRPr="063450F9">
        <w:rPr>
          <w:rFonts w:eastAsia="Times New Roman" w:cs="Times New Roman"/>
          <w:b/>
          <w:bCs/>
          <w:color w:val="000000" w:themeColor="text1"/>
        </w:rPr>
        <w:t>Delivery Date:</w:t>
      </w:r>
      <w:r w:rsidRPr="063450F9">
        <w:rPr>
          <w:rFonts w:eastAsia="Times New Roman" w:cs="Times New Roman"/>
          <w:color w:val="000000" w:themeColor="text1"/>
        </w:rPr>
        <w:t xml:space="preserve"> to open the picker, and choose your target warehouse delivery date (e.g., selecting date parameters: </w:t>
      </w:r>
      <w:r w:rsidRPr="063450F9">
        <w:rPr>
          <w:rFonts w:eastAsia="Times New Roman" w:cs="Times New Roman"/>
          <w:b/>
          <w:bCs/>
          <w:color w:val="000000" w:themeColor="text1"/>
        </w:rPr>
        <w:t>2026</w:t>
      </w:r>
      <w:r w:rsidRPr="063450F9">
        <w:rPr>
          <w:rFonts w:eastAsia="Times New Roman" w:cs="Times New Roman"/>
          <w:b/>
          <w:bCs/>
          <w:color w:val="000000" w:themeColor="text1"/>
          <w:lang w:val="en-GB"/>
        </w:rPr>
        <w:t>/</w:t>
      </w:r>
      <w:r w:rsidRPr="063450F9">
        <w:rPr>
          <w:rFonts w:eastAsia="Times New Roman" w:cs="Times New Roman"/>
          <w:b/>
          <w:bCs/>
          <w:color w:val="000000" w:themeColor="text1"/>
        </w:rPr>
        <w:t xml:space="preserve"> 7</w:t>
      </w:r>
      <w:r w:rsidRPr="063450F9">
        <w:rPr>
          <w:rFonts w:eastAsia="Times New Roman" w:cs="Times New Roman"/>
          <w:b/>
          <w:bCs/>
          <w:color w:val="000000" w:themeColor="text1"/>
          <w:lang w:val="en-GB"/>
        </w:rPr>
        <w:t>/</w:t>
      </w:r>
      <w:r w:rsidRPr="063450F9">
        <w:rPr>
          <w:rFonts w:eastAsia="Times New Roman" w:cs="Times New Roman"/>
          <w:b/>
          <w:bCs/>
          <w:color w:val="000000" w:themeColor="text1"/>
        </w:rPr>
        <w:t xml:space="preserve"> 2</w:t>
      </w:r>
      <w:r w:rsidRPr="063450F9">
        <w:rPr>
          <w:rFonts w:eastAsia="Times New Roman" w:cs="Times New Roman"/>
          <w:color w:val="000000" w:themeColor="text1"/>
        </w:rPr>
        <w:t>).</w:t>
      </w:r>
    </w:p>
    <w:p w14:paraId="7DCDBBC1" w14:textId="00EE6A40" w:rsidR="005D453A" w:rsidRPr="00F24057" w:rsidRDefault="2294A550" w:rsidP="063450F9">
      <w:pPr>
        <w:pStyle w:val="ListParagraph"/>
        <w:numPr>
          <w:ilvl w:val="1"/>
          <w:numId w:val="30"/>
        </w:numPr>
        <w:rPr>
          <w:rFonts w:eastAsia="Times New Roman" w:cs="Times New Roman"/>
          <w:color w:val="000000" w:themeColor="text1"/>
        </w:rPr>
      </w:pPr>
      <w:r w:rsidRPr="063450F9">
        <w:rPr>
          <w:rFonts w:eastAsia="Times New Roman" w:cs="Times New Roman"/>
          <w:color w:val="000000" w:themeColor="text1"/>
        </w:rPr>
        <w:t xml:space="preserve">Double-check your staged items inside the central stacked summary panels to verify material details match your requirements (e.g., checking that the order list shows </w:t>
      </w:r>
      <w:r w:rsidRPr="063450F9">
        <w:rPr>
          <w:rFonts w:eastAsia="Times New Roman" w:cs="Times New Roman"/>
          <w:b/>
          <w:bCs/>
          <w:color w:val="000000" w:themeColor="text1"/>
        </w:rPr>
        <w:t>Plywood Qty: 1</w:t>
      </w:r>
      <w:r w:rsidRPr="063450F9">
        <w:rPr>
          <w:rFonts w:eastAsia="Times New Roman" w:cs="Times New Roman"/>
          <w:color w:val="000000" w:themeColor="text1"/>
        </w:rPr>
        <w:t xml:space="preserve"> and </w:t>
      </w:r>
      <w:r w:rsidRPr="063450F9">
        <w:rPr>
          <w:rFonts w:eastAsia="Times New Roman" w:cs="Times New Roman"/>
          <w:b/>
          <w:bCs/>
          <w:color w:val="000000" w:themeColor="text1"/>
        </w:rPr>
        <w:t>Solid Wood Qty: 1</w:t>
      </w:r>
      <w:r w:rsidRPr="063450F9">
        <w:rPr>
          <w:rFonts w:eastAsia="Times New Roman" w:cs="Times New Roman"/>
          <w:color w:val="000000" w:themeColor="text1"/>
        </w:rPr>
        <w:t xml:space="preserve"> under the bold red aggregate header </w:t>
      </w:r>
      <w:r w:rsidRPr="063450F9">
        <w:rPr>
          <w:rFonts w:eastAsia="Times New Roman" w:cs="Times New Roman"/>
          <w:b/>
          <w:bCs/>
          <w:color w:val="000000" w:themeColor="text1"/>
        </w:rPr>
        <w:t>Total Items: 2</w:t>
      </w:r>
      <w:r w:rsidRPr="063450F9">
        <w:rPr>
          <w:rFonts w:eastAsia="Times New Roman" w:cs="Times New Roman"/>
          <w:color w:val="000000" w:themeColor="text1"/>
        </w:rPr>
        <w:t>).</w:t>
      </w:r>
    </w:p>
    <w:p w14:paraId="16987204" w14:textId="0D15FCF2" w:rsidR="005D453A" w:rsidRPr="00F24057" w:rsidRDefault="2294A550" w:rsidP="063450F9">
      <w:pPr>
        <w:pStyle w:val="ListParagraph"/>
        <w:numPr>
          <w:ilvl w:val="1"/>
          <w:numId w:val="30"/>
        </w:numPr>
        <w:rPr>
          <w:rFonts w:eastAsia="Times New Roman" w:cs="Times New Roman"/>
          <w:color w:val="000000" w:themeColor="text1"/>
        </w:rPr>
      </w:pPr>
      <w:r w:rsidRPr="063450F9">
        <w:rPr>
          <w:rFonts w:eastAsia="Times New Roman" w:cs="Times New Roman"/>
          <w:i/>
          <w:iCs/>
          <w:color w:val="000000" w:themeColor="text1"/>
        </w:rPr>
        <w:t>Note:</w:t>
      </w:r>
      <w:r w:rsidRPr="063450F9">
        <w:rPr>
          <w:rFonts w:eastAsia="Times New Roman" w:cs="Times New Roman"/>
          <w:color w:val="000000" w:themeColor="text1"/>
        </w:rPr>
        <w:t xml:space="preserve"> If you need to make corrections or modify item quantities, click the dark blue back-step button labeled </w:t>
      </w:r>
      <w:r w:rsidRPr="063450F9">
        <w:rPr>
          <w:rFonts w:eastAsia="Times New Roman" w:cs="Times New Roman"/>
          <w:b/>
          <w:bCs/>
          <w:color w:val="000000" w:themeColor="text1"/>
        </w:rPr>
        <w:t>Back to</w:t>
      </w:r>
      <w:r w:rsidRPr="063450F9">
        <w:rPr>
          <w:rFonts w:eastAsia="Times New Roman" w:cs="Times New Roman"/>
          <w:color w:val="000000" w:themeColor="text1"/>
        </w:rPr>
        <w:t xml:space="preserve"> </w:t>
      </w:r>
      <w:proofErr w:type="spellStart"/>
      <w:r w:rsidRPr="063450F9">
        <w:rPr>
          <w:rFonts w:eastAsia="Times New Roman" w:cs="Times New Roman"/>
          <w:color w:val="000000" w:themeColor="text1"/>
        </w:rPr>
        <w:t>to</w:t>
      </w:r>
      <w:proofErr w:type="spellEnd"/>
      <w:r w:rsidRPr="063450F9">
        <w:rPr>
          <w:rFonts w:eastAsia="Times New Roman" w:cs="Times New Roman"/>
          <w:color w:val="000000" w:themeColor="text1"/>
        </w:rPr>
        <w:t xml:space="preserve"> return to the catalog grid workbench.</w:t>
      </w:r>
    </w:p>
    <w:p w14:paraId="2F386D1A" w14:textId="5DB3E938" w:rsidR="005D453A" w:rsidRPr="00F24057" w:rsidRDefault="2294A550" w:rsidP="063450F9">
      <w:pPr>
        <w:pStyle w:val="ListParagraph"/>
        <w:numPr>
          <w:ilvl w:val="1"/>
          <w:numId w:val="30"/>
        </w:numPr>
        <w:rPr>
          <w:rFonts w:eastAsia="Times New Roman" w:cs="Times New Roman"/>
          <w:color w:val="000000" w:themeColor="text1"/>
        </w:rPr>
      </w:pPr>
      <w:r w:rsidRPr="063450F9">
        <w:rPr>
          <w:rFonts w:eastAsia="Times New Roman" w:cs="Times New Roman"/>
          <w:color w:val="000000" w:themeColor="text1"/>
        </w:rPr>
        <w:t xml:space="preserve">Save and finalize the order request by clicking the bright blue database transactional commit switch button labeled </w:t>
      </w:r>
      <w:r w:rsidRPr="063450F9">
        <w:rPr>
          <w:rFonts w:eastAsia="Times New Roman" w:cs="Times New Roman"/>
          <w:b/>
          <w:bCs/>
          <w:color w:val="000000" w:themeColor="text1"/>
        </w:rPr>
        <w:t>Save</w:t>
      </w:r>
      <w:r w:rsidRPr="063450F9">
        <w:rPr>
          <w:rFonts w:eastAsia="Times New Roman" w:cs="Times New Roman"/>
          <w:color w:val="000000" w:themeColor="text1"/>
        </w:rPr>
        <w:t>.</w:t>
      </w:r>
    </w:p>
    <w:p w14:paraId="7C75F731" w14:textId="2849CCE3" w:rsidR="005D453A" w:rsidRPr="00F24057" w:rsidRDefault="2294A550" w:rsidP="063450F9">
      <w:pPr>
        <w:pStyle w:val="ListParagraph"/>
        <w:numPr>
          <w:ilvl w:val="1"/>
          <w:numId w:val="30"/>
        </w:numPr>
        <w:rPr>
          <w:rFonts w:eastAsia="Times New Roman" w:cs="Times New Roman"/>
          <w:color w:val="000000" w:themeColor="text1"/>
        </w:rPr>
      </w:pPr>
      <w:r w:rsidRPr="063450F9">
        <w:rPr>
          <w:rFonts w:eastAsia="Times New Roman" w:cs="Times New Roman"/>
          <w:color w:val="000000" w:themeColor="text1"/>
        </w:rPr>
        <w:t xml:space="preserve">To compile and view a print-ready document version, click the dark blue action command export report button labeled </w:t>
      </w:r>
      <w:r w:rsidRPr="063450F9">
        <w:rPr>
          <w:rFonts w:eastAsia="Times New Roman" w:cs="Times New Roman"/>
          <w:b/>
          <w:bCs/>
          <w:color w:val="000000" w:themeColor="text1"/>
        </w:rPr>
        <w:t>PDF</w:t>
      </w:r>
      <w:r w:rsidRPr="063450F9">
        <w:rPr>
          <w:rFonts w:eastAsia="Times New Roman" w:cs="Times New Roman"/>
          <w:color w:val="000000" w:themeColor="text1"/>
        </w:rPr>
        <w:t>.</w:t>
      </w:r>
    </w:p>
    <w:p w14:paraId="54992090" w14:textId="7CE1FE6C" w:rsidR="005D453A" w:rsidRPr="00F24057" w:rsidRDefault="005D453A" w:rsidP="005D453A"/>
    <w:p w14:paraId="118327A1" w14:textId="77777777" w:rsidR="005D453A" w:rsidRPr="00F24057" w:rsidRDefault="005D453A" w:rsidP="005D453A">
      <w:r>
        <w:br w:type="page"/>
      </w:r>
    </w:p>
    <w:p w14:paraId="63B866D2" w14:textId="7379B22D" w:rsidR="005D453A" w:rsidRPr="00F24057" w:rsidRDefault="75B2DAE3" w:rsidP="005D453A">
      <w:pPr>
        <w:rPr>
          <w:rFonts w:eastAsia="Times New Roman" w:cs="Times New Roman"/>
          <w:b/>
          <w:color w:val="1F1F1F"/>
        </w:rPr>
      </w:pPr>
      <w:r>
        <w:rPr>
          <w:noProof/>
        </w:rPr>
        <w:drawing>
          <wp:inline distT="0" distB="0" distL="0" distR="0" wp14:anchorId="3439E030" wp14:editId="0785FF2A">
            <wp:extent cx="2838450" cy="1687604"/>
            <wp:effectExtent l="0" t="0" r="0" b="0"/>
            <wp:docPr id="467642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95602" name="Picture 662495602"/>
                    <pic:cNvPicPr/>
                  </pic:nvPicPr>
                  <pic:blipFill>
                    <a:blip r:embed="rId159">
                      <a:extLst>
                        <a:ext uri="{28A0092B-C50C-407E-A947-70E740481C1C}">
                          <a14:useLocalDpi xmlns:a14="http://schemas.microsoft.com/office/drawing/2010/main"/>
                        </a:ext>
                      </a:extLst>
                    </a:blip>
                    <a:stretch>
                      <a:fillRect/>
                    </a:stretch>
                  </pic:blipFill>
                  <pic:spPr>
                    <a:xfrm>
                      <a:off x="0" y="0"/>
                      <a:ext cx="2838450" cy="1687604"/>
                    </a:xfrm>
                    <a:prstGeom prst="rect">
                      <a:avLst/>
                    </a:prstGeom>
                  </pic:spPr>
                </pic:pic>
              </a:graphicData>
            </a:graphic>
          </wp:inline>
        </w:drawing>
      </w:r>
      <w:r>
        <w:rPr>
          <w:noProof/>
        </w:rPr>
        <w:drawing>
          <wp:inline distT="0" distB="0" distL="0" distR="0" wp14:anchorId="46BE355F" wp14:editId="107648C1">
            <wp:extent cx="2812908" cy="1722004"/>
            <wp:effectExtent l="0" t="0" r="0" b="0"/>
            <wp:docPr id="4817958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75628" name="Picture 1230675628"/>
                    <pic:cNvPicPr/>
                  </pic:nvPicPr>
                  <pic:blipFill>
                    <a:blip r:embed="rId162">
                      <a:extLst>
                        <a:ext uri="{28A0092B-C50C-407E-A947-70E740481C1C}">
                          <a14:useLocalDpi xmlns:a14="http://schemas.microsoft.com/office/drawing/2010/main"/>
                        </a:ext>
                      </a:extLst>
                    </a:blip>
                    <a:stretch>
                      <a:fillRect/>
                    </a:stretch>
                  </pic:blipFill>
                  <pic:spPr>
                    <a:xfrm>
                      <a:off x="0" y="0"/>
                      <a:ext cx="2812908" cy="1722004"/>
                    </a:xfrm>
                    <a:prstGeom prst="rect">
                      <a:avLst/>
                    </a:prstGeom>
                  </pic:spPr>
                </pic:pic>
              </a:graphicData>
            </a:graphic>
          </wp:inline>
        </w:drawing>
      </w:r>
      <w:r w:rsidR="51C301FB" w:rsidRPr="56149C86">
        <w:rPr>
          <w:rFonts w:eastAsia="Times New Roman" w:cs="Times New Roman"/>
          <w:b/>
          <w:bCs/>
          <w:color w:val="1F1F1F"/>
        </w:rPr>
        <w:t>5.1 Settlement Verification &amp; Invoice Generation Workflow</w:t>
      </w:r>
    </w:p>
    <w:p w14:paraId="1AAA59EA" w14:textId="6B64BA7A" w:rsidR="005D453A" w:rsidRPr="00F24057" w:rsidRDefault="51C301FB" w:rsidP="005D453A">
      <w:pPr>
        <w:rPr>
          <w:rFonts w:eastAsia="Times New Roman" w:cs="Times New Roman"/>
          <w:color w:val="1F1F1F"/>
        </w:rPr>
      </w:pPr>
      <w:r w:rsidRPr="56149C86">
        <w:rPr>
          <w:rFonts w:eastAsia="Times New Roman" w:cs="Times New Roman"/>
          <w:color w:val="1F1F1F"/>
        </w:rPr>
        <w:t>When customers tender payment to settle open booking ledger profiles, follow these ledger modification routines:</w:t>
      </w:r>
    </w:p>
    <w:p w14:paraId="3014F6BF" w14:textId="597163B5" w:rsidR="005D453A" w:rsidRPr="00F24057" w:rsidRDefault="51C301FB" w:rsidP="56149C86">
      <w:pPr>
        <w:pStyle w:val="ListParagraph"/>
        <w:numPr>
          <w:ilvl w:val="0"/>
          <w:numId w:val="27"/>
        </w:numPr>
        <w:rPr>
          <w:rFonts w:eastAsia="Times New Roman" w:cs="Times New Roman"/>
          <w:color w:val="1F1F1F"/>
        </w:rPr>
      </w:pPr>
      <w:r w:rsidRPr="56149C86">
        <w:rPr>
          <w:rFonts w:eastAsia="Times New Roman" w:cs="Times New Roman"/>
          <w:color w:val="1F1F1F"/>
        </w:rPr>
        <w:t xml:space="preserve">Open the primary financial reporting console window frame and open the </w:t>
      </w:r>
      <w:r w:rsidRPr="56149C86">
        <w:rPr>
          <w:rFonts w:eastAsia="Times New Roman" w:cs="Times New Roman"/>
          <w:b/>
          <w:bCs/>
          <w:color w:val="1F1F1F"/>
        </w:rPr>
        <w:t>Create Invoice</w:t>
      </w:r>
      <w:r w:rsidRPr="56149C86">
        <w:rPr>
          <w:rFonts w:eastAsia="Times New Roman" w:cs="Times New Roman"/>
          <w:color w:val="1F1F1F"/>
        </w:rPr>
        <w:t xml:space="preserve"> module screen (image_aeecbb.png).</w:t>
      </w:r>
    </w:p>
    <w:p w14:paraId="7CA21A40" w14:textId="40EBC86B" w:rsidR="005D453A" w:rsidRPr="00F24057" w:rsidRDefault="51C301FB" w:rsidP="56149C86">
      <w:pPr>
        <w:pStyle w:val="ListParagraph"/>
        <w:numPr>
          <w:ilvl w:val="0"/>
          <w:numId w:val="27"/>
        </w:numPr>
        <w:rPr>
          <w:rFonts w:eastAsia="Times New Roman" w:cs="Times New Roman"/>
          <w:color w:val="1F1F1F"/>
        </w:rPr>
      </w:pPr>
      <w:r w:rsidRPr="56149C86">
        <w:rPr>
          <w:rFonts w:eastAsia="Times New Roman" w:cs="Times New Roman"/>
          <w:color w:val="1F1F1F"/>
        </w:rPr>
        <w:t>Select or pass your target document parameter references into the system (e.g., referencing tracking entry metrics like order OR0d283).</w:t>
      </w:r>
    </w:p>
    <w:p w14:paraId="1D3C1B9D" w14:textId="24442508" w:rsidR="005D453A" w:rsidRPr="00F24057" w:rsidRDefault="51C301FB" w:rsidP="56149C86">
      <w:pPr>
        <w:pStyle w:val="ListParagraph"/>
        <w:numPr>
          <w:ilvl w:val="0"/>
          <w:numId w:val="27"/>
        </w:numPr>
        <w:rPr>
          <w:rFonts w:eastAsia="Times New Roman" w:cs="Times New Roman"/>
          <w:color w:val="1F1F1F"/>
        </w:rPr>
      </w:pPr>
      <w:r w:rsidRPr="56149C86">
        <w:rPr>
          <w:rFonts w:eastAsia="Times New Roman" w:cs="Times New Roman"/>
          <w:color w:val="1F1F1F"/>
        </w:rPr>
        <w:t xml:space="preserve">Review associated product configuration breakdown structures and verify that system totals sync perfectly with active invoicing standards via the </w:t>
      </w:r>
      <w:r w:rsidRPr="56149C86">
        <w:rPr>
          <w:rFonts w:eastAsia="Times New Roman" w:cs="Times New Roman"/>
          <w:b/>
          <w:bCs/>
          <w:color w:val="1F1F1F"/>
        </w:rPr>
        <w:t>Total Price</w:t>
      </w:r>
      <w:r w:rsidRPr="56149C86">
        <w:rPr>
          <w:rFonts w:eastAsia="Times New Roman" w:cs="Times New Roman"/>
          <w:color w:val="1F1F1F"/>
        </w:rPr>
        <w:t xml:space="preserve"> monitoring segment line display (e.g., verifying a balance calculation of $4,980.00).</w:t>
      </w:r>
    </w:p>
    <w:p w14:paraId="23CA98A6" w14:textId="5BF0C10B" w:rsidR="005D453A" w:rsidRPr="00F24057" w:rsidRDefault="51C301FB" w:rsidP="56149C86">
      <w:pPr>
        <w:pStyle w:val="ListParagraph"/>
        <w:numPr>
          <w:ilvl w:val="0"/>
          <w:numId w:val="27"/>
        </w:numPr>
        <w:rPr>
          <w:rFonts w:eastAsia="Times New Roman" w:cs="Times New Roman"/>
          <w:color w:val="1F1F1F"/>
        </w:rPr>
      </w:pPr>
      <w:r w:rsidRPr="56149C86">
        <w:rPr>
          <w:rFonts w:eastAsia="Times New Roman" w:cs="Times New Roman"/>
          <w:color w:val="1F1F1F"/>
        </w:rPr>
        <w:t xml:space="preserve">Select the matching option representing the customer's actual choice of settlement instrument via the </w:t>
      </w:r>
      <w:r w:rsidRPr="56149C86">
        <w:rPr>
          <w:rFonts w:eastAsia="Times New Roman" w:cs="Times New Roman"/>
          <w:b/>
          <w:bCs/>
          <w:color w:val="1F1F1F"/>
        </w:rPr>
        <w:t>Payment Method</w:t>
      </w:r>
      <w:r w:rsidRPr="56149C86">
        <w:rPr>
          <w:rFonts w:eastAsia="Times New Roman" w:cs="Times New Roman"/>
          <w:color w:val="1F1F1F"/>
        </w:rPr>
        <w:t xml:space="preserve"> </w:t>
      </w:r>
      <w:proofErr w:type="spellStart"/>
      <w:r w:rsidRPr="56149C86">
        <w:rPr>
          <w:rFonts w:eastAsia="Times New Roman" w:cs="Times New Roman"/>
          <w:color w:val="1F1F1F"/>
        </w:rPr>
        <w:t>RadioButton</w:t>
      </w:r>
      <w:proofErr w:type="spellEnd"/>
      <w:r w:rsidRPr="56149C86">
        <w:rPr>
          <w:rFonts w:eastAsia="Times New Roman" w:cs="Times New Roman"/>
          <w:color w:val="1F1F1F"/>
        </w:rPr>
        <w:t xml:space="preserve"> option array list selection slots (e.g., checking </w:t>
      </w:r>
      <w:proofErr w:type="spellStart"/>
      <w:r w:rsidRPr="56149C86">
        <w:rPr>
          <w:rFonts w:eastAsia="Times New Roman" w:cs="Times New Roman"/>
          <w:color w:val="1F1F1F"/>
        </w:rPr>
        <w:t>PayMe</w:t>
      </w:r>
      <w:proofErr w:type="spellEnd"/>
      <w:r w:rsidRPr="56149C86">
        <w:rPr>
          <w:rFonts w:eastAsia="Times New Roman" w:cs="Times New Roman"/>
          <w:color w:val="1F1F1F"/>
        </w:rPr>
        <w:t xml:space="preserve"> or Visa).</w:t>
      </w:r>
    </w:p>
    <w:p w14:paraId="2E8258CA" w14:textId="34F57947" w:rsidR="005D453A" w:rsidRPr="00F24057" w:rsidRDefault="51C301FB" w:rsidP="56149C86">
      <w:pPr>
        <w:pStyle w:val="ListParagraph"/>
        <w:numPr>
          <w:ilvl w:val="0"/>
          <w:numId w:val="27"/>
        </w:numPr>
        <w:rPr>
          <w:rFonts w:eastAsia="Times New Roman" w:cs="Times New Roman"/>
          <w:color w:val="1F1F1F"/>
        </w:rPr>
      </w:pPr>
      <w:r w:rsidRPr="56149C86">
        <w:rPr>
          <w:rFonts w:eastAsia="Times New Roman" w:cs="Times New Roman"/>
          <w:color w:val="1F1F1F"/>
        </w:rPr>
        <w:t xml:space="preserve">Execute structural invoice lock-down processes by clicking the </w:t>
      </w:r>
      <w:r w:rsidRPr="56149C86">
        <w:rPr>
          <w:rFonts w:eastAsia="Times New Roman" w:cs="Times New Roman"/>
          <w:b/>
          <w:bCs/>
          <w:color w:val="1F1F1F"/>
        </w:rPr>
        <w:t>Generate Invoice</w:t>
      </w:r>
      <w:r w:rsidRPr="56149C86">
        <w:rPr>
          <w:rFonts w:eastAsia="Times New Roman" w:cs="Times New Roman"/>
          <w:color w:val="1F1F1F"/>
        </w:rPr>
        <w:t xml:space="preserve"> command action item down below.</w:t>
      </w:r>
    </w:p>
    <w:p w14:paraId="10C6B0AE" w14:textId="40D5F2D4" w:rsidR="005D453A" w:rsidRPr="00F24057" w:rsidRDefault="51C301FB" w:rsidP="56149C86">
      <w:pPr>
        <w:pStyle w:val="ListParagraph"/>
        <w:numPr>
          <w:ilvl w:val="0"/>
          <w:numId w:val="27"/>
        </w:numPr>
        <w:rPr>
          <w:rFonts w:eastAsia="Times New Roman" w:cs="Times New Roman"/>
          <w:color w:val="1F1F1F"/>
        </w:rPr>
      </w:pPr>
      <w:r w:rsidRPr="56149C86">
        <w:rPr>
          <w:rFonts w:eastAsia="Times New Roman" w:cs="Times New Roman"/>
          <w:color w:val="1F1F1F"/>
        </w:rPr>
        <w:t xml:space="preserve">The terminal emits </w:t>
      </w:r>
      <w:proofErr w:type="gramStart"/>
      <w:r w:rsidRPr="56149C86">
        <w:rPr>
          <w:rFonts w:eastAsia="Times New Roman" w:cs="Times New Roman"/>
          <w:color w:val="1F1F1F"/>
        </w:rPr>
        <w:t>an</w:t>
      </w:r>
      <w:proofErr w:type="gramEnd"/>
      <w:r w:rsidRPr="56149C86">
        <w:rPr>
          <w:rFonts w:eastAsia="Times New Roman" w:cs="Times New Roman"/>
          <w:color w:val="1F1F1F"/>
        </w:rPr>
        <w:t xml:space="preserve"> unique transaction verification code tracking document starting with IV prefixes (e.g., generating IV24505277 inside image_aeecb7.png), switches underlying operational tracking flags smoothly from Pending straight over to Paid states, and passes dispatch metrics onto logistical fulfillment tracks.</w:t>
      </w:r>
    </w:p>
    <w:p w14:paraId="704A7F60" w14:textId="7CD43D44" w:rsidR="005D453A" w:rsidRPr="00F24057" w:rsidRDefault="005D453A" w:rsidP="005D453A"/>
    <w:p w14:paraId="750576DD" w14:textId="77777777" w:rsidR="005D453A" w:rsidRPr="00F24057" w:rsidRDefault="005D453A" w:rsidP="005D453A">
      <w:r>
        <w:br w:type="page"/>
      </w:r>
    </w:p>
    <w:p w14:paraId="19D56C9D" w14:textId="685344A5" w:rsidR="005D453A" w:rsidRPr="00F24057" w:rsidRDefault="75B2DAE3" w:rsidP="56149C86">
      <w:r>
        <w:rPr>
          <w:noProof/>
        </w:rPr>
        <w:drawing>
          <wp:inline distT="0" distB="0" distL="0" distR="0" wp14:anchorId="7B2F9A90" wp14:editId="1E7E6094">
            <wp:extent cx="3839244" cy="2276475"/>
            <wp:effectExtent l="0" t="0" r="0" b="0"/>
            <wp:docPr id="7179813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33768" name="Picture 948133768"/>
                    <pic:cNvPicPr/>
                  </pic:nvPicPr>
                  <pic:blipFill>
                    <a:blip r:embed="rId165">
                      <a:extLst>
                        <a:ext uri="{28A0092B-C50C-407E-A947-70E740481C1C}">
                          <a14:useLocalDpi xmlns:a14="http://schemas.microsoft.com/office/drawing/2010/main"/>
                        </a:ext>
                      </a:extLst>
                    </a:blip>
                    <a:stretch>
                      <a:fillRect/>
                    </a:stretch>
                  </pic:blipFill>
                  <pic:spPr>
                    <a:xfrm>
                      <a:off x="0" y="0"/>
                      <a:ext cx="3839244" cy="2276475"/>
                    </a:xfrm>
                    <a:prstGeom prst="rect">
                      <a:avLst/>
                    </a:prstGeom>
                  </pic:spPr>
                </pic:pic>
              </a:graphicData>
            </a:graphic>
          </wp:inline>
        </w:drawing>
      </w:r>
      <w:r w:rsidR="3D74B87B">
        <w:rPr>
          <w:noProof/>
        </w:rPr>
        <w:drawing>
          <wp:inline distT="0" distB="0" distL="0" distR="0" wp14:anchorId="347090BC" wp14:editId="5DDE5442">
            <wp:extent cx="3886200" cy="2304317"/>
            <wp:effectExtent l="0" t="0" r="0" b="0"/>
            <wp:docPr id="16566889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1706" name="Picture 65231706"/>
                    <pic:cNvPicPr/>
                  </pic:nvPicPr>
                  <pic:blipFill>
                    <a:blip r:embed="rId168">
                      <a:extLst>
                        <a:ext uri="{28A0092B-C50C-407E-A947-70E740481C1C}">
                          <a14:useLocalDpi xmlns:a14="http://schemas.microsoft.com/office/drawing/2010/main"/>
                        </a:ext>
                      </a:extLst>
                    </a:blip>
                    <a:stretch>
                      <a:fillRect/>
                    </a:stretch>
                  </pic:blipFill>
                  <pic:spPr>
                    <a:xfrm>
                      <a:off x="0" y="0"/>
                      <a:ext cx="3886200" cy="2304317"/>
                    </a:xfrm>
                    <a:prstGeom prst="rect">
                      <a:avLst/>
                    </a:prstGeom>
                  </pic:spPr>
                </pic:pic>
              </a:graphicData>
            </a:graphic>
          </wp:inline>
        </w:drawing>
      </w:r>
    </w:p>
    <w:p w14:paraId="17819CC7" w14:textId="1AC90456" w:rsidR="005D453A" w:rsidRPr="00F24057" w:rsidRDefault="59B4BC7F" w:rsidP="56149C86">
      <w:pPr>
        <w:rPr>
          <w:rFonts w:eastAsia="Times New Roman" w:cs="Times New Roman"/>
          <w:b/>
          <w:color w:val="1F1F1F"/>
        </w:rPr>
      </w:pPr>
      <w:r w:rsidRPr="56149C86">
        <w:rPr>
          <w:rFonts w:eastAsia="Times New Roman" w:cs="Times New Roman"/>
          <w:b/>
          <w:bCs/>
          <w:color w:val="1F1F1F"/>
        </w:rPr>
        <w:t>1.1 Managing and Printing Shipping Document Logs</w:t>
      </w:r>
    </w:p>
    <w:p w14:paraId="39361C25" w14:textId="4A13C6C7" w:rsidR="005D453A" w:rsidRPr="00F24057" w:rsidRDefault="59B4BC7F" w:rsidP="56149C86">
      <w:pPr>
        <w:pStyle w:val="ListParagraph"/>
        <w:numPr>
          <w:ilvl w:val="0"/>
          <w:numId w:val="26"/>
        </w:numPr>
        <w:rPr>
          <w:rFonts w:eastAsia="Times New Roman" w:cs="Times New Roman"/>
          <w:color w:val="1F1F1F"/>
        </w:rPr>
      </w:pPr>
      <w:r w:rsidRPr="56149C86">
        <w:rPr>
          <w:rFonts w:eastAsia="Times New Roman" w:cs="Times New Roman"/>
          <w:color w:val="1F1F1F"/>
        </w:rPr>
        <w:t xml:space="preserve">Navigate to the left navigation framework panel bar, then click the </w:t>
      </w:r>
      <w:r w:rsidRPr="56149C86">
        <w:rPr>
          <w:rFonts w:eastAsia="Times New Roman" w:cs="Times New Roman"/>
          <w:b/>
          <w:bCs/>
          <w:color w:val="1F1F1F"/>
        </w:rPr>
        <w:t>View Notes</w:t>
      </w:r>
      <w:r w:rsidRPr="56149C86">
        <w:rPr>
          <w:rFonts w:eastAsia="Times New Roman" w:cs="Times New Roman"/>
          <w:color w:val="1F1F1F"/>
        </w:rPr>
        <w:t xml:space="preserve"> menu button tab selection option to launch the main workspace dashboard table.</w:t>
      </w:r>
    </w:p>
    <w:p w14:paraId="53978A36" w14:textId="3AA4A4BA" w:rsidR="005D453A" w:rsidRPr="00F24057" w:rsidRDefault="59B4BC7F" w:rsidP="56149C86">
      <w:pPr>
        <w:pStyle w:val="ListParagraph"/>
        <w:numPr>
          <w:ilvl w:val="0"/>
          <w:numId w:val="26"/>
        </w:numPr>
        <w:rPr>
          <w:rFonts w:eastAsia="Times New Roman" w:cs="Times New Roman"/>
          <w:color w:val="1F1F1F"/>
        </w:rPr>
      </w:pPr>
      <w:r w:rsidRPr="56149C86">
        <w:rPr>
          <w:rFonts w:eastAsia="Times New Roman" w:cs="Times New Roman"/>
          <w:color w:val="1F1F1F"/>
        </w:rPr>
        <w:t>Review the active system delivery metrics tracking matrix lists layout columns (</w:t>
      </w:r>
      <w:r w:rsidRPr="56149C86">
        <w:rPr>
          <w:rFonts w:eastAsia="Times New Roman" w:cs="Times New Roman"/>
          <w:b/>
          <w:bCs/>
          <w:color w:val="1F1F1F"/>
        </w:rPr>
        <w:t>Delivery ID</w:t>
      </w:r>
      <w:r w:rsidRPr="56149C86">
        <w:rPr>
          <w:rFonts w:eastAsia="Times New Roman" w:cs="Times New Roman"/>
          <w:color w:val="1F1F1F"/>
        </w:rPr>
        <w:t xml:space="preserve">, </w:t>
      </w:r>
      <w:r w:rsidRPr="56149C86">
        <w:rPr>
          <w:rFonts w:eastAsia="Times New Roman" w:cs="Times New Roman"/>
          <w:b/>
          <w:bCs/>
          <w:color w:val="1F1F1F"/>
        </w:rPr>
        <w:t>Order ID</w:t>
      </w:r>
      <w:r w:rsidRPr="56149C86">
        <w:rPr>
          <w:rFonts w:eastAsia="Times New Roman" w:cs="Times New Roman"/>
          <w:color w:val="1F1F1F"/>
        </w:rPr>
        <w:t xml:space="preserve">, </w:t>
      </w:r>
      <w:r w:rsidRPr="56149C86">
        <w:rPr>
          <w:rFonts w:eastAsia="Times New Roman" w:cs="Times New Roman"/>
          <w:b/>
          <w:bCs/>
          <w:color w:val="1F1F1F"/>
        </w:rPr>
        <w:t>Customer Name</w:t>
      </w:r>
      <w:r w:rsidRPr="56149C86">
        <w:rPr>
          <w:rFonts w:eastAsia="Times New Roman" w:cs="Times New Roman"/>
          <w:color w:val="1F1F1F"/>
        </w:rPr>
        <w:t xml:space="preserve">, </w:t>
      </w:r>
      <w:r w:rsidRPr="56149C86">
        <w:rPr>
          <w:rFonts w:eastAsia="Times New Roman" w:cs="Times New Roman"/>
          <w:b/>
          <w:bCs/>
          <w:color w:val="1F1F1F"/>
        </w:rPr>
        <w:t>Delivery Date</w:t>
      </w:r>
      <w:r w:rsidRPr="56149C86">
        <w:rPr>
          <w:rFonts w:eastAsia="Times New Roman" w:cs="Times New Roman"/>
          <w:color w:val="1F1F1F"/>
        </w:rPr>
        <w:t>).</w:t>
      </w:r>
    </w:p>
    <w:p w14:paraId="5DFC879E" w14:textId="67E16C32" w:rsidR="005D453A" w:rsidRPr="00F24057" w:rsidRDefault="59B4BC7F" w:rsidP="56149C86">
      <w:pPr>
        <w:pStyle w:val="ListParagraph"/>
        <w:numPr>
          <w:ilvl w:val="0"/>
          <w:numId w:val="26"/>
        </w:numPr>
        <w:rPr>
          <w:rFonts w:eastAsia="Times New Roman" w:cs="Times New Roman"/>
          <w:color w:val="1F1F1F"/>
        </w:rPr>
      </w:pPr>
      <w:r w:rsidRPr="56149C86">
        <w:rPr>
          <w:rFonts w:eastAsia="Times New Roman" w:cs="Times New Roman"/>
          <w:color w:val="1F1F1F"/>
        </w:rPr>
        <w:t xml:space="preserve">To view or switch data tracking profiles, click the </w:t>
      </w:r>
      <w:r w:rsidRPr="56149C86">
        <w:rPr>
          <w:rFonts w:eastAsia="Times New Roman" w:cs="Times New Roman"/>
          <w:b/>
          <w:bCs/>
          <w:color w:val="1F1F1F"/>
        </w:rPr>
        <w:t>Check Reply</w:t>
      </w:r>
      <w:r w:rsidRPr="56149C86">
        <w:rPr>
          <w:rFonts w:eastAsia="Times New Roman" w:cs="Times New Roman"/>
          <w:color w:val="1F1F1F"/>
        </w:rPr>
        <w:t xml:space="preserve"> context button anchored top-right to pull open the formal </w:t>
      </w:r>
      <w:r w:rsidRPr="56149C86">
        <w:rPr>
          <w:rFonts w:eastAsia="Times New Roman" w:cs="Times New Roman"/>
          <w:b/>
          <w:bCs/>
          <w:color w:val="1F1F1F"/>
        </w:rPr>
        <w:t>Reply Slip Explorer</w:t>
      </w:r>
      <w:r w:rsidRPr="56149C86">
        <w:rPr>
          <w:rFonts w:eastAsia="Times New Roman" w:cs="Times New Roman"/>
          <w:color w:val="1F1F1F"/>
        </w:rPr>
        <w:t xml:space="preserve"> data list window layout.</w:t>
      </w:r>
    </w:p>
    <w:p w14:paraId="463D9ED9" w14:textId="12CD088B" w:rsidR="005D453A" w:rsidRPr="00F24057" w:rsidRDefault="59B4BC7F" w:rsidP="063450F9">
      <w:pPr>
        <w:pStyle w:val="ListParagraph"/>
        <w:numPr>
          <w:ilvl w:val="0"/>
          <w:numId w:val="26"/>
        </w:numPr>
        <w:rPr>
          <w:rFonts w:eastAsia="Times New Roman" w:cs="Times New Roman"/>
          <w:color w:val="1F1F1F"/>
        </w:rPr>
      </w:pPr>
      <w:r w:rsidRPr="56149C86">
        <w:rPr>
          <w:rFonts w:eastAsia="Times New Roman" w:cs="Times New Roman"/>
          <w:color w:val="1F1F1F"/>
        </w:rPr>
        <w:t xml:space="preserve">Click the </w:t>
      </w:r>
      <w:r w:rsidRPr="56149C86">
        <w:rPr>
          <w:rFonts w:eastAsia="Times New Roman" w:cs="Times New Roman"/>
          <w:b/>
          <w:bCs/>
          <w:color w:val="1F1F1F"/>
        </w:rPr>
        <w:t>View PDF</w:t>
      </w:r>
      <w:r w:rsidRPr="56149C86">
        <w:rPr>
          <w:rFonts w:eastAsia="Times New Roman" w:cs="Times New Roman"/>
          <w:color w:val="1F1F1F"/>
        </w:rPr>
        <w:t xml:space="preserve"> cell shortcut control action button located on the leftmost boundary lines within an index row to automatically compile, render, and display formal printable delivery sheet layouts for field workers.</w:t>
      </w:r>
    </w:p>
    <w:p w14:paraId="48D92963" w14:textId="4D67537D" w:rsidR="005D453A" w:rsidRPr="00F24057" w:rsidRDefault="005D453A" w:rsidP="005D453A"/>
    <w:p w14:paraId="4503C0C6" w14:textId="119EE855" w:rsidR="005D453A" w:rsidRPr="00F24057" w:rsidRDefault="005D453A" w:rsidP="005D453A"/>
    <w:p w14:paraId="3C0752E2" w14:textId="77777777" w:rsidR="005D453A" w:rsidRPr="00F24057" w:rsidRDefault="005D453A" w:rsidP="005D453A">
      <w:r>
        <w:br w:type="page"/>
      </w:r>
    </w:p>
    <w:p w14:paraId="4615A915" w14:textId="6D3926C0" w:rsidR="005D453A" w:rsidRPr="00F24057" w:rsidRDefault="005D453A" w:rsidP="005D453A">
      <w:pPr>
        <w:rPr>
          <w:rFonts w:eastAsia="Times New Roman" w:cs="Times New Roman"/>
          <w:b/>
          <w:color w:val="1F1F1F"/>
        </w:rPr>
      </w:pPr>
      <w:r>
        <w:rPr>
          <w:noProof/>
        </w:rPr>
        <w:drawing>
          <wp:inline distT="0" distB="0" distL="0" distR="0" wp14:anchorId="448B08A4" wp14:editId="24D74562">
            <wp:extent cx="5943600" cy="3105150"/>
            <wp:effectExtent l="0" t="0" r="0" b="0"/>
            <wp:docPr id="19083201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40599" name="Picture 1275440599"/>
                    <pic:cNvPicPr/>
                  </pic:nvPicPr>
                  <pic:blipFill>
                    <a:blip r:embed="rId170">
                      <a:extLst>
                        <a:ext uri="{28A0092B-C50C-407E-A947-70E740481C1C}">
                          <a14:useLocalDpi xmlns:a14="http://schemas.microsoft.com/office/drawing/2010/main"/>
                        </a:ext>
                      </a:extLst>
                    </a:blip>
                    <a:stretch>
                      <a:fillRect/>
                    </a:stretch>
                  </pic:blipFill>
                  <pic:spPr>
                    <a:xfrm>
                      <a:off x="0" y="0"/>
                      <a:ext cx="5943600" cy="3105150"/>
                    </a:xfrm>
                    <a:prstGeom prst="rect">
                      <a:avLst/>
                    </a:prstGeom>
                  </pic:spPr>
                </pic:pic>
              </a:graphicData>
            </a:graphic>
          </wp:inline>
        </w:drawing>
      </w:r>
      <w:r w:rsidR="620FB514" w:rsidRPr="56149C86">
        <w:rPr>
          <w:rFonts w:eastAsia="Times New Roman" w:cs="Times New Roman"/>
          <w:b/>
          <w:bCs/>
          <w:color w:val="1F1F1F"/>
        </w:rPr>
        <w:t>1.2 Creating Shipping Assignments for Paid Sales Orders</w:t>
      </w:r>
    </w:p>
    <w:p w14:paraId="21DE883B" w14:textId="6AB4BD9D" w:rsidR="005D453A" w:rsidRPr="00F24057" w:rsidRDefault="620FB514" w:rsidP="56149C86">
      <w:pPr>
        <w:pStyle w:val="ListParagraph"/>
        <w:numPr>
          <w:ilvl w:val="0"/>
          <w:numId w:val="25"/>
        </w:numPr>
        <w:rPr>
          <w:rFonts w:eastAsia="Times New Roman" w:cs="Times New Roman"/>
          <w:color w:val="1F1F1F"/>
        </w:rPr>
      </w:pPr>
      <w:r w:rsidRPr="56149C86">
        <w:rPr>
          <w:rFonts w:eastAsia="Times New Roman" w:cs="Times New Roman"/>
          <w:color w:val="1F1F1F"/>
        </w:rPr>
        <w:t xml:space="preserve">Open the primary interface navigation bar layout, then choose the menu function option label marked </w:t>
      </w:r>
      <w:r w:rsidRPr="56149C86">
        <w:rPr>
          <w:rFonts w:eastAsia="Times New Roman" w:cs="Times New Roman"/>
          <w:b/>
          <w:bCs/>
          <w:color w:val="1F1F1F"/>
        </w:rPr>
        <w:t>Create Delivery</w:t>
      </w:r>
      <w:r w:rsidRPr="56149C86">
        <w:rPr>
          <w:rFonts w:eastAsia="Times New Roman" w:cs="Times New Roman"/>
          <w:color w:val="1F1F1F"/>
        </w:rPr>
        <w:t>.</w:t>
      </w:r>
    </w:p>
    <w:p w14:paraId="41945F50" w14:textId="45B0D25F" w:rsidR="005D453A" w:rsidRPr="00F24057" w:rsidRDefault="620FB514" w:rsidP="56149C86">
      <w:pPr>
        <w:pStyle w:val="ListParagraph"/>
        <w:numPr>
          <w:ilvl w:val="0"/>
          <w:numId w:val="25"/>
        </w:numPr>
        <w:rPr>
          <w:rFonts w:eastAsia="Times New Roman" w:cs="Times New Roman"/>
          <w:color w:val="1F1F1F"/>
        </w:rPr>
      </w:pPr>
      <w:r w:rsidRPr="56149C86">
        <w:rPr>
          <w:rFonts w:eastAsia="Times New Roman" w:cs="Times New Roman"/>
          <w:color w:val="1F1F1F"/>
        </w:rPr>
        <w:t xml:space="preserve">Expand the </w:t>
      </w:r>
      <w:proofErr w:type="spellStart"/>
      <w:r w:rsidRPr="56149C86">
        <w:rPr>
          <w:rFonts w:eastAsia="Times New Roman" w:cs="Times New Roman"/>
          <w:b/>
          <w:bCs/>
          <w:color w:val="1F1F1F"/>
        </w:rPr>
        <w:t>OrderID</w:t>
      </w:r>
      <w:proofErr w:type="spellEnd"/>
      <w:r w:rsidRPr="56149C86">
        <w:rPr>
          <w:rFonts w:eastAsia="Times New Roman" w:cs="Times New Roman"/>
          <w:color w:val="1F1F1F"/>
        </w:rPr>
        <w:t xml:space="preserve"> dropdown </w:t>
      </w:r>
      <w:proofErr w:type="spellStart"/>
      <w:r w:rsidRPr="56149C86">
        <w:rPr>
          <w:rFonts w:eastAsia="Times New Roman" w:cs="Times New Roman"/>
          <w:color w:val="1F1F1F"/>
        </w:rPr>
        <w:t>ComboBox</w:t>
      </w:r>
      <w:proofErr w:type="spellEnd"/>
      <w:r w:rsidRPr="56149C86">
        <w:rPr>
          <w:rFonts w:eastAsia="Times New Roman" w:cs="Times New Roman"/>
          <w:color w:val="1F1F1F"/>
        </w:rPr>
        <w:t xml:space="preserve"> picker control box selection string row to highlight a target pending paid sales order tracking index (e.g., choosing order reference number code row ORb6ae5).</w:t>
      </w:r>
    </w:p>
    <w:p w14:paraId="3382F634" w14:textId="047B0BF0" w:rsidR="005D453A" w:rsidRPr="00F24057" w:rsidRDefault="620FB514" w:rsidP="56149C86">
      <w:pPr>
        <w:pStyle w:val="ListParagraph"/>
        <w:numPr>
          <w:ilvl w:val="0"/>
          <w:numId w:val="25"/>
        </w:numPr>
        <w:rPr>
          <w:rFonts w:eastAsia="Times New Roman" w:cs="Times New Roman"/>
          <w:color w:val="1F1F1F"/>
        </w:rPr>
      </w:pPr>
      <w:r w:rsidRPr="56149C86">
        <w:rPr>
          <w:rFonts w:eastAsia="Times New Roman" w:cs="Times New Roman"/>
          <w:color w:val="1F1F1F"/>
        </w:rPr>
        <w:t>Verify that the client profile data details populating the adjacent read-only form input slots (</w:t>
      </w:r>
      <w:r w:rsidRPr="56149C86">
        <w:rPr>
          <w:rFonts w:eastAsia="Times New Roman" w:cs="Times New Roman"/>
          <w:b/>
          <w:bCs/>
          <w:color w:val="1F1F1F"/>
        </w:rPr>
        <w:t>Customer Name</w:t>
      </w:r>
      <w:r w:rsidRPr="56149C86">
        <w:rPr>
          <w:rFonts w:eastAsia="Times New Roman" w:cs="Times New Roman"/>
          <w:color w:val="1F1F1F"/>
        </w:rPr>
        <w:t xml:space="preserve">, </w:t>
      </w:r>
      <w:r w:rsidRPr="56149C86">
        <w:rPr>
          <w:rFonts w:eastAsia="Times New Roman" w:cs="Times New Roman"/>
          <w:b/>
          <w:bCs/>
          <w:color w:val="1F1F1F"/>
        </w:rPr>
        <w:t>Customer Phone</w:t>
      </w:r>
      <w:r w:rsidRPr="56149C86">
        <w:rPr>
          <w:rFonts w:eastAsia="Times New Roman" w:cs="Times New Roman"/>
          <w:color w:val="1F1F1F"/>
        </w:rPr>
        <w:t>) match your physical billing manifests.</w:t>
      </w:r>
    </w:p>
    <w:p w14:paraId="5D16D1FC" w14:textId="6CCCCDD6" w:rsidR="005D453A" w:rsidRPr="00F24057" w:rsidRDefault="620FB514" w:rsidP="56149C86">
      <w:pPr>
        <w:pStyle w:val="ListParagraph"/>
        <w:numPr>
          <w:ilvl w:val="0"/>
          <w:numId w:val="25"/>
        </w:numPr>
        <w:rPr>
          <w:rFonts w:eastAsia="Times New Roman" w:cs="Times New Roman"/>
          <w:color w:val="1F1F1F"/>
        </w:rPr>
      </w:pPr>
      <w:r w:rsidRPr="56149C86">
        <w:rPr>
          <w:rFonts w:eastAsia="Times New Roman" w:cs="Times New Roman"/>
          <w:color w:val="1F1F1F"/>
        </w:rPr>
        <w:t xml:space="preserve">Use the calendar tools dropdown configuration arrow parameters row indicator to pick your target logistical deployment window tracking target parameter via the </w:t>
      </w:r>
      <w:r w:rsidRPr="56149C86">
        <w:rPr>
          <w:rFonts w:eastAsia="Times New Roman" w:cs="Times New Roman"/>
          <w:b/>
          <w:bCs/>
          <w:color w:val="1F1F1F"/>
        </w:rPr>
        <w:t>Delivery Date</w:t>
      </w:r>
      <w:r w:rsidRPr="56149C86">
        <w:rPr>
          <w:rFonts w:eastAsia="Times New Roman" w:cs="Times New Roman"/>
          <w:color w:val="1F1F1F"/>
        </w:rPr>
        <w:t xml:space="preserve"> calendar picker.</w:t>
      </w:r>
    </w:p>
    <w:p w14:paraId="550F71D3" w14:textId="0060783E" w:rsidR="005D453A" w:rsidRPr="00F24057" w:rsidRDefault="620FB514" w:rsidP="56149C86">
      <w:pPr>
        <w:pStyle w:val="ListParagraph"/>
        <w:numPr>
          <w:ilvl w:val="0"/>
          <w:numId w:val="25"/>
        </w:numPr>
        <w:rPr>
          <w:rFonts w:eastAsia="Times New Roman" w:cs="Times New Roman"/>
          <w:color w:val="1F1F1F"/>
        </w:rPr>
      </w:pPr>
      <w:r w:rsidRPr="56149C86">
        <w:rPr>
          <w:rFonts w:eastAsia="Times New Roman" w:cs="Times New Roman"/>
          <w:color w:val="1F1F1F"/>
        </w:rPr>
        <w:t xml:space="preserve">Review physical shipment lines displayed in the central </w:t>
      </w:r>
      <w:proofErr w:type="gramStart"/>
      <w:r w:rsidRPr="56149C86">
        <w:rPr>
          <w:rFonts w:eastAsia="Times New Roman" w:cs="Times New Roman"/>
          <w:color w:val="1F1F1F"/>
        </w:rPr>
        <w:t>items</w:t>
      </w:r>
      <w:proofErr w:type="gramEnd"/>
      <w:r w:rsidRPr="56149C86">
        <w:rPr>
          <w:rFonts w:eastAsia="Times New Roman" w:cs="Times New Roman"/>
          <w:color w:val="1F1F1F"/>
        </w:rPr>
        <w:t xml:space="preserve"> summary table tracking grid (confirming quantities like Modern Fabric Sofa count 1, value HK$4,980.00).</w:t>
      </w:r>
    </w:p>
    <w:p w14:paraId="79DDF04E" w14:textId="7DED28BF" w:rsidR="005D453A" w:rsidRPr="00F24057" w:rsidRDefault="620FB514" w:rsidP="56149C86">
      <w:pPr>
        <w:pStyle w:val="ListParagraph"/>
        <w:numPr>
          <w:ilvl w:val="0"/>
          <w:numId w:val="25"/>
        </w:numPr>
        <w:rPr>
          <w:rFonts w:eastAsia="Times New Roman" w:cs="Times New Roman"/>
          <w:color w:val="1F1F1F"/>
        </w:rPr>
      </w:pPr>
      <w:r w:rsidRPr="56149C86">
        <w:rPr>
          <w:rFonts w:eastAsia="Times New Roman" w:cs="Times New Roman"/>
          <w:color w:val="1F1F1F"/>
        </w:rPr>
        <w:t xml:space="preserve">Finalize execution procedures by clicking the </w:t>
      </w:r>
      <w:r w:rsidRPr="56149C86">
        <w:rPr>
          <w:rFonts w:eastAsia="Times New Roman" w:cs="Times New Roman"/>
          <w:b/>
          <w:bCs/>
          <w:color w:val="1F1F1F"/>
        </w:rPr>
        <w:t>Save</w:t>
      </w:r>
      <w:r w:rsidRPr="56149C86">
        <w:rPr>
          <w:rFonts w:eastAsia="Times New Roman" w:cs="Times New Roman"/>
          <w:color w:val="1F1F1F"/>
        </w:rPr>
        <w:t xml:space="preserve"> action interaction button at the bottom center of the pop-up panel. The system commits records instantly into active logistical operations queues, flags order properties with an index prefix tracking string matching </w:t>
      </w:r>
      <w:proofErr w:type="spellStart"/>
      <w:proofErr w:type="gramStart"/>
      <w:r w:rsidRPr="56149C86">
        <w:rPr>
          <w:rFonts w:eastAsia="Times New Roman" w:cs="Times New Roman"/>
          <w:color w:val="1F1F1F"/>
        </w:rPr>
        <w:t>DVxxxxxxxx</w:t>
      </w:r>
      <w:proofErr w:type="spellEnd"/>
      <w:r w:rsidRPr="56149C86">
        <w:rPr>
          <w:rFonts w:eastAsia="Times New Roman" w:cs="Times New Roman"/>
          <w:color w:val="1F1F1F"/>
        </w:rPr>
        <w:t>, and</w:t>
      </w:r>
      <w:proofErr w:type="gramEnd"/>
      <w:r w:rsidRPr="56149C86">
        <w:rPr>
          <w:rFonts w:eastAsia="Times New Roman" w:cs="Times New Roman"/>
          <w:color w:val="1F1F1F"/>
        </w:rPr>
        <w:t xml:space="preserve"> sets initial dispatch status properties to Pending.</w:t>
      </w:r>
    </w:p>
    <w:p w14:paraId="0003719C" w14:textId="43CDC82A" w:rsidR="005D453A" w:rsidRPr="00F24057" w:rsidRDefault="005D453A" w:rsidP="005D453A"/>
    <w:p w14:paraId="1F2A286B" w14:textId="77777777" w:rsidR="005D453A" w:rsidRPr="00F24057" w:rsidRDefault="005D453A" w:rsidP="005D453A">
      <w:r>
        <w:br w:type="page"/>
      </w:r>
    </w:p>
    <w:p w14:paraId="29E0D1EB" w14:textId="26150584" w:rsidR="005D453A" w:rsidRPr="00F24057" w:rsidRDefault="005D453A" w:rsidP="005D453A">
      <w:pPr>
        <w:rPr>
          <w:rFonts w:eastAsia="Times New Roman" w:cs="Times New Roman"/>
          <w:b/>
          <w:color w:val="1F1F1F"/>
        </w:rPr>
      </w:pPr>
      <w:r>
        <w:rPr>
          <w:noProof/>
        </w:rPr>
        <w:drawing>
          <wp:inline distT="0" distB="0" distL="0" distR="0" wp14:anchorId="718D9737" wp14:editId="5FEF1848">
            <wp:extent cx="5943600" cy="4029075"/>
            <wp:effectExtent l="0" t="0" r="0" b="0"/>
            <wp:docPr id="1539744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35069" name="Picture 911835069"/>
                    <pic:cNvPicPr/>
                  </pic:nvPicPr>
                  <pic:blipFill>
                    <a:blip r:embed="rId180">
                      <a:extLst>
                        <a:ext uri="{28A0092B-C50C-407E-A947-70E740481C1C}">
                          <a14:useLocalDpi xmlns:a14="http://schemas.microsoft.com/office/drawing/2010/main"/>
                        </a:ext>
                      </a:extLst>
                    </a:blip>
                    <a:stretch>
                      <a:fillRect/>
                    </a:stretch>
                  </pic:blipFill>
                  <pic:spPr>
                    <a:xfrm>
                      <a:off x="0" y="0"/>
                      <a:ext cx="5943600" cy="4029075"/>
                    </a:xfrm>
                    <a:prstGeom prst="rect">
                      <a:avLst/>
                    </a:prstGeom>
                  </pic:spPr>
                </pic:pic>
              </a:graphicData>
            </a:graphic>
          </wp:inline>
        </w:drawing>
      </w:r>
      <w:r w:rsidR="3F8046FE" w:rsidRPr="56149C86">
        <w:rPr>
          <w:rFonts w:eastAsia="Times New Roman" w:cs="Times New Roman"/>
          <w:b/>
          <w:bCs/>
          <w:color w:val="1F1F1F"/>
        </w:rPr>
        <w:t>1.3 Registering Signed Delivery Confirmation Slips</w:t>
      </w:r>
    </w:p>
    <w:p w14:paraId="48FABD4B" w14:textId="6C42526F" w:rsidR="005D453A" w:rsidRPr="00F24057" w:rsidRDefault="3F8046FE" w:rsidP="56149C86">
      <w:pPr>
        <w:pStyle w:val="ListParagraph"/>
        <w:numPr>
          <w:ilvl w:val="0"/>
          <w:numId w:val="24"/>
        </w:numPr>
        <w:rPr>
          <w:rFonts w:eastAsia="Times New Roman" w:cs="Times New Roman"/>
          <w:color w:val="1F1F1F"/>
        </w:rPr>
      </w:pPr>
      <w:r w:rsidRPr="56149C86">
        <w:rPr>
          <w:rFonts w:eastAsia="Times New Roman" w:cs="Times New Roman"/>
          <w:color w:val="1F1F1F"/>
        </w:rPr>
        <w:t xml:space="preserve">Access the main software menu structure panel track layout column options and choose </w:t>
      </w:r>
      <w:r w:rsidRPr="56149C86">
        <w:rPr>
          <w:rFonts w:eastAsia="Times New Roman" w:cs="Times New Roman"/>
          <w:b/>
          <w:bCs/>
          <w:color w:val="1F1F1F"/>
        </w:rPr>
        <w:t>Create Reply</w:t>
      </w:r>
      <w:r w:rsidRPr="56149C86">
        <w:rPr>
          <w:rFonts w:eastAsia="Times New Roman" w:cs="Times New Roman"/>
          <w:color w:val="1F1F1F"/>
        </w:rPr>
        <w:t xml:space="preserve"> to open the slip entry form.</w:t>
      </w:r>
    </w:p>
    <w:p w14:paraId="1C20AB04" w14:textId="2A207ED0" w:rsidR="005D453A" w:rsidRPr="00F24057" w:rsidRDefault="3F8046FE" w:rsidP="56149C86">
      <w:pPr>
        <w:pStyle w:val="ListParagraph"/>
        <w:numPr>
          <w:ilvl w:val="0"/>
          <w:numId w:val="24"/>
        </w:numPr>
        <w:rPr>
          <w:rFonts w:eastAsia="Times New Roman" w:cs="Times New Roman"/>
          <w:color w:val="1F1F1F"/>
        </w:rPr>
      </w:pPr>
      <w:r w:rsidRPr="56149C86">
        <w:rPr>
          <w:rFonts w:eastAsia="Times New Roman" w:cs="Times New Roman"/>
          <w:color w:val="1F1F1F"/>
        </w:rPr>
        <w:t xml:space="preserve">Locate the specific dispatch file index target parameters row selection matching your completed route requirements inside the </w:t>
      </w:r>
      <w:r w:rsidRPr="56149C86">
        <w:rPr>
          <w:rFonts w:eastAsia="Times New Roman" w:cs="Times New Roman"/>
          <w:b/>
          <w:bCs/>
          <w:color w:val="1F1F1F"/>
        </w:rPr>
        <w:t>Delivery ID</w:t>
      </w:r>
      <w:r w:rsidRPr="56149C86">
        <w:rPr>
          <w:rFonts w:eastAsia="Times New Roman" w:cs="Times New Roman"/>
          <w:color w:val="1F1F1F"/>
        </w:rPr>
        <w:t xml:space="preserve"> dropdown selection option panel box (e.g., selecting index item parameters row DV68633206 - ORb6ae5).</w:t>
      </w:r>
    </w:p>
    <w:p w14:paraId="0843ADED" w14:textId="60376A34" w:rsidR="005D453A" w:rsidRPr="00F24057" w:rsidRDefault="3F8046FE" w:rsidP="56149C86">
      <w:pPr>
        <w:pStyle w:val="ListParagraph"/>
        <w:numPr>
          <w:ilvl w:val="0"/>
          <w:numId w:val="24"/>
        </w:numPr>
        <w:rPr>
          <w:rFonts w:eastAsia="Times New Roman" w:cs="Times New Roman"/>
          <w:color w:val="1F1F1F"/>
        </w:rPr>
      </w:pPr>
      <w:r w:rsidRPr="56149C86">
        <w:rPr>
          <w:rFonts w:eastAsia="Times New Roman" w:cs="Times New Roman"/>
          <w:color w:val="1F1F1F"/>
        </w:rPr>
        <w:t xml:space="preserve">The application auto-populates all client metadata summary data logs blocks fields layout indicators </w:t>
      </w:r>
      <w:proofErr w:type="spellStart"/>
      <w:r w:rsidRPr="56149C86">
        <w:rPr>
          <w:rFonts w:eastAsia="Times New Roman" w:cs="Times New Roman"/>
          <w:color w:val="1F1F1F"/>
        </w:rPr>
        <w:t>rows</w:t>
      </w:r>
      <w:proofErr w:type="spellEnd"/>
      <w:r w:rsidRPr="56149C86">
        <w:rPr>
          <w:rFonts w:eastAsia="Times New Roman" w:cs="Times New Roman"/>
          <w:color w:val="1F1F1F"/>
        </w:rPr>
        <w:t xml:space="preserve"> across read-only informational display text lines layout blocks.</w:t>
      </w:r>
    </w:p>
    <w:p w14:paraId="7C70DAB0" w14:textId="159D6C09" w:rsidR="005D453A" w:rsidRPr="00F24057" w:rsidRDefault="3F8046FE" w:rsidP="56149C86">
      <w:pPr>
        <w:pStyle w:val="ListParagraph"/>
        <w:numPr>
          <w:ilvl w:val="0"/>
          <w:numId w:val="24"/>
        </w:numPr>
        <w:rPr>
          <w:rFonts w:eastAsia="Times New Roman" w:cs="Times New Roman"/>
          <w:color w:val="1F1F1F"/>
        </w:rPr>
      </w:pPr>
      <w:r w:rsidRPr="56149C86">
        <w:rPr>
          <w:rFonts w:eastAsia="Times New Roman" w:cs="Times New Roman"/>
          <w:color w:val="1F1F1F"/>
        </w:rPr>
        <w:t xml:space="preserve">Type relevant field observations, custom handling requests comments, or site conditions notes inside the open blank layout row box labeled </w:t>
      </w:r>
      <w:r w:rsidRPr="56149C86">
        <w:rPr>
          <w:rFonts w:eastAsia="Times New Roman" w:cs="Times New Roman"/>
          <w:b/>
          <w:bCs/>
          <w:color w:val="1F1F1F"/>
        </w:rPr>
        <w:t>Remarks</w:t>
      </w:r>
      <w:r w:rsidRPr="56149C86">
        <w:rPr>
          <w:rFonts w:eastAsia="Times New Roman" w:cs="Times New Roman"/>
          <w:color w:val="1F1F1F"/>
        </w:rPr>
        <w:t>.</w:t>
      </w:r>
    </w:p>
    <w:p w14:paraId="26E34AFD" w14:textId="3DE65EBB" w:rsidR="005D453A" w:rsidRPr="00F24057" w:rsidRDefault="3F8046FE" w:rsidP="56149C86">
      <w:pPr>
        <w:pStyle w:val="ListParagraph"/>
        <w:numPr>
          <w:ilvl w:val="0"/>
          <w:numId w:val="24"/>
        </w:numPr>
        <w:rPr>
          <w:rFonts w:eastAsia="Times New Roman" w:cs="Times New Roman"/>
          <w:color w:val="1F1F1F"/>
        </w:rPr>
      </w:pPr>
      <w:r w:rsidRPr="56149C86">
        <w:rPr>
          <w:rFonts w:eastAsia="Times New Roman" w:cs="Times New Roman"/>
          <w:color w:val="1F1F1F"/>
        </w:rPr>
        <w:t xml:space="preserve">Finalize transaction database validation entries by clicking the blue </w:t>
      </w:r>
      <w:r w:rsidRPr="56149C86">
        <w:rPr>
          <w:rFonts w:eastAsia="Times New Roman" w:cs="Times New Roman"/>
          <w:b/>
          <w:bCs/>
          <w:color w:val="1F1F1F"/>
        </w:rPr>
        <w:t>Save</w:t>
      </w:r>
      <w:r w:rsidRPr="56149C86">
        <w:rPr>
          <w:rFonts w:eastAsia="Times New Roman" w:cs="Times New Roman"/>
          <w:color w:val="1F1F1F"/>
        </w:rPr>
        <w:t xml:space="preserve"> execution control command icon button layout element. The application registers the transaction sheet details into historical storage tables and creates a verification code sequence matching layout pattern </w:t>
      </w:r>
      <w:proofErr w:type="spellStart"/>
      <w:r w:rsidRPr="56149C86">
        <w:rPr>
          <w:rFonts w:eastAsia="Times New Roman" w:cs="Times New Roman"/>
          <w:color w:val="1F1F1F"/>
        </w:rPr>
        <w:t>RSxxxxxxxx</w:t>
      </w:r>
      <w:proofErr w:type="spellEnd"/>
      <w:r w:rsidRPr="56149C86">
        <w:rPr>
          <w:rFonts w:eastAsia="Times New Roman" w:cs="Times New Roman"/>
          <w:color w:val="1F1F1F"/>
        </w:rPr>
        <w:t>.</w:t>
      </w:r>
    </w:p>
    <w:p w14:paraId="2F5D53EF" w14:textId="0AFFEAAA" w:rsidR="005D453A" w:rsidRPr="00F24057" w:rsidRDefault="005D453A" w:rsidP="005D453A"/>
    <w:p w14:paraId="2A69CEEE" w14:textId="77777777" w:rsidR="005D453A" w:rsidRPr="00F24057" w:rsidRDefault="005D453A" w:rsidP="005D453A">
      <w:r>
        <w:br w:type="page"/>
      </w:r>
    </w:p>
    <w:p w14:paraId="52248C70" w14:textId="195FFA60" w:rsidR="005D453A" w:rsidRPr="00F24057" w:rsidRDefault="005D453A" w:rsidP="005D453A">
      <w:pPr>
        <w:rPr>
          <w:rFonts w:eastAsia="Times New Roman" w:cs="Times New Roman"/>
          <w:b/>
          <w:color w:val="1F1F1F"/>
        </w:rPr>
      </w:pPr>
      <w:r>
        <w:rPr>
          <w:noProof/>
        </w:rPr>
        <w:drawing>
          <wp:inline distT="0" distB="0" distL="0" distR="0" wp14:anchorId="7283735F" wp14:editId="37EDEEF6">
            <wp:extent cx="5943600" cy="2266950"/>
            <wp:effectExtent l="0" t="0" r="0" b="0"/>
            <wp:docPr id="2080245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76956" name="Picture 613676956"/>
                    <pic:cNvPicPr/>
                  </pic:nvPicPr>
                  <pic:blipFill>
                    <a:blip r:embed="rId185">
                      <a:extLst>
                        <a:ext uri="{28A0092B-C50C-407E-A947-70E740481C1C}">
                          <a14:useLocalDpi xmlns:a14="http://schemas.microsoft.com/office/drawing/2010/main"/>
                        </a:ext>
                      </a:extLst>
                    </a:blip>
                    <a:stretch>
                      <a:fillRect/>
                    </a:stretch>
                  </pic:blipFill>
                  <pic:spPr>
                    <a:xfrm>
                      <a:off x="0" y="0"/>
                      <a:ext cx="5943600" cy="2266950"/>
                    </a:xfrm>
                    <a:prstGeom prst="rect">
                      <a:avLst/>
                    </a:prstGeom>
                  </pic:spPr>
                </pic:pic>
              </a:graphicData>
            </a:graphic>
          </wp:inline>
        </w:drawing>
      </w:r>
      <w:r w:rsidR="6BE4C77C" w:rsidRPr="56149C86">
        <w:rPr>
          <w:rFonts w:eastAsia="Times New Roman" w:cs="Times New Roman"/>
          <w:b/>
          <w:bCs/>
          <w:color w:val="1F1F1F"/>
        </w:rPr>
        <w:t>1.4 Field Carrier Dispatch Updates &amp; Signature Asset Storage</w:t>
      </w:r>
    </w:p>
    <w:p w14:paraId="346343E9" w14:textId="7A860D6C" w:rsidR="005D453A" w:rsidRPr="00F24057" w:rsidRDefault="6BE4C77C" w:rsidP="56149C86">
      <w:pPr>
        <w:pStyle w:val="ListParagraph"/>
        <w:numPr>
          <w:ilvl w:val="0"/>
          <w:numId w:val="23"/>
        </w:numPr>
        <w:rPr>
          <w:rFonts w:eastAsia="Times New Roman" w:cs="Times New Roman"/>
          <w:color w:val="1F1F1F"/>
        </w:rPr>
      </w:pPr>
      <w:r w:rsidRPr="56149C86">
        <w:rPr>
          <w:rFonts w:eastAsia="Times New Roman" w:cs="Times New Roman"/>
          <w:color w:val="1F1F1F"/>
        </w:rPr>
        <w:t xml:space="preserve">Navigate to the lower sector region menu link items panel row </w:t>
      </w:r>
      <w:proofErr w:type="gramStart"/>
      <w:r w:rsidRPr="56149C86">
        <w:rPr>
          <w:rFonts w:eastAsia="Times New Roman" w:cs="Times New Roman"/>
          <w:color w:val="1F1F1F"/>
        </w:rPr>
        <w:t>entries, and</w:t>
      </w:r>
      <w:proofErr w:type="gramEnd"/>
      <w:r w:rsidRPr="56149C86">
        <w:rPr>
          <w:rFonts w:eastAsia="Times New Roman" w:cs="Times New Roman"/>
          <w:color w:val="1F1F1F"/>
        </w:rPr>
        <w:t xml:space="preserve"> choose </w:t>
      </w:r>
      <w:r w:rsidRPr="56149C86">
        <w:rPr>
          <w:rFonts w:eastAsia="Times New Roman" w:cs="Times New Roman"/>
          <w:b/>
          <w:bCs/>
          <w:color w:val="1F1F1F"/>
        </w:rPr>
        <w:t>Upload Delivery</w:t>
      </w:r>
      <w:r w:rsidRPr="56149C86">
        <w:rPr>
          <w:rFonts w:eastAsia="Times New Roman" w:cs="Times New Roman"/>
          <w:color w:val="1F1F1F"/>
        </w:rPr>
        <w:t xml:space="preserve"> to initiate route closure routines (image_5.png).</w:t>
      </w:r>
    </w:p>
    <w:p w14:paraId="514123B0" w14:textId="2B98FA1A" w:rsidR="005D453A" w:rsidRPr="00F24057" w:rsidRDefault="6BE4C77C" w:rsidP="56149C86">
      <w:pPr>
        <w:pStyle w:val="ListParagraph"/>
        <w:numPr>
          <w:ilvl w:val="0"/>
          <w:numId w:val="23"/>
        </w:numPr>
        <w:rPr>
          <w:rFonts w:eastAsia="Times New Roman" w:cs="Times New Roman"/>
          <w:color w:val="1F1F1F"/>
        </w:rPr>
      </w:pPr>
      <w:r w:rsidRPr="56149C86">
        <w:rPr>
          <w:rFonts w:eastAsia="Times New Roman" w:cs="Times New Roman"/>
          <w:color w:val="1F1F1F"/>
        </w:rPr>
        <w:t xml:space="preserve">On the left master checklist grid, locate the targeted transaction index line tracking your delivery run, and click its blue </w:t>
      </w:r>
      <w:r w:rsidRPr="56149C86">
        <w:rPr>
          <w:rFonts w:eastAsia="Times New Roman" w:cs="Times New Roman"/>
          <w:b/>
          <w:bCs/>
          <w:color w:val="1F1F1F"/>
        </w:rPr>
        <w:t>Upload</w:t>
      </w:r>
      <w:r w:rsidRPr="56149C86">
        <w:rPr>
          <w:rFonts w:eastAsia="Times New Roman" w:cs="Times New Roman"/>
          <w:color w:val="1F1F1F"/>
        </w:rPr>
        <w:t xml:space="preserve"> action text grid button cell.</w:t>
      </w:r>
    </w:p>
    <w:p w14:paraId="5DEE47DC" w14:textId="79C5B86B" w:rsidR="005D453A" w:rsidRPr="00F24057" w:rsidRDefault="6BE4C77C" w:rsidP="56149C86">
      <w:pPr>
        <w:pStyle w:val="ListParagraph"/>
        <w:numPr>
          <w:ilvl w:val="0"/>
          <w:numId w:val="23"/>
        </w:numPr>
        <w:rPr>
          <w:rFonts w:eastAsia="Times New Roman" w:cs="Times New Roman"/>
          <w:color w:val="1F1F1F"/>
        </w:rPr>
      </w:pPr>
      <w:r w:rsidRPr="56149C86">
        <w:rPr>
          <w:rFonts w:eastAsia="Times New Roman" w:cs="Times New Roman"/>
          <w:color w:val="1F1F1F"/>
        </w:rPr>
        <w:t xml:space="preserve">Review properties mapped instantly over into the right-side configuration utility workspace dashboard labeled </w:t>
      </w:r>
      <w:r w:rsidRPr="56149C86">
        <w:rPr>
          <w:rFonts w:eastAsia="Times New Roman" w:cs="Times New Roman"/>
          <w:b/>
          <w:bCs/>
          <w:color w:val="1F1F1F"/>
        </w:rPr>
        <w:t>Upload Delivery Status</w:t>
      </w:r>
      <w:r w:rsidRPr="56149C86">
        <w:rPr>
          <w:rFonts w:eastAsia="Times New Roman" w:cs="Times New Roman"/>
          <w:color w:val="1F1F1F"/>
        </w:rPr>
        <w:t>:</w:t>
      </w:r>
    </w:p>
    <w:p w14:paraId="6B7DBF74" w14:textId="6B9BC273" w:rsidR="005D453A" w:rsidRPr="00F24057" w:rsidRDefault="6BE4C77C" w:rsidP="56149C86">
      <w:pPr>
        <w:pStyle w:val="ListParagraph"/>
        <w:numPr>
          <w:ilvl w:val="1"/>
          <w:numId w:val="23"/>
        </w:numPr>
        <w:rPr>
          <w:rFonts w:eastAsia="Times New Roman" w:cs="Times New Roman"/>
          <w:color w:val="1F1F1F"/>
        </w:rPr>
      </w:pPr>
      <w:r w:rsidRPr="56149C86">
        <w:rPr>
          <w:rFonts w:eastAsia="Times New Roman" w:cs="Times New Roman"/>
          <w:color w:val="1F1F1F"/>
        </w:rPr>
        <w:t>Verify that the client identifiers are correct (e.g., Order ID: ORb6ae5, Customer: Ng).</w:t>
      </w:r>
    </w:p>
    <w:p w14:paraId="06404126" w14:textId="11C2CACE" w:rsidR="005D453A" w:rsidRPr="00F24057" w:rsidRDefault="6BE4C77C" w:rsidP="56149C86">
      <w:pPr>
        <w:pStyle w:val="ListParagraph"/>
        <w:numPr>
          <w:ilvl w:val="1"/>
          <w:numId w:val="23"/>
        </w:numPr>
        <w:rPr>
          <w:rFonts w:eastAsia="Times New Roman" w:cs="Times New Roman"/>
          <w:color w:val="1F1F1F"/>
        </w:rPr>
      </w:pPr>
      <w:r w:rsidRPr="56149C86">
        <w:rPr>
          <w:rFonts w:eastAsia="Times New Roman" w:cs="Times New Roman"/>
          <w:color w:val="1F1F1F"/>
        </w:rPr>
        <w:t xml:space="preserve">Select your physical on-site time tracking validation marker properties via the </w:t>
      </w:r>
      <w:r w:rsidRPr="56149C86">
        <w:rPr>
          <w:rFonts w:eastAsia="Times New Roman" w:cs="Times New Roman"/>
          <w:b/>
          <w:bCs/>
          <w:color w:val="1F1F1F"/>
        </w:rPr>
        <w:t>Delivery Time</w:t>
      </w:r>
      <w:r w:rsidRPr="56149C86">
        <w:rPr>
          <w:rFonts w:eastAsia="Times New Roman" w:cs="Times New Roman"/>
          <w:color w:val="1F1F1F"/>
        </w:rPr>
        <w:t xml:space="preserve"> dropdown calendar interface component tool.</w:t>
      </w:r>
    </w:p>
    <w:p w14:paraId="72EAC4CA" w14:textId="4CDED2CD" w:rsidR="005D453A" w:rsidRPr="00F24057" w:rsidRDefault="6BE4C77C" w:rsidP="56149C86">
      <w:pPr>
        <w:pStyle w:val="ListParagraph"/>
        <w:numPr>
          <w:ilvl w:val="1"/>
          <w:numId w:val="23"/>
        </w:numPr>
        <w:rPr>
          <w:rFonts w:eastAsia="Times New Roman" w:cs="Times New Roman"/>
          <w:color w:val="1F1F1F"/>
        </w:rPr>
      </w:pPr>
      <w:r w:rsidRPr="56149C86">
        <w:rPr>
          <w:rFonts w:eastAsia="Times New Roman" w:cs="Times New Roman"/>
          <w:color w:val="1F1F1F"/>
        </w:rPr>
        <w:t xml:space="preserve">Adjust operational processing phase status parameters flags using the </w:t>
      </w:r>
      <w:r w:rsidRPr="56149C86">
        <w:rPr>
          <w:rFonts w:eastAsia="Times New Roman" w:cs="Times New Roman"/>
          <w:b/>
          <w:bCs/>
          <w:color w:val="1F1F1F"/>
        </w:rPr>
        <w:t>Status</w:t>
      </w:r>
      <w:r w:rsidRPr="56149C86">
        <w:rPr>
          <w:rFonts w:eastAsia="Times New Roman" w:cs="Times New Roman"/>
          <w:color w:val="1F1F1F"/>
        </w:rPr>
        <w:t xml:space="preserve"> choice box dropdown menu list to reflect ongoing status values (e.g., selecting option tag item tracking state label Delivery).</w:t>
      </w:r>
    </w:p>
    <w:p w14:paraId="740E8F1E" w14:textId="2B1B7A9A" w:rsidR="005D453A" w:rsidRPr="00F24057" w:rsidRDefault="6BE4C77C" w:rsidP="56149C86">
      <w:pPr>
        <w:pStyle w:val="ListParagraph"/>
        <w:numPr>
          <w:ilvl w:val="0"/>
          <w:numId w:val="23"/>
        </w:numPr>
        <w:rPr>
          <w:rFonts w:eastAsia="Times New Roman" w:cs="Times New Roman"/>
          <w:color w:val="1F1F1F"/>
        </w:rPr>
      </w:pPr>
      <w:r w:rsidRPr="56149C86">
        <w:rPr>
          <w:rFonts w:eastAsia="Times New Roman" w:cs="Times New Roman"/>
          <w:color w:val="1F1F1F"/>
        </w:rPr>
        <w:t xml:space="preserve">Click the green </w:t>
      </w:r>
      <w:r w:rsidRPr="56149C86">
        <w:rPr>
          <w:rFonts w:eastAsia="Times New Roman" w:cs="Times New Roman"/>
          <w:b/>
          <w:bCs/>
          <w:color w:val="1F1F1F"/>
        </w:rPr>
        <w:t>Upload</w:t>
      </w:r>
      <w:r w:rsidRPr="56149C86">
        <w:rPr>
          <w:rFonts w:eastAsia="Times New Roman" w:cs="Times New Roman"/>
          <w:color w:val="1F1F1F"/>
        </w:rPr>
        <w:t xml:space="preserve"> action execution button down below to open a file selection dialog. Browse your device storage to attach the customer's digital signature receipt photo document file (e.g., uploading target document data file path signature.jpg).</w:t>
      </w:r>
    </w:p>
    <w:p w14:paraId="4E2F2E97" w14:textId="3D4E7032" w:rsidR="005D453A" w:rsidRPr="00F24057" w:rsidRDefault="6BE4C77C" w:rsidP="56149C86">
      <w:pPr>
        <w:pStyle w:val="ListParagraph"/>
        <w:numPr>
          <w:ilvl w:val="0"/>
          <w:numId w:val="23"/>
        </w:numPr>
        <w:rPr>
          <w:rFonts w:eastAsia="Times New Roman" w:cs="Times New Roman"/>
          <w:color w:val="1F1F1F"/>
        </w:rPr>
      </w:pPr>
      <w:r w:rsidRPr="56149C86">
        <w:rPr>
          <w:rFonts w:eastAsia="Times New Roman" w:cs="Times New Roman"/>
          <w:color w:val="1F1F1F"/>
        </w:rPr>
        <w:t xml:space="preserve">Upon confirmation validation checking, the platform </w:t>
      </w:r>
      <w:proofErr w:type="gramStart"/>
      <w:r w:rsidRPr="56149C86">
        <w:rPr>
          <w:rFonts w:eastAsia="Times New Roman" w:cs="Times New Roman"/>
          <w:color w:val="1F1F1F"/>
        </w:rPr>
        <w:t>clones</w:t>
      </w:r>
      <w:proofErr w:type="gramEnd"/>
      <w:r w:rsidRPr="56149C86">
        <w:rPr>
          <w:rFonts w:eastAsia="Times New Roman" w:cs="Times New Roman"/>
          <w:color w:val="1F1F1F"/>
        </w:rPr>
        <w:t xml:space="preserve"> media assets securely into server asset roots, changes the underlying master sale system status tracking properties flags instantly over to Delivered, and removes the completed transaction out of open delivery tracking queues.</w:t>
      </w:r>
    </w:p>
    <w:p w14:paraId="38344D27" w14:textId="66F41C17" w:rsidR="005D453A" w:rsidRPr="00F24057" w:rsidRDefault="005D453A" w:rsidP="005D453A"/>
    <w:p w14:paraId="49809457" w14:textId="77777777" w:rsidR="005D453A" w:rsidRPr="00F24057" w:rsidRDefault="005D453A" w:rsidP="005D453A">
      <w:r>
        <w:br w:type="page"/>
      </w:r>
    </w:p>
    <w:p w14:paraId="759660FD" w14:textId="46AA70E9" w:rsidR="005D453A" w:rsidRPr="00F24057" w:rsidRDefault="005D453A" w:rsidP="005D453A">
      <w:pPr>
        <w:rPr>
          <w:rFonts w:eastAsia="Times New Roman" w:cs="Times New Roman"/>
          <w:b/>
          <w:color w:val="1F1F1F"/>
        </w:rPr>
      </w:pPr>
      <w:r>
        <w:rPr>
          <w:noProof/>
        </w:rPr>
        <w:drawing>
          <wp:inline distT="0" distB="0" distL="0" distR="0" wp14:anchorId="3DF518FA" wp14:editId="7ECBFED7">
            <wp:extent cx="5943600" cy="3048000"/>
            <wp:effectExtent l="0" t="0" r="0" b="0"/>
            <wp:docPr id="1111120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6047" name="Picture 181036047"/>
                    <pic:cNvPicPr/>
                  </pic:nvPicPr>
                  <pic:blipFill>
                    <a:blip r:embed="rId190">
                      <a:extLst>
                        <a:ext uri="{28A0092B-C50C-407E-A947-70E740481C1C}">
                          <a14:useLocalDpi xmlns:a14="http://schemas.microsoft.com/office/drawing/2010/main"/>
                        </a:ext>
                      </a:extLst>
                    </a:blip>
                    <a:stretch>
                      <a:fillRect/>
                    </a:stretch>
                  </pic:blipFill>
                  <pic:spPr>
                    <a:xfrm>
                      <a:off x="0" y="0"/>
                      <a:ext cx="5943600" cy="3048000"/>
                    </a:xfrm>
                    <a:prstGeom prst="rect">
                      <a:avLst/>
                    </a:prstGeom>
                  </pic:spPr>
                </pic:pic>
              </a:graphicData>
            </a:graphic>
          </wp:inline>
        </w:drawing>
      </w:r>
      <w:r w:rsidR="61FD5891" w:rsidRPr="56149C86">
        <w:rPr>
          <w:rFonts w:eastAsia="Times New Roman" w:cs="Times New Roman"/>
          <w:b/>
          <w:bCs/>
          <w:color w:val="1F1F1F"/>
        </w:rPr>
        <w:t>2.1 Auditing Material Requests Log Repositories</w:t>
      </w:r>
    </w:p>
    <w:p w14:paraId="66F80888" w14:textId="206FCE66" w:rsidR="005D453A" w:rsidRPr="00F24057" w:rsidRDefault="61FD5891" w:rsidP="56149C86">
      <w:pPr>
        <w:pStyle w:val="ListParagraph"/>
        <w:numPr>
          <w:ilvl w:val="0"/>
          <w:numId w:val="22"/>
        </w:numPr>
        <w:rPr>
          <w:rFonts w:eastAsia="Times New Roman" w:cs="Times New Roman"/>
          <w:color w:val="1F1F1F"/>
        </w:rPr>
      </w:pPr>
      <w:r w:rsidRPr="56149C86">
        <w:rPr>
          <w:rFonts w:eastAsia="Times New Roman" w:cs="Times New Roman"/>
          <w:color w:val="1F1F1F"/>
        </w:rPr>
        <w:t xml:space="preserve">Open the departmental operational dashboard window layout frame module titled </w:t>
      </w:r>
      <w:r w:rsidRPr="56149C86">
        <w:rPr>
          <w:rFonts w:eastAsia="Times New Roman" w:cs="Times New Roman"/>
          <w:b/>
          <w:bCs/>
          <w:color w:val="1F1F1F"/>
        </w:rPr>
        <w:t>Production Management</w:t>
      </w:r>
      <w:r w:rsidRPr="56149C86">
        <w:rPr>
          <w:rFonts w:eastAsia="Times New Roman" w:cs="Times New Roman"/>
          <w:color w:val="1F1F1F"/>
        </w:rPr>
        <w:t xml:space="preserve"> (image_6.png).</w:t>
      </w:r>
    </w:p>
    <w:p w14:paraId="69F93114" w14:textId="2F4C604C" w:rsidR="005D453A" w:rsidRPr="00F24057" w:rsidRDefault="61FD5891" w:rsidP="56149C86">
      <w:pPr>
        <w:pStyle w:val="ListParagraph"/>
        <w:numPr>
          <w:ilvl w:val="0"/>
          <w:numId w:val="22"/>
        </w:numPr>
        <w:rPr>
          <w:rFonts w:eastAsia="Times New Roman" w:cs="Times New Roman"/>
          <w:color w:val="1F1F1F"/>
        </w:rPr>
      </w:pPr>
      <w:r w:rsidRPr="56149C86">
        <w:rPr>
          <w:rFonts w:eastAsia="Times New Roman" w:cs="Times New Roman"/>
          <w:color w:val="1F1F1F"/>
        </w:rPr>
        <w:t xml:space="preserve">Click onto the first sidebar menu path item entry track line labeled </w:t>
      </w:r>
      <w:r w:rsidRPr="56149C86">
        <w:rPr>
          <w:rFonts w:eastAsia="Times New Roman" w:cs="Times New Roman"/>
          <w:b/>
          <w:bCs/>
          <w:color w:val="1F1F1F"/>
        </w:rPr>
        <w:t>Search Raw Material Request</w:t>
      </w:r>
      <w:r w:rsidRPr="56149C86">
        <w:rPr>
          <w:rFonts w:eastAsia="Times New Roman" w:cs="Times New Roman"/>
          <w:color w:val="1F1F1F"/>
        </w:rPr>
        <w:t>.</w:t>
      </w:r>
    </w:p>
    <w:p w14:paraId="09AB6FA3" w14:textId="6D3DC920" w:rsidR="005D453A" w:rsidRPr="00F24057" w:rsidRDefault="61FD5891" w:rsidP="56149C86">
      <w:pPr>
        <w:pStyle w:val="ListParagraph"/>
        <w:numPr>
          <w:ilvl w:val="0"/>
          <w:numId w:val="22"/>
        </w:numPr>
        <w:rPr>
          <w:rFonts w:eastAsia="Times New Roman" w:cs="Times New Roman"/>
          <w:color w:val="1F1F1F"/>
        </w:rPr>
      </w:pPr>
      <w:r w:rsidRPr="56149C86">
        <w:rPr>
          <w:rFonts w:eastAsia="Times New Roman" w:cs="Times New Roman"/>
          <w:color w:val="1F1F1F"/>
        </w:rPr>
        <w:t>View the current statuses of raw material requests via the main logging overview data table matrix columns (</w:t>
      </w:r>
      <w:proofErr w:type="spellStart"/>
      <w:r w:rsidRPr="56149C86">
        <w:rPr>
          <w:rFonts w:eastAsia="Times New Roman" w:cs="Times New Roman"/>
          <w:color w:val="1F1F1F"/>
        </w:rPr>
        <w:t>RequestID</w:t>
      </w:r>
      <w:proofErr w:type="spellEnd"/>
      <w:r w:rsidRPr="56149C86">
        <w:rPr>
          <w:rFonts w:eastAsia="Times New Roman" w:cs="Times New Roman"/>
          <w:color w:val="1F1F1F"/>
        </w:rPr>
        <w:t xml:space="preserve">, </w:t>
      </w:r>
      <w:proofErr w:type="spellStart"/>
      <w:r w:rsidRPr="56149C86">
        <w:rPr>
          <w:rFonts w:eastAsia="Times New Roman" w:cs="Times New Roman"/>
          <w:color w:val="1F1F1F"/>
        </w:rPr>
        <w:t>EmployeeName</w:t>
      </w:r>
      <w:proofErr w:type="spellEnd"/>
      <w:r w:rsidRPr="56149C86">
        <w:rPr>
          <w:rFonts w:eastAsia="Times New Roman" w:cs="Times New Roman"/>
          <w:color w:val="1F1F1F"/>
        </w:rPr>
        <w:t xml:space="preserve">, </w:t>
      </w:r>
      <w:proofErr w:type="spellStart"/>
      <w:r w:rsidRPr="56149C86">
        <w:rPr>
          <w:rFonts w:eastAsia="Times New Roman" w:cs="Times New Roman"/>
          <w:color w:val="1F1F1F"/>
        </w:rPr>
        <w:t>TakesTime</w:t>
      </w:r>
      <w:proofErr w:type="spellEnd"/>
      <w:r w:rsidRPr="56149C86">
        <w:rPr>
          <w:rFonts w:eastAsia="Times New Roman" w:cs="Times New Roman"/>
          <w:color w:val="1F1F1F"/>
        </w:rPr>
        <w:t>, Status).</w:t>
      </w:r>
    </w:p>
    <w:p w14:paraId="1DB0149A" w14:textId="4B9F5063" w:rsidR="005D453A" w:rsidRPr="00F24057" w:rsidRDefault="61FD5891" w:rsidP="56149C86">
      <w:pPr>
        <w:pStyle w:val="ListParagraph"/>
        <w:numPr>
          <w:ilvl w:val="0"/>
          <w:numId w:val="22"/>
        </w:numPr>
        <w:rPr>
          <w:rFonts w:eastAsia="Times New Roman" w:cs="Times New Roman"/>
          <w:color w:val="1F1F1F"/>
        </w:rPr>
      </w:pPr>
      <w:r w:rsidRPr="56149C86">
        <w:rPr>
          <w:rFonts w:eastAsia="Times New Roman" w:cs="Times New Roman"/>
          <w:b/>
          <w:bCs/>
          <w:color w:val="1F1F1F"/>
        </w:rPr>
        <w:t>System Navigation Operational Alert Rule:</w:t>
      </w:r>
      <w:r w:rsidRPr="56149C86">
        <w:rPr>
          <w:rFonts w:eastAsia="Times New Roman" w:cs="Times New Roman"/>
          <w:color w:val="1F1F1F"/>
        </w:rPr>
        <w:t xml:space="preserve"> To review detailed underlying data rows configurations, select a target row index and click its associated cell action button marked </w:t>
      </w:r>
      <w:r w:rsidRPr="56149C86">
        <w:rPr>
          <w:rFonts w:eastAsia="Times New Roman" w:cs="Times New Roman"/>
          <w:b/>
          <w:bCs/>
          <w:color w:val="1F1F1F"/>
        </w:rPr>
        <w:t>View</w:t>
      </w:r>
      <w:r w:rsidRPr="56149C86">
        <w:rPr>
          <w:rFonts w:eastAsia="Times New Roman" w:cs="Times New Roman"/>
          <w:color w:val="1F1F1F"/>
        </w:rPr>
        <w:t>.</w:t>
      </w:r>
    </w:p>
    <w:p w14:paraId="6340547C" w14:textId="5AE3189F" w:rsidR="005D453A" w:rsidRPr="00F24057" w:rsidRDefault="61FD5891" w:rsidP="005D453A">
      <w:pPr>
        <w:rPr>
          <w:rFonts w:eastAsia="Times New Roman" w:cs="Times New Roman"/>
          <w:color w:val="1F1F1F"/>
        </w:rPr>
      </w:pPr>
      <w:r w:rsidRPr="56149C86">
        <w:rPr>
          <w:rFonts w:eastAsia="Times New Roman" w:cs="Times New Roman"/>
          <w:b/>
          <w:bCs/>
          <w:color w:val="1F1F1F"/>
        </w:rPr>
        <w:t>SYSTEM LIMITATION WARNING:</w:t>
      </w:r>
      <w:r w:rsidRPr="56149C86">
        <w:rPr>
          <w:rFonts w:eastAsia="Times New Roman" w:cs="Times New Roman"/>
          <w:color w:val="1F1F1F"/>
        </w:rPr>
        <w:t xml:space="preserve"> The system provides read-only view access via this portal interface frame console. There is no edit button exposed to directly modify values. If an active pending request record needs changes, you must cancel the old request completely and compile a new request document from scratch.</w:t>
      </w:r>
    </w:p>
    <w:p w14:paraId="64C7B48E" w14:textId="0778ABCE" w:rsidR="005D453A" w:rsidRPr="00F24057" w:rsidRDefault="005D453A" w:rsidP="005D453A"/>
    <w:p w14:paraId="5C669B74" w14:textId="77777777" w:rsidR="005D453A" w:rsidRPr="00F24057" w:rsidRDefault="005D453A" w:rsidP="005D453A">
      <w:r>
        <w:br w:type="page"/>
      </w:r>
    </w:p>
    <w:p w14:paraId="0AA24849" w14:textId="3547AB8A" w:rsidR="005D453A" w:rsidRPr="00F24057" w:rsidRDefault="005D453A" w:rsidP="005D453A">
      <w:pPr>
        <w:rPr>
          <w:rFonts w:eastAsia="Times New Roman" w:cs="Times New Roman"/>
          <w:b/>
          <w:color w:val="1F1F1F"/>
        </w:rPr>
      </w:pPr>
      <w:r>
        <w:rPr>
          <w:noProof/>
        </w:rPr>
        <w:drawing>
          <wp:inline distT="0" distB="0" distL="0" distR="0" wp14:anchorId="72FC7E01" wp14:editId="5B7AEEF6">
            <wp:extent cx="5943600" cy="3048000"/>
            <wp:effectExtent l="0" t="0" r="0" b="0"/>
            <wp:docPr id="2342280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00226" name="Picture 925200226"/>
                    <pic:cNvPicPr/>
                  </pic:nvPicPr>
                  <pic:blipFill>
                    <a:blip r:embed="rId192">
                      <a:extLst>
                        <a:ext uri="{28A0092B-C50C-407E-A947-70E740481C1C}">
                          <a14:useLocalDpi xmlns:a14="http://schemas.microsoft.com/office/drawing/2010/main"/>
                        </a:ext>
                      </a:extLst>
                    </a:blip>
                    <a:stretch>
                      <a:fillRect/>
                    </a:stretch>
                  </pic:blipFill>
                  <pic:spPr>
                    <a:xfrm>
                      <a:off x="0" y="0"/>
                      <a:ext cx="5943600" cy="3048000"/>
                    </a:xfrm>
                    <a:prstGeom prst="rect">
                      <a:avLst/>
                    </a:prstGeom>
                  </pic:spPr>
                </pic:pic>
              </a:graphicData>
            </a:graphic>
          </wp:inline>
        </w:drawing>
      </w:r>
      <w:r w:rsidR="3A730417" w:rsidRPr="56149C86">
        <w:rPr>
          <w:rFonts w:eastAsia="Times New Roman" w:cs="Times New Roman"/>
          <w:b/>
          <w:bCs/>
          <w:color w:val="1F1F1F"/>
        </w:rPr>
        <w:t>2.2 Material Request Compilation &amp; Cart Processing Routines</w:t>
      </w:r>
    </w:p>
    <w:p w14:paraId="305E0A1E" w14:textId="68F04F40" w:rsidR="005D453A" w:rsidRPr="00F24057" w:rsidRDefault="3A730417" w:rsidP="56149C86">
      <w:pPr>
        <w:pStyle w:val="ListParagraph"/>
        <w:numPr>
          <w:ilvl w:val="0"/>
          <w:numId w:val="21"/>
        </w:numPr>
        <w:rPr>
          <w:rFonts w:eastAsia="Times New Roman" w:cs="Times New Roman"/>
          <w:color w:val="1F1F1F"/>
        </w:rPr>
      </w:pPr>
      <w:r w:rsidRPr="56149C86">
        <w:rPr>
          <w:rFonts w:eastAsia="Times New Roman" w:cs="Times New Roman"/>
          <w:color w:val="1F1F1F"/>
        </w:rPr>
        <w:t xml:space="preserve">Click the second sidebar menu pathway interface option entry marked </w:t>
      </w:r>
      <w:r w:rsidRPr="56149C86">
        <w:rPr>
          <w:rFonts w:eastAsia="Times New Roman" w:cs="Times New Roman"/>
          <w:b/>
          <w:bCs/>
          <w:color w:val="1F1F1F"/>
        </w:rPr>
        <w:t>Search Raw Material Request</w:t>
      </w:r>
      <w:r w:rsidRPr="56149C86">
        <w:rPr>
          <w:rFonts w:eastAsia="Times New Roman" w:cs="Times New Roman"/>
          <w:color w:val="1F1F1F"/>
        </w:rPr>
        <w:t xml:space="preserve"> to load step 1 catalog layout canvas frames (image_7.png).</w:t>
      </w:r>
    </w:p>
    <w:p w14:paraId="59482847" w14:textId="6F976781" w:rsidR="005D453A" w:rsidRPr="00F24057" w:rsidRDefault="3A730417" w:rsidP="56149C86">
      <w:pPr>
        <w:pStyle w:val="ListParagraph"/>
        <w:numPr>
          <w:ilvl w:val="0"/>
          <w:numId w:val="21"/>
        </w:numPr>
        <w:rPr>
          <w:rFonts w:eastAsia="Times New Roman" w:cs="Times New Roman"/>
          <w:color w:val="1F1F1F"/>
        </w:rPr>
      </w:pPr>
      <w:r w:rsidRPr="56149C86">
        <w:rPr>
          <w:rFonts w:eastAsia="Times New Roman" w:cs="Times New Roman"/>
          <w:color w:val="1F1F1F"/>
        </w:rPr>
        <w:t>Browse through distributed category inventory catalog sheets containing data summaries layout cards tracking stock metrics configurations.</w:t>
      </w:r>
    </w:p>
    <w:p w14:paraId="1BA3499A" w14:textId="5A740062" w:rsidR="005D453A" w:rsidRPr="00F24057" w:rsidRDefault="3A730417" w:rsidP="56149C86">
      <w:pPr>
        <w:pStyle w:val="ListParagraph"/>
        <w:numPr>
          <w:ilvl w:val="0"/>
          <w:numId w:val="21"/>
        </w:numPr>
        <w:rPr>
          <w:rFonts w:eastAsia="Times New Roman" w:cs="Times New Roman"/>
          <w:color w:val="1F1F1F"/>
        </w:rPr>
      </w:pPr>
      <w:r w:rsidRPr="56149C86">
        <w:rPr>
          <w:rFonts w:eastAsia="Times New Roman" w:cs="Times New Roman"/>
          <w:color w:val="1F1F1F"/>
        </w:rPr>
        <w:t>Check dynamic material quantities properties indicators text flags parameters rows down inside item profile cards to confirm current warehouse balances (e.g., identifying that item Solid Wood has Stock: 20 remaining, while item Plywood registers a balance of Stock: 200).</w:t>
      </w:r>
    </w:p>
    <w:p w14:paraId="750494D8" w14:textId="1E7C186F" w:rsidR="005D453A" w:rsidRPr="00F24057" w:rsidRDefault="3A730417" w:rsidP="56149C86">
      <w:pPr>
        <w:pStyle w:val="ListParagraph"/>
        <w:numPr>
          <w:ilvl w:val="0"/>
          <w:numId w:val="21"/>
        </w:numPr>
        <w:rPr>
          <w:rFonts w:eastAsia="Times New Roman" w:cs="Times New Roman"/>
          <w:color w:val="1F1F1F"/>
        </w:rPr>
      </w:pPr>
      <w:r w:rsidRPr="56149C86">
        <w:rPr>
          <w:rFonts w:eastAsia="Times New Roman" w:cs="Times New Roman"/>
          <w:color w:val="1F1F1F"/>
        </w:rPr>
        <w:t xml:space="preserve">Input your desired material request counts using individual item </w:t>
      </w:r>
      <w:proofErr w:type="spellStart"/>
      <w:r w:rsidRPr="56149C86">
        <w:rPr>
          <w:rFonts w:eastAsia="Times New Roman" w:cs="Times New Roman"/>
          <w:color w:val="1F1F1F"/>
        </w:rPr>
        <w:t>numericUpDown</w:t>
      </w:r>
      <w:proofErr w:type="spellEnd"/>
      <w:r w:rsidRPr="56149C86">
        <w:rPr>
          <w:rFonts w:eastAsia="Times New Roman" w:cs="Times New Roman"/>
          <w:color w:val="1F1F1F"/>
        </w:rPr>
        <w:t xml:space="preserve"> spinner boxes lines fields markers (</w:t>
      </w:r>
      <w:r w:rsidRPr="56149C86">
        <w:rPr>
          <w:rFonts w:eastAsia="Times New Roman" w:cs="Times New Roman"/>
          <w:b/>
          <w:bCs/>
          <w:color w:val="1F1F1F"/>
        </w:rPr>
        <w:t>Qty:</w:t>
      </w:r>
      <w:r w:rsidRPr="56149C86">
        <w:rPr>
          <w:rFonts w:eastAsia="Times New Roman" w:cs="Times New Roman"/>
          <w:color w:val="1F1F1F"/>
        </w:rPr>
        <w:t>).</w:t>
      </w:r>
    </w:p>
    <w:p w14:paraId="5CA40996" w14:textId="74D682E2" w:rsidR="005D453A" w:rsidRPr="00F24057" w:rsidRDefault="3A730417" w:rsidP="56149C86">
      <w:pPr>
        <w:pStyle w:val="ListParagraph"/>
        <w:numPr>
          <w:ilvl w:val="0"/>
          <w:numId w:val="21"/>
        </w:numPr>
        <w:rPr>
          <w:rFonts w:eastAsia="Times New Roman" w:cs="Times New Roman"/>
          <w:color w:val="1F1F1F"/>
        </w:rPr>
      </w:pPr>
      <w:r w:rsidRPr="56149C86">
        <w:rPr>
          <w:rFonts w:eastAsia="Times New Roman" w:cs="Times New Roman"/>
          <w:color w:val="1F1F1F"/>
        </w:rPr>
        <w:t xml:space="preserve">Click the blue </w:t>
      </w:r>
      <w:r w:rsidRPr="56149C86">
        <w:rPr>
          <w:rFonts w:eastAsia="Times New Roman" w:cs="Times New Roman"/>
          <w:b/>
          <w:bCs/>
          <w:color w:val="1F1F1F"/>
        </w:rPr>
        <w:t>+ Add</w:t>
      </w:r>
      <w:r w:rsidRPr="56149C86">
        <w:rPr>
          <w:rFonts w:eastAsia="Times New Roman" w:cs="Times New Roman"/>
          <w:color w:val="1F1F1F"/>
        </w:rPr>
        <w:t xml:space="preserve"> command box layout block button item components to cache item quantities down straight into the temporary </w:t>
      </w:r>
      <w:r w:rsidRPr="56149C86">
        <w:rPr>
          <w:rFonts w:eastAsia="Times New Roman" w:cs="Times New Roman"/>
          <w:b/>
          <w:bCs/>
          <w:color w:val="1F1F1F"/>
        </w:rPr>
        <w:t>CART</w:t>
      </w:r>
      <w:r w:rsidRPr="56149C86">
        <w:rPr>
          <w:rFonts w:eastAsia="Times New Roman" w:cs="Times New Roman"/>
          <w:color w:val="1F1F1F"/>
        </w:rPr>
        <w:t xml:space="preserve"> workspace on the right pane.</w:t>
      </w:r>
    </w:p>
    <w:p w14:paraId="2FD1ACB6" w14:textId="2EBB83D4" w:rsidR="005D453A" w:rsidRPr="00F24057" w:rsidRDefault="3A730417" w:rsidP="56149C86">
      <w:pPr>
        <w:pStyle w:val="ListParagraph"/>
        <w:numPr>
          <w:ilvl w:val="0"/>
          <w:numId w:val="21"/>
        </w:numPr>
        <w:rPr>
          <w:rFonts w:eastAsia="Times New Roman" w:cs="Times New Roman"/>
          <w:color w:val="1F1F1F"/>
        </w:rPr>
      </w:pPr>
      <w:r w:rsidRPr="56149C86">
        <w:rPr>
          <w:rFonts w:eastAsia="Times New Roman" w:cs="Times New Roman"/>
          <w:color w:val="1F1F1F"/>
        </w:rPr>
        <w:t xml:space="preserve">Verify your total running selection indicators count matches requirements via the red status tracking text counter indicator line reading </w:t>
      </w:r>
      <w:r w:rsidRPr="56149C86">
        <w:rPr>
          <w:rFonts w:eastAsia="Times New Roman" w:cs="Times New Roman"/>
          <w:b/>
          <w:bCs/>
          <w:color w:val="1F1F1F"/>
        </w:rPr>
        <w:t>Total: X items</w:t>
      </w:r>
      <w:r w:rsidRPr="56149C86">
        <w:rPr>
          <w:rFonts w:eastAsia="Times New Roman" w:cs="Times New Roman"/>
          <w:color w:val="1F1F1F"/>
        </w:rPr>
        <w:t>.</w:t>
      </w:r>
    </w:p>
    <w:p w14:paraId="0CCC629C" w14:textId="095AB21B" w:rsidR="005D453A" w:rsidRPr="00F24057" w:rsidRDefault="3A730417" w:rsidP="56149C86">
      <w:pPr>
        <w:pStyle w:val="ListParagraph"/>
        <w:numPr>
          <w:ilvl w:val="0"/>
          <w:numId w:val="21"/>
        </w:numPr>
        <w:rPr>
          <w:rFonts w:eastAsia="Times New Roman" w:cs="Times New Roman"/>
          <w:color w:val="1F1F1F"/>
        </w:rPr>
      </w:pPr>
      <w:r w:rsidRPr="56149C86">
        <w:rPr>
          <w:rFonts w:eastAsia="Times New Roman" w:cs="Times New Roman"/>
          <w:color w:val="1F1F1F"/>
        </w:rPr>
        <w:t xml:space="preserve">Click the white layout block execution button component marked </w:t>
      </w:r>
      <w:r w:rsidRPr="56149C86">
        <w:rPr>
          <w:rFonts w:eastAsia="Times New Roman" w:cs="Times New Roman"/>
          <w:b/>
          <w:bCs/>
          <w:color w:val="1F1F1F"/>
        </w:rPr>
        <w:t>Request</w:t>
      </w:r>
      <w:r w:rsidRPr="56149C86">
        <w:rPr>
          <w:rFonts w:eastAsia="Times New Roman" w:cs="Times New Roman"/>
          <w:color w:val="1F1F1F"/>
        </w:rPr>
        <w:t xml:space="preserve"> to advance straight over into checkout submission validation processing forms.</w:t>
      </w:r>
    </w:p>
    <w:p w14:paraId="6766923F" w14:textId="7AB33389" w:rsidR="005D453A" w:rsidRPr="00F24057" w:rsidRDefault="005D453A" w:rsidP="005D453A"/>
    <w:p w14:paraId="6505644F" w14:textId="77777777" w:rsidR="005D453A" w:rsidRPr="00F24057" w:rsidRDefault="005D453A" w:rsidP="005D453A">
      <w:r>
        <w:br w:type="page"/>
      </w:r>
    </w:p>
    <w:p w14:paraId="5EC55F85" w14:textId="1FD16F4C" w:rsidR="005D453A" w:rsidRPr="00F24057" w:rsidRDefault="005D453A" w:rsidP="005D453A">
      <w:pPr>
        <w:rPr>
          <w:rFonts w:eastAsia="Times New Roman" w:cs="Times New Roman"/>
          <w:b/>
          <w:color w:val="1F1F1F"/>
        </w:rPr>
      </w:pPr>
      <w:r>
        <w:rPr>
          <w:noProof/>
        </w:rPr>
        <w:drawing>
          <wp:inline distT="0" distB="0" distL="0" distR="0" wp14:anchorId="162E4449" wp14:editId="07FE7419">
            <wp:extent cx="5943600" cy="3057525"/>
            <wp:effectExtent l="0" t="0" r="0" b="0"/>
            <wp:docPr id="1905611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47796" name="Picture 328847796"/>
                    <pic:cNvPicPr/>
                  </pic:nvPicPr>
                  <pic:blipFill>
                    <a:blip r:embed="rId199">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r w:rsidR="2D51DAB2" w:rsidRPr="56149C86">
        <w:rPr>
          <w:rFonts w:eastAsia="Times New Roman" w:cs="Times New Roman"/>
          <w:b/>
          <w:bCs/>
          <w:color w:val="1F1F1F"/>
        </w:rPr>
        <w:t>2.3 Executing and Saving Material Procurement Requests</w:t>
      </w:r>
    </w:p>
    <w:p w14:paraId="5CB0F737" w14:textId="2F5595DE" w:rsidR="005D453A" w:rsidRPr="00F24057" w:rsidRDefault="2D51DAB2" w:rsidP="56149C86">
      <w:pPr>
        <w:pStyle w:val="ListParagraph"/>
        <w:numPr>
          <w:ilvl w:val="0"/>
          <w:numId w:val="20"/>
        </w:numPr>
        <w:rPr>
          <w:rFonts w:eastAsia="Times New Roman" w:cs="Times New Roman"/>
          <w:color w:val="1F1F1F"/>
        </w:rPr>
      </w:pPr>
      <w:r w:rsidRPr="56149C86">
        <w:rPr>
          <w:rFonts w:eastAsia="Times New Roman" w:cs="Times New Roman"/>
          <w:color w:val="1F1F1F"/>
        </w:rPr>
        <w:t>Complete form parameter entries within the material request summary form canvas window (image_8.png):</w:t>
      </w:r>
    </w:p>
    <w:p w14:paraId="0C55C23A" w14:textId="4B6EF473" w:rsidR="005D453A" w:rsidRPr="00F24057" w:rsidRDefault="2D51DAB2" w:rsidP="56149C86">
      <w:pPr>
        <w:pStyle w:val="ListParagraph"/>
        <w:numPr>
          <w:ilvl w:val="1"/>
          <w:numId w:val="20"/>
        </w:numPr>
        <w:rPr>
          <w:rFonts w:eastAsia="Times New Roman" w:cs="Times New Roman"/>
          <w:color w:val="1F1F1F"/>
        </w:rPr>
      </w:pPr>
      <w:r w:rsidRPr="56149C86">
        <w:rPr>
          <w:rFonts w:eastAsia="Times New Roman" w:cs="Times New Roman"/>
          <w:color w:val="1F1F1F"/>
        </w:rPr>
        <w:t>Confirm that your account identifier parameters display correctly in the read-only boxes (</w:t>
      </w:r>
      <w:r w:rsidRPr="56149C86">
        <w:rPr>
          <w:rFonts w:eastAsia="Times New Roman" w:cs="Times New Roman"/>
          <w:b/>
          <w:bCs/>
          <w:color w:val="1F1F1F"/>
        </w:rPr>
        <w:t>Employee ID: 10006</w:t>
      </w:r>
      <w:r w:rsidRPr="56149C86">
        <w:rPr>
          <w:rFonts w:eastAsia="Times New Roman" w:cs="Times New Roman"/>
          <w:color w:val="1F1F1F"/>
        </w:rPr>
        <w:t xml:space="preserve">, </w:t>
      </w:r>
      <w:r w:rsidRPr="56149C86">
        <w:rPr>
          <w:rFonts w:eastAsia="Times New Roman" w:cs="Times New Roman"/>
          <w:b/>
          <w:bCs/>
          <w:color w:val="1F1F1F"/>
        </w:rPr>
        <w:t>Employee Name: Anson Kong</w:t>
      </w:r>
      <w:r w:rsidRPr="56149C86">
        <w:rPr>
          <w:rFonts w:eastAsia="Times New Roman" w:cs="Times New Roman"/>
          <w:color w:val="1F1F1F"/>
        </w:rPr>
        <w:t>).</w:t>
      </w:r>
    </w:p>
    <w:p w14:paraId="4CA9971A" w14:textId="0B9BEF96" w:rsidR="005D453A" w:rsidRPr="00F24057" w:rsidRDefault="2D51DAB2" w:rsidP="56149C86">
      <w:pPr>
        <w:pStyle w:val="ListParagraph"/>
        <w:numPr>
          <w:ilvl w:val="1"/>
          <w:numId w:val="20"/>
        </w:numPr>
        <w:rPr>
          <w:rFonts w:eastAsia="Times New Roman" w:cs="Times New Roman"/>
          <w:color w:val="1F1F1F"/>
        </w:rPr>
      </w:pPr>
      <w:r w:rsidRPr="56149C86">
        <w:rPr>
          <w:rFonts w:eastAsia="Times New Roman" w:cs="Times New Roman"/>
          <w:color w:val="1F1F1F"/>
        </w:rPr>
        <w:t xml:space="preserve">Type your active phone contact digits directly into the editable input workspace box field labeled </w:t>
      </w:r>
      <w:r w:rsidRPr="56149C86">
        <w:rPr>
          <w:rFonts w:eastAsia="Times New Roman" w:cs="Times New Roman"/>
          <w:b/>
          <w:bCs/>
          <w:color w:val="1F1F1F"/>
        </w:rPr>
        <w:t>Phone Number</w:t>
      </w:r>
      <w:r w:rsidRPr="56149C86">
        <w:rPr>
          <w:rFonts w:eastAsia="Times New Roman" w:cs="Times New Roman"/>
          <w:color w:val="1F1F1F"/>
        </w:rPr>
        <w:t>.</w:t>
      </w:r>
    </w:p>
    <w:p w14:paraId="42B53DCF" w14:textId="54B213D1" w:rsidR="005D453A" w:rsidRPr="00F24057" w:rsidRDefault="2D51DAB2" w:rsidP="56149C86">
      <w:pPr>
        <w:pStyle w:val="ListParagraph"/>
        <w:numPr>
          <w:ilvl w:val="1"/>
          <w:numId w:val="20"/>
        </w:numPr>
        <w:rPr>
          <w:rFonts w:eastAsia="Times New Roman" w:cs="Times New Roman"/>
          <w:color w:val="1F1F1F"/>
        </w:rPr>
      </w:pPr>
      <w:r w:rsidRPr="56149C86">
        <w:rPr>
          <w:rFonts w:eastAsia="Times New Roman" w:cs="Times New Roman"/>
          <w:color w:val="1F1F1F"/>
        </w:rPr>
        <w:t>Use the calendar tool selector parameters dropdown menu box options rows to establish correct system reference timestamps markers values (</w:t>
      </w:r>
      <w:r w:rsidRPr="56149C86">
        <w:rPr>
          <w:rFonts w:eastAsia="Times New Roman" w:cs="Times New Roman"/>
          <w:b/>
          <w:bCs/>
          <w:color w:val="1F1F1F"/>
        </w:rPr>
        <w:t>Takes time:</w:t>
      </w:r>
      <w:r w:rsidRPr="56149C86">
        <w:rPr>
          <w:rFonts w:eastAsia="Times New Roman" w:cs="Times New Roman"/>
          <w:color w:val="1F1F1F"/>
        </w:rPr>
        <w:t>).</w:t>
      </w:r>
    </w:p>
    <w:p w14:paraId="638509EA" w14:textId="469D36C2" w:rsidR="005D453A" w:rsidRPr="00F24057" w:rsidRDefault="2D51DAB2" w:rsidP="56149C86">
      <w:pPr>
        <w:pStyle w:val="ListParagraph"/>
        <w:numPr>
          <w:ilvl w:val="0"/>
          <w:numId w:val="20"/>
        </w:numPr>
        <w:rPr>
          <w:rFonts w:eastAsia="Times New Roman" w:cs="Times New Roman"/>
          <w:color w:val="1F1F1F"/>
        </w:rPr>
      </w:pPr>
      <w:r w:rsidRPr="56149C86">
        <w:rPr>
          <w:rFonts w:eastAsia="Times New Roman" w:cs="Times New Roman"/>
          <w:color w:val="1F1F1F"/>
        </w:rPr>
        <w:t>Review the final confirmation list items displayed in the form rows to ensure your requested quantities match production requirements.</w:t>
      </w:r>
    </w:p>
    <w:p w14:paraId="5FDCFF4B" w14:textId="5DDB6F05" w:rsidR="005D453A" w:rsidRPr="00F24057" w:rsidRDefault="2D51DAB2" w:rsidP="56149C86">
      <w:pPr>
        <w:pStyle w:val="ListParagraph"/>
        <w:numPr>
          <w:ilvl w:val="0"/>
          <w:numId w:val="20"/>
        </w:numPr>
        <w:rPr>
          <w:rFonts w:eastAsia="Times New Roman" w:cs="Times New Roman"/>
          <w:color w:val="1F1F1F"/>
        </w:rPr>
      </w:pPr>
      <w:r w:rsidRPr="56149C86">
        <w:rPr>
          <w:rFonts w:eastAsia="Times New Roman" w:cs="Times New Roman"/>
          <w:color w:val="1F1F1F"/>
        </w:rPr>
        <w:t xml:space="preserve">Finalize operational procurement steps by clicking the blue </w:t>
      </w:r>
      <w:r w:rsidRPr="56149C86">
        <w:rPr>
          <w:rFonts w:eastAsia="Times New Roman" w:cs="Times New Roman"/>
          <w:b/>
          <w:bCs/>
          <w:color w:val="1F1F1F"/>
        </w:rPr>
        <w:t>Save</w:t>
      </w:r>
      <w:r w:rsidRPr="56149C86">
        <w:rPr>
          <w:rFonts w:eastAsia="Times New Roman" w:cs="Times New Roman"/>
          <w:color w:val="1F1F1F"/>
        </w:rPr>
        <w:t xml:space="preserve"> action button at the base of the frame canvas. The system registers the transaction rows, generates a unique database indexing reference identifier matching formatting pattern </w:t>
      </w:r>
      <w:proofErr w:type="spellStart"/>
      <w:r w:rsidRPr="56149C86">
        <w:rPr>
          <w:rFonts w:eastAsia="Times New Roman" w:cs="Times New Roman"/>
          <w:color w:val="1F1F1F"/>
        </w:rPr>
        <w:t>POxxxxxxxx</w:t>
      </w:r>
      <w:proofErr w:type="spellEnd"/>
      <w:r w:rsidRPr="56149C86">
        <w:rPr>
          <w:rFonts w:eastAsia="Times New Roman" w:cs="Times New Roman"/>
          <w:color w:val="1F1F1F"/>
        </w:rPr>
        <w:t xml:space="preserve"> or </w:t>
      </w:r>
      <w:proofErr w:type="spellStart"/>
      <w:r w:rsidRPr="56149C86">
        <w:rPr>
          <w:rFonts w:eastAsia="Times New Roman" w:cs="Times New Roman"/>
          <w:color w:val="1F1F1F"/>
        </w:rPr>
        <w:t>RQxxxxxxxx</w:t>
      </w:r>
      <w:proofErr w:type="spellEnd"/>
      <w:r w:rsidRPr="56149C86">
        <w:rPr>
          <w:rFonts w:eastAsia="Times New Roman" w:cs="Times New Roman"/>
          <w:color w:val="1F1F1F"/>
        </w:rPr>
        <w:t>, and flags the initial workflow lifecycle stage as Pending.</w:t>
      </w:r>
    </w:p>
    <w:p w14:paraId="1AE61A58" w14:textId="28033352" w:rsidR="005D453A" w:rsidRPr="00F24057" w:rsidRDefault="005D453A" w:rsidP="005D453A"/>
    <w:p w14:paraId="088D6E2D" w14:textId="77777777" w:rsidR="005D453A" w:rsidRPr="00F24057" w:rsidRDefault="005D453A" w:rsidP="005D453A">
      <w:r>
        <w:br w:type="page"/>
      </w:r>
    </w:p>
    <w:p w14:paraId="76EB9E96" w14:textId="46687CB6" w:rsidR="005D453A" w:rsidRPr="00F24057" w:rsidRDefault="005D453A" w:rsidP="005D453A">
      <w:pPr>
        <w:rPr>
          <w:rFonts w:eastAsia="Times New Roman" w:cs="Times New Roman"/>
          <w:b/>
          <w:color w:val="1F1F1F"/>
        </w:rPr>
      </w:pPr>
      <w:r>
        <w:rPr>
          <w:noProof/>
        </w:rPr>
        <w:drawing>
          <wp:inline distT="0" distB="0" distL="0" distR="0" wp14:anchorId="47B892D0" wp14:editId="0EE50417">
            <wp:extent cx="5943600" cy="2990850"/>
            <wp:effectExtent l="0" t="0" r="0" b="0"/>
            <wp:docPr id="136694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44733" name="Picture 1779744733"/>
                    <pic:cNvPicPr/>
                  </pic:nvPicPr>
                  <pic:blipFill>
                    <a:blip r:embed="rId207">
                      <a:extLst>
                        <a:ext uri="{28A0092B-C50C-407E-A947-70E740481C1C}">
                          <a14:useLocalDpi xmlns:a14="http://schemas.microsoft.com/office/drawing/2010/main"/>
                        </a:ext>
                      </a:extLst>
                    </a:blip>
                    <a:stretch>
                      <a:fillRect/>
                    </a:stretch>
                  </pic:blipFill>
                  <pic:spPr>
                    <a:xfrm>
                      <a:off x="0" y="0"/>
                      <a:ext cx="5943600" cy="2990850"/>
                    </a:xfrm>
                    <a:prstGeom prst="rect">
                      <a:avLst/>
                    </a:prstGeom>
                  </pic:spPr>
                </pic:pic>
              </a:graphicData>
            </a:graphic>
          </wp:inline>
        </w:drawing>
      </w:r>
      <w:r w:rsidR="3B04252B" w:rsidRPr="56149C86">
        <w:rPr>
          <w:rFonts w:eastAsia="Times New Roman" w:cs="Times New Roman"/>
          <w:b/>
          <w:bCs/>
          <w:color w:val="1F1F1F"/>
        </w:rPr>
        <w:t>2.4 Registering Completed Factory Production Output Balances</w:t>
      </w:r>
    </w:p>
    <w:p w14:paraId="3C5799E9" w14:textId="0A4C59EF" w:rsidR="005D453A" w:rsidRPr="00F24057" w:rsidRDefault="3B04252B" w:rsidP="56149C86">
      <w:pPr>
        <w:pStyle w:val="ListParagraph"/>
        <w:numPr>
          <w:ilvl w:val="0"/>
          <w:numId w:val="19"/>
        </w:numPr>
        <w:rPr>
          <w:rFonts w:eastAsia="Times New Roman" w:cs="Times New Roman"/>
          <w:color w:val="1F1F1F"/>
        </w:rPr>
      </w:pPr>
      <w:r w:rsidRPr="56149C86">
        <w:rPr>
          <w:rFonts w:eastAsia="Times New Roman" w:cs="Times New Roman"/>
          <w:color w:val="1F1F1F"/>
        </w:rPr>
        <w:t xml:space="preserve">Navigate to the left interface menu panel track shortcuts </w:t>
      </w:r>
      <w:proofErr w:type="gramStart"/>
      <w:r w:rsidRPr="56149C86">
        <w:rPr>
          <w:rFonts w:eastAsia="Times New Roman" w:cs="Times New Roman"/>
          <w:color w:val="1F1F1F"/>
        </w:rPr>
        <w:t>listing, and</w:t>
      </w:r>
      <w:proofErr w:type="gramEnd"/>
      <w:r w:rsidRPr="56149C86">
        <w:rPr>
          <w:rFonts w:eastAsia="Times New Roman" w:cs="Times New Roman"/>
          <w:color w:val="1F1F1F"/>
        </w:rPr>
        <w:t xml:space="preserve"> select </w:t>
      </w:r>
      <w:r w:rsidRPr="56149C86">
        <w:rPr>
          <w:rFonts w:eastAsia="Times New Roman" w:cs="Times New Roman"/>
          <w:b/>
          <w:bCs/>
          <w:color w:val="1F1F1F"/>
        </w:rPr>
        <w:t>Inward Product Qty</w:t>
      </w:r>
      <w:r w:rsidRPr="56149C86">
        <w:rPr>
          <w:rFonts w:eastAsia="Times New Roman" w:cs="Times New Roman"/>
          <w:color w:val="1F1F1F"/>
        </w:rPr>
        <w:t xml:space="preserve"> to open the production entry portal (image_9.png).</w:t>
      </w:r>
    </w:p>
    <w:p w14:paraId="0C3A5D77" w14:textId="27FA1520" w:rsidR="005D453A" w:rsidRPr="00F24057" w:rsidRDefault="3B04252B" w:rsidP="56149C86">
      <w:pPr>
        <w:pStyle w:val="ListParagraph"/>
        <w:numPr>
          <w:ilvl w:val="0"/>
          <w:numId w:val="19"/>
        </w:numPr>
        <w:rPr>
          <w:rFonts w:eastAsia="Times New Roman" w:cs="Times New Roman"/>
          <w:color w:val="1F1F1F"/>
        </w:rPr>
      </w:pPr>
      <w:r w:rsidRPr="56149C86">
        <w:rPr>
          <w:rFonts w:eastAsia="Times New Roman" w:cs="Times New Roman"/>
          <w:color w:val="1F1F1F"/>
        </w:rPr>
        <w:t xml:space="preserve">Click the dropdown selection indicator layout line marked </w:t>
      </w:r>
      <w:r w:rsidRPr="56149C86">
        <w:rPr>
          <w:rFonts w:eastAsia="Times New Roman" w:cs="Times New Roman"/>
          <w:b/>
          <w:bCs/>
          <w:color w:val="1F1F1F"/>
        </w:rPr>
        <w:t>Select Product:</w:t>
      </w:r>
      <w:r w:rsidRPr="56149C86">
        <w:rPr>
          <w:rFonts w:eastAsia="Times New Roman" w:cs="Times New Roman"/>
          <w:color w:val="1F1F1F"/>
        </w:rPr>
        <w:t xml:space="preserve"> to declare focus onto the targeted warehouse asset storage row item profile entry being returned from assembly loops.</w:t>
      </w:r>
    </w:p>
    <w:p w14:paraId="1B233F72" w14:textId="58DEC226" w:rsidR="005D453A" w:rsidRPr="00F24057" w:rsidRDefault="3B04252B" w:rsidP="56149C86">
      <w:pPr>
        <w:pStyle w:val="ListParagraph"/>
        <w:numPr>
          <w:ilvl w:val="0"/>
          <w:numId w:val="19"/>
        </w:numPr>
        <w:rPr>
          <w:rFonts w:eastAsia="Times New Roman" w:cs="Times New Roman"/>
          <w:color w:val="1F1F1F"/>
        </w:rPr>
      </w:pPr>
      <w:r w:rsidRPr="56149C86">
        <w:rPr>
          <w:rFonts w:eastAsia="Times New Roman" w:cs="Times New Roman"/>
          <w:color w:val="1F1F1F"/>
        </w:rPr>
        <w:t xml:space="preserve">Input the exact numbers of newly completed finished goods items counted on-site into the editable </w:t>
      </w:r>
      <w:r w:rsidRPr="56149C86">
        <w:rPr>
          <w:rFonts w:eastAsia="Times New Roman" w:cs="Times New Roman"/>
          <w:b/>
          <w:bCs/>
          <w:color w:val="1F1F1F"/>
        </w:rPr>
        <w:t>Qty:</w:t>
      </w:r>
      <w:r w:rsidRPr="56149C86">
        <w:rPr>
          <w:rFonts w:eastAsia="Times New Roman" w:cs="Times New Roman"/>
          <w:color w:val="1F1F1F"/>
        </w:rPr>
        <w:t xml:space="preserve"> form block text box field.</w:t>
      </w:r>
    </w:p>
    <w:p w14:paraId="6A86E91B" w14:textId="3156FE33" w:rsidR="005D453A" w:rsidRPr="00F24057" w:rsidRDefault="3B04252B" w:rsidP="56149C86">
      <w:pPr>
        <w:pStyle w:val="ListParagraph"/>
        <w:numPr>
          <w:ilvl w:val="0"/>
          <w:numId w:val="19"/>
        </w:numPr>
        <w:rPr>
          <w:rFonts w:eastAsia="Times New Roman" w:cs="Times New Roman"/>
          <w:color w:val="1F1F1F"/>
        </w:rPr>
      </w:pPr>
      <w:r w:rsidRPr="56149C86">
        <w:rPr>
          <w:rFonts w:eastAsia="Times New Roman" w:cs="Times New Roman"/>
          <w:color w:val="1F1F1F"/>
        </w:rPr>
        <w:t xml:space="preserve">Complete the transaction entry update routines by clicking down onto the blue </w:t>
      </w:r>
      <w:r w:rsidRPr="56149C86">
        <w:rPr>
          <w:rFonts w:eastAsia="Times New Roman" w:cs="Times New Roman"/>
          <w:b/>
          <w:bCs/>
          <w:color w:val="1F1F1F"/>
        </w:rPr>
        <w:t>Save</w:t>
      </w:r>
      <w:r w:rsidRPr="56149C86">
        <w:rPr>
          <w:rFonts w:eastAsia="Times New Roman" w:cs="Times New Roman"/>
          <w:color w:val="1F1F1F"/>
        </w:rPr>
        <w:t xml:space="preserve"> interaction action command switch button tool shortcut component block. The system processes recalculations immediately, adds the new quantities to active warehouse stock records, and refreshes database metrics.</w:t>
      </w:r>
    </w:p>
    <w:p w14:paraId="34C85D69" w14:textId="3C4F8E07" w:rsidR="005D453A" w:rsidRPr="00F24057" w:rsidRDefault="005D453A" w:rsidP="005D453A"/>
    <w:p w14:paraId="05B44D4E" w14:textId="77777777" w:rsidR="005D453A" w:rsidRPr="00F24057" w:rsidRDefault="005D453A" w:rsidP="005D453A">
      <w:r>
        <w:br w:type="page"/>
      </w:r>
    </w:p>
    <w:p w14:paraId="6420A79F" w14:textId="354F6338" w:rsidR="005D453A" w:rsidRPr="00F24057" w:rsidRDefault="005D453A" w:rsidP="005D453A">
      <w:pPr>
        <w:rPr>
          <w:rFonts w:eastAsia="Times New Roman" w:cs="Times New Roman"/>
          <w:b/>
          <w:color w:val="000000" w:themeColor="text1"/>
        </w:rPr>
      </w:pPr>
      <w:r>
        <w:rPr>
          <w:noProof/>
        </w:rPr>
        <w:drawing>
          <wp:inline distT="0" distB="0" distL="0" distR="0" wp14:anchorId="02DAA79F" wp14:editId="195D3A42">
            <wp:extent cx="5943600" cy="3524250"/>
            <wp:effectExtent l="0" t="0" r="0" b="0"/>
            <wp:docPr id="11381688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04124" name="Picture 1590604124"/>
                    <pic:cNvPicPr/>
                  </pic:nvPicPr>
                  <pic:blipFill>
                    <a:blip r:embed="rId211">
                      <a:extLst>
                        <a:ext uri="{28A0092B-C50C-407E-A947-70E740481C1C}">
                          <a14:useLocalDpi xmlns:a14="http://schemas.microsoft.com/office/drawing/2010/main"/>
                        </a:ext>
                      </a:extLst>
                    </a:blip>
                    <a:stretch>
                      <a:fillRect/>
                    </a:stretch>
                  </pic:blipFill>
                  <pic:spPr>
                    <a:xfrm>
                      <a:off x="0" y="0"/>
                      <a:ext cx="5943600" cy="3524250"/>
                    </a:xfrm>
                    <a:prstGeom prst="rect">
                      <a:avLst/>
                    </a:prstGeom>
                  </pic:spPr>
                </pic:pic>
              </a:graphicData>
            </a:graphic>
          </wp:inline>
        </w:drawing>
      </w:r>
      <w:r w:rsidR="5D435F8C" w:rsidRPr="063450F9">
        <w:rPr>
          <w:rFonts w:eastAsia="Times New Roman" w:cs="Times New Roman"/>
          <w:b/>
          <w:bCs/>
          <w:color w:val="000000" w:themeColor="text1"/>
        </w:rPr>
        <w:t>3.1 Analyzing Product Sales Performance Metric Data Share Splits</w:t>
      </w:r>
    </w:p>
    <w:p w14:paraId="0BF27D95" w14:textId="19C467F6" w:rsidR="005D453A" w:rsidRPr="00F24057" w:rsidRDefault="5D435F8C" w:rsidP="063450F9">
      <w:pPr>
        <w:pStyle w:val="ListParagraph"/>
        <w:numPr>
          <w:ilvl w:val="0"/>
          <w:numId w:val="29"/>
        </w:numPr>
        <w:rPr>
          <w:rFonts w:eastAsia="Times New Roman" w:cs="Times New Roman"/>
          <w:color w:val="000000" w:themeColor="text1"/>
        </w:rPr>
      </w:pPr>
      <w:r w:rsidRPr="063450F9">
        <w:rPr>
          <w:rFonts w:eastAsia="Times New Roman" w:cs="Times New Roman"/>
          <w:color w:val="000000" w:themeColor="text1"/>
        </w:rPr>
        <w:t xml:space="preserve">Access your administrative client console terminal </w:t>
      </w:r>
      <w:proofErr w:type="gramStart"/>
      <w:r w:rsidRPr="063450F9">
        <w:rPr>
          <w:rFonts w:eastAsia="Times New Roman" w:cs="Times New Roman"/>
          <w:color w:val="000000" w:themeColor="text1"/>
        </w:rPr>
        <w:t>workspace, and</w:t>
      </w:r>
      <w:proofErr w:type="gramEnd"/>
      <w:r w:rsidRPr="063450F9">
        <w:rPr>
          <w:rFonts w:eastAsia="Times New Roman" w:cs="Times New Roman"/>
          <w:color w:val="000000" w:themeColor="text1"/>
        </w:rPr>
        <w:t xml:space="preserve"> verify that the application window frame title bar reads </w:t>
      </w:r>
      <w:r w:rsidRPr="063450F9">
        <w:rPr>
          <w:rFonts w:eastAsia="Times New Roman" w:cs="Times New Roman"/>
          <w:b/>
          <w:bCs/>
          <w:color w:val="000000" w:themeColor="text1"/>
        </w:rPr>
        <w:t>Management</w:t>
      </w:r>
      <w:r w:rsidRPr="063450F9">
        <w:rPr>
          <w:rFonts w:eastAsia="Times New Roman" w:cs="Times New Roman"/>
          <w:color w:val="000000" w:themeColor="text1"/>
        </w:rPr>
        <w:t>.</w:t>
      </w:r>
    </w:p>
    <w:p w14:paraId="66887150" w14:textId="786AD81A" w:rsidR="005D453A" w:rsidRPr="00F24057" w:rsidRDefault="5D435F8C" w:rsidP="063450F9">
      <w:pPr>
        <w:pStyle w:val="ListParagraph"/>
        <w:numPr>
          <w:ilvl w:val="0"/>
          <w:numId w:val="29"/>
        </w:numPr>
        <w:rPr>
          <w:rFonts w:eastAsia="Times New Roman" w:cs="Times New Roman"/>
          <w:color w:val="000000" w:themeColor="text1"/>
        </w:rPr>
      </w:pPr>
      <w:r w:rsidRPr="063450F9">
        <w:rPr>
          <w:rFonts w:eastAsia="Times New Roman" w:cs="Times New Roman"/>
          <w:color w:val="000000" w:themeColor="text1"/>
        </w:rPr>
        <w:t xml:space="preserve">Check that the session workspace identity label at the top right displays your executive role context title: </w:t>
      </w:r>
      <w:r w:rsidRPr="063450F9">
        <w:rPr>
          <w:rFonts w:eastAsia="Times New Roman" w:cs="Times New Roman"/>
          <w:b/>
          <w:bCs/>
          <w:color w:val="000000" w:themeColor="text1"/>
        </w:rPr>
        <w:t>Ian Chan</w:t>
      </w:r>
      <w:r w:rsidRPr="063450F9">
        <w:rPr>
          <w:rFonts w:eastAsia="Times New Roman" w:cs="Times New Roman"/>
          <w:color w:val="000000" w:themeColor="text1"/>
        </w:rPr>
        <w:t>.</w:t>
      </w:r>
    </w:p>
    <w:p w14:paraId="05775289" w14:textId="04700F96" w:rsidR="005D453A" w:rsidRPr="00F24057" w:rsidRDefault="5D435F8C" w:rsidP="063450F9">
      <w:pPr>
        <w:pStyle w:val="ListParagraph"/>
        <w:numPr>
          <w:ilvl w:val="0"/>
          <w:numId w:val="29"/>
        </w:numPr>
        <w:rPr>
          <w:rFonts w:eastAsia="Times New Roman" w:cs="Times New Roman"/>
          <w:color w:val="000000" w:themeColor="text1"/>
        </w:rPr>
      </w:pPr>
      <w:r w:rsidRPr="063450F9">
        <w:rPr>
          <w:rFonts w:eastAsia="Times New Roman" w:cs="Times New Roman"/>
          <w:color w:val="000000" w:themeColor="text1"/>
        </w:rPr>
        <w:t xml:space="preserve">Click the first top menu choice tab option row on the left primary navigation sidebar panel labeled </w:t>
      </w:r>
      <w:r w:rsidRPr="063450F9">
        <w:rPr>
          <w:rFonts w:eastAsia="Times New Roman" w:cs="Times New Roman"/>
          <w:b/>
          <w:bCs/>
          <w:color w:val="000000" w:themeColor="text1"/>
        </w:rPr>
        <w:t>Product Sales</w:t>
      </w:r>
      <w:r w:rsidRPr="063450F9">
        <w:rPr>
          <w:rFonts w:eastAsia="Times New Roman" w:cs="Times New Roman"/>
          <w:color w:val="000000" w:themeColor="text1"/>
        </w:rPr>
        <w:t>.</w:t>
      </w:r>
    </w:p>
    <w:p w14:paraId="42E29A56" w14:textId="1E835CDE" w:rsidR="005D453A" w:rsidRPr="00F24057" w:rsidRDefault="5D435F8C" w:rsidP="063450F9">
      <w:pPr>
        <w:pStyle w:val="ListParagraph"/>
        <w:numPr>
          <w:ilvl w:val="0"/>
          <w:numId w:val="29"/>
        </w:numPr>
        <w:rPr>
          <w:rFonts w:eastAsia="Times New Roman" w:cs="Times New Roman"/>
          <w:color w:val="000000" w:themeColor="text1"/>
        </w:rPr>
      </w:pPr>
      <w:r w:rsidRPr="063450F9">
        <w:rPr>
          <w:rFonts w:eastAsia="Times New Roman" w:cs="Times New Roman"/>
          <w:color w:val="000000" w:themeColor="text1"/>
        </w:rPr>
        <w:t xml:space="preserve">The screen opens the main executive dashboard analytics panel to display the high-contrast </w:t>
      </w:r>
      <w:r w:rsidRPr="063450F9">
        <w:rPr>
          <w:rFonts w:eastAsia="Times New Roman" w:cs="Times New Roman"/>
          <w:b/>
          <w:bCs/>
          <w:color w:val="000000" w:themeColor="text1"/>
        </w:rPr>
        <w:t>Product Sales Distribution</w:t>
      </w:r>
      <w:r w:rsidRPr="063450F9">
        <w:rPr>
          <w:rFonts w:eastAsia="Times New Roman" w:cs="Times New Roman"/>
          <w:color w:val="000000" w:themeColor="text1"/>
        </w:rPr>
        <w:t xml:space="preserve"> circular pie chart.</w:t>
      </w:r>
    </w:p>
    <w:p w14:paraId="5895A3F5" w14:textId="4043B347" w:rsidR="005D453A" w:rsidRPr="00F24057" w:rsidRDefault="5D435F8C" w:rsidP="063450F9">
      <w:pPr>
        <w:pStyle w:val="ListParagraph"/>
        <w:numPr>
          <w:ilvl w:val="0"/>
          <w:numId w:val="29"/>
        </w:numPr>
        <w:rPr>
          <w:rFonts w:eastAsia="Times New Roman" w:cs="Times New Roman"/>
          <w:color w:val="000000" w:themeColor="text1"/>
        </w:rPr>
      </w:pPr>
      <w:r w:rsidRPr="063450F9">
        <w:rPr>
          <w:rFonts w:eastAsia="Times New Roman" w:cs="Times New Roman"/>
          <w:color w:val="000000" w:themeColor="text1"/>
        </w:rPr>
        <w:t xml:space="preserve">Read the plain-text subtitle indicator label to review aggregate unit sales metrics across current database logs (e.g., verifying that the system registers </w:t>
      </w:r>
      <w:r w:rsidRPr="063450F9">
        <w:rPr>
          <w:rFonts w:eastAsia="Times New Roman" w:cs="Times New Roman"/>
          <w:b/>
          <w:bCs/>
          <w:color w:val="000000" w:themeColor="text1"/>
        </w:rPr>
        <w:t>Total Products Sold: 32 units</w:t>
      </w:r>
      <w:r w:rsidRPr="063450F9">
        <w:rPr>
          <w:rFonts w:eastAsia="Times New Roman" w:cs="Times New Roman"/>
          <w:color w:val="000000" w:themeColor="text1"/>
        </w:rPr>
        <w:t>).</w:t>
      </w:r>
    </w:p>
    <w:p w14:paraId="193C8FEB" w14:textId="328805FF" w:rsidR="005D453A" w:rsidRPr="00F24057" w:rsidRDefault="5D435F8C" w:rsidP="063450F9">
      <w:pPr>
        <w:pStyle w:val="ListParagraph"/>
        <w:numPr>
          <w:ilvl w:val="0"/>
          <w:numId w:val="29"/>
        </w:numPr>
        <w:rPr>
          <w:rFonts w:eastAsia="Times New Roman" w:cs="Times New Roman"/>
          <w:color w:val="000000" w:themeColor="text1"/>
        </w:rPr>
      </w:pPr>
      <w:r w:rsidRPr="063450F9">
        <w:rPr>
          <w:rFonts w:eastAsia="Times New Roman" w:cs="Times New Roman"/>
          <w:color w:val="000000" w:themeColor="text1"/>
        </w:rPr>
        <w:t xml:space="preserve">Hover over or review the color-coded chart slices to analyze percentage performance breakouts among furniture categories (e.g., noting that the largest category slice commands a dominant </w:t>
      </w:r>
      <w:r w:rsidRPr="063450F9">
        <w:rPr>
          <w:rFonts w:eastAsia="Times New Roman" w:cs="Times New Roman"/>
          <w:b/>
          <w:bCs/>
          <w:color w:val="000000" w:themeColor="text1"/>
        </w:rPr>
        <w:t>25.0%</w:t>
      </w:r>
      <w:r w:rsidRPr="063450F9">
        <w:rPr>
          <w:rFonts w:eastAsia="Times New Roman" w:cs="Times New Roman"/>
          <w:color w:val="000000" w:themeColor="text1"/>
        </w:rPr>
        <w:t xml:space="preserve"> share of operations).</w:t>
      </w:r>
    </w:p>
    <w:p w14:paraId="5146A2B4" w14:textId="30900941" w:rsidR="005D453A" w:rsidRPr="00F24057" w:rsidRDefault="5D435F8C" w:rsidP="063450F9">
      <w:pPr>
        <w:pStyle w:val="ListParagraph"/>
        <w:numPr>
          <w:ilvl w:val="0"/>
          <w:numId w:val="29"/>
        </w:numPr>
        <w:rPr>
          <w:rFonts w:eastAsia="Times New Roman" w:cs="Times New Roman"/>
          <w:color w:val="000000" w:themeColor="text1"/>
        </w:rPr>
      </w:pPr>
      <w:r w:rsidRPr="063450F9">
        <w:rPr>
          <w:rFonts w:eastAsia="Times New Roman" w:cs="Times New Roman"/>
          <w:color w:val="000000" w:themeColor="text1"/>
        </w:rPr>
        <w:t xml:space="preserve">Click the light-blue command link interface control switch button labeled </w:t>
      </w:r>
      <w:r w:rsidRPr="063450F9">
        <w:rPr>
          <w:rFonts w:eastAsia="Times New Roman" w:cs="Times New Roman"/>
          <w:b/>
          <w:bCs/>
          <w:color w:val="000000" w:themeColor="text1"/>
        </w:rPr>
        <w:t>Refresh</w:t>
      </w:r>
      <w:r w:rsidRPr="063450F9">
        <w:rPr>
          <w:rFonts w:eastAsia="Times New Roman" w:cs="Times New Roman"/>
          <w:color w:val="000000" w:themeColor="text1"/>
        </w:rPr>
        <w:t xml:space="preserve"> in the top right quadrant corner to pull live sales metrics and update chart visualizations.</w:t>
      </w:r>
    </w:p>
    <w:p w14:paraId="710659BD" w14:textId="797F86FA" w:rsidR="005D453A" w:rsidRPr="00F24057" w:rsidRDefault="005D453A" w:rsidP="005D453A"/>
    <w:p w14:paraId="1BAD8E8A" w14:textId="77777777" w:rsidR="005D453A" w:rsidRPr="00F24057" w:rsidRDefault="005D453A" w:rsidP="005D453A">
      <w:r>
        <w:br w:type="page"/>
      </w:r>
    </w:p>
    <w:p w14:paraId="0835FD59" w14:textId="48A55952" w:rsidR="005D453A" w:rsidRPr="00F24057" w:rsidRDefault="005D453A" w:rsidP="005D453A">
      <w:pPr>
        <w:rPr>
          <w:rFonts w:eastAsia="Times New Roman" w:cs="Times New Roman"/>
          <w:b/>
          <w:color w:val="000000" w:themeColor="text1"/>
        </w:rPr>
      </w:pPr>
      <w:r>
        <w:rPr>
          <w:noProof/>
        </w:rPr>
        <w:drawing>
          <wp:inline distT="0" distB="0" distL="0" distR="0" wp14:anchorId="2890B200" wp14:editId="3C8C7049">
            <wp:extent cx="5943600" cy="3438525"/>
            <wp:effectExtent l="0" t="0" r="0" b="3175"/>
            <wp:docPr id="292421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41208" name="Picture 607041208"/>
                    <pic:cNvPicPr/>
                  </pic:nvPicPr>
                  <pic:blipFill>
                    <a:blip r:embed="rId215">
                      <a:extLst>
                        <a:ext uri="{28A0092B-C50C-407E-A947-70E740481C1C}">
                          <a14:useLocalDpi xmlns:a14="http://schemas.microsoft.com/office/drawing/2010/main"/>
                        </a:ext>
                      </a:extLst>
                    </a:blip>
                    <a:stretch>
                      <a:fillRect/>
                    </a:stretch>
                  </pic:blipFill>
                  <pic:spPr>
                    <a:xfrm>
                      <a:off x="0" y="0"/>
                      <a:ext cx="5943600" cy="3438525"/>
                    </a:xfrm>
                    <a:prstGeom prst="rect">
                      <a:avLst/>
                    </a:prstGeom>
                  </pic:spPr>
                </pic:pic>
              </a:graphicData>
            </a:graphic>
          </wp:inline>
        </w:drawing>
      </w:r>
      <w:r w:rsidR="3A085100" w:rsidRPr="063450F9">
        <w:rPr>
          <w:rFonts w:eastAsia="Times New Roman" w:cs="Times New Roman"/>
          <w:b/>
          <w:bCs/>
          <w:color w:val="000000" w:themeColor="text1"/>
        </w:rPr>
        <w:t>3.2 Monitoring Volume Velocities via Daily Order Rate Trends</w:t>
      </w:r>
    </w:p>
    <w:p w14:paraId="57BFA077" w14:textId="38729012" w:rsidR="005D453A" w:rsidRPr="00F24057" w:rsidRDefault="3A085100" w:rsidP="063450F9">
      <w:pPr>
        <w:pStyle w:val="ListParagraph"/>
        <w:numPr>
          <w:ilvl w:val="0"/>
          <w:numId w:val="28"/>
        </w:numPr>
        <w:rPr>
          <w:rFonts w:eastAsia="Times New Roman" w:cs="Times New Roman"/>
          <w:color w:val="000000" w:themeColor="text1"/>
        </w:rPr>
      </w:pPr>
      <w:r w:rsidRPr="063450F9">
        <w:rPr>
          <w:rFonts w:eastAsia="Times New Roman" w:cs="Times New Roman"/>
          <w:color w:val="000000" w:themeColor="text1"/>
        </w:rPr>
        <w:t xml:space="preserve">Navigate to the second vertical options layout selection menu row tab within the left primary sidebar panel </w:t>
      </w:r>
      <w:proofErr w:type="gramStart"/>
      <w:r w:rsidRPr="063450F9">
        <w:rPr>
          <w:rFonts w:eastAsia="Times New Roman" w:cs="Times New Roman"/>
          <w:color w:val="000000" w:themeColor="text1"/>
        </w:rPr>
        <w:t>strip, and</w:t>
      </w:r>
      <w:proofErr w:type="gramEnd"/>
      <w:r w:rsidRPr="063450F9">
        <w:rPr>
          <w:rFonts w:eastAsia="Times New Roman" w:cs="Times New Roman"/>
          <w:color w:val="000000" w:themeColor="text1"/>
        </w:rPr>
        <w:t xml:space="preserve"> click on </w:t>
      </w:r>
      <w:r w:rsidRPr="063450F9">
        <w:rPr>
          <w:rFonts w:eastAsia="Times New Roman" w:cs="Times New Roman"/>
          <w:b/>
          <w:bCs/>
          <w:color w:val="000000" w:themeColor="text1"/>
        </w:rPr>
        <w:t>Daily Order</w:t>
      </w:r>
      <w:r w:rsidRPr="063450F9">
        <w:rPr>
          <w:rFonts w:eastAsia="Times New Roman" w:cs="Times New Roman"/>
          <w:color w:val="000000" w:themeColor="text1"/>
        </w:rPr>
        <w:t>.</w:t>
      </w:r>
    </w:p>
    <w:p w14:paraId="667A3C82" w14:textId="1CF90CDC" w:rsidR="005D453A" w:rsidRPr="00F24057" w:rsidRDefault="3A085100" w:rsidP="063450F9">
      <w:pPr>
        <w:pStyle w:val="ListParagraph"/>
        <w:numPr>
          <w:ilvl w:val="0"/>
          <w:numId w:val="28"/>
        </w:numPr>
        <w:rPr>
          <w:rFonts w:eastAsia="Times New Roman" w:cs="Times New Roman"/>
          <w:color w:val="000000" w:themeColor="text1"/>
        </w:rPr>
      </w:pPr>
      <w:r w:rsidRPr="063450F9">
        <w:rPr>
          <w:rFonts w:eastAsia="Times New Roman" w:cs="Times New Roman"/>
          <w:color w:val="000000" w:themeColor="text1"/>
        </w:rPr>
        <w:t xml:space="preserve">The main analytics panel switches configurations to display the high-contrast </w:t>
      </w:r>
      <w:r w:rsidRPr="063450F9">
        <w:rPr>
          <w:rFonts w:eastAsia="Times New Roman" w:cs="Times New Roman"/>
          <w:b/>
          <w:bCs/>
          <w:color w:val="000000" w:themeColor="text1"/>
        </w:rPr>
        <w:t>Daily Order Rate</w:t>
      </w:r>
      <w:r w:rsidRPr="063450F9">
        <w:rPr>
          <w:rFonts w:eastAsia="Times New Roman" w:cs="Times New Roman"/>
          <w:color w:val="000000" w:themeColor="text1"/>
        </w:rPr>
        <w:t xml:space="preserve"> trend line vector graph.</w:t>
      </w:r>
    </w:p>
    <w:p w14:paraId="16574042" w14:textId="6E8E5813" w:rsidR="005D453A" w:rsidRPr="00F24057" w:rsidRDefault="3A085100" w:rsidP="063450F9">
      <w:pPr>
        <w:pStyle w:val="ListParagraph"/>
        <w:numPr>
          <w:ilvl w:val="0"/>
          <w:numId w:val="28"/>
        </w:numPr>
        <w:rPr>
          <w:rFonts w:eastAsia="Times New Roman" w:cs="Times New Roman"/>
          <w:color w:val="000000" w:themeColor="text1"/>
        </w:rPr>
      </w:pPr>
      <w:r w:rsidRPr="063450F9">
        <w:rPr>
          <w:rFonts w:eastAsia="Times New Roman" w:cs="Times New Roman"/>
          <w:color w:val="000000" w:themeColor="text1"/>
        </w:rPr>
        <w:t xml:space="preserve">Review the summary statistics line header text to verify your active evaluation date filters and total order counts (e.g., checking that the display logs report: </w:t>
      </w:r>
      <w:r w:rsidRPr="063450F9">
        <w:rPr>
          <w:rFonts w:eastAsia="Times New Roman" w:cs="Times New Roman"/>
          <w:b/>
          <w:bCs/>
          <w:color w:val="000000" w:themeColor="text1"/>
        </w:rPr>
        <w:t>Total Orders: 16 | Date Range: 2026-06-12 to 2026-06-25</w:t>
      </w:r>
      <w:r w:rsidRPr="063450F9">
        <w:rPr>
          <w:rFonts w:eastAsia="Times New Roman" w:cs="Times New Roman"/>
          <w:color w:val="000000" w:themeColor="text1"/>
        </w:rPr>
        <w:t>).</w:t>
      </w:r>
    </w:p>
    <w:p w14:paraId="07F6E7E5" w14:textId="4EAAF5E5" w:rsidR="005D453A" w:rsidRPr="00F24057" w:rsidRDefault="3A085100" w:rsidP="063450F9">
      <w:pPr>
        <w:pStyle w:val="ListParagraph"/>
        <w:numPr>
          <w:ilvl w:val="0"/>
          <w:numId w:val="28"/>
        </w:numPr>
        <w:rPr>
          <w:rFonts w:eastAsia="Times New Roman" w:cs="Times New Roman"/>
          <w:color w:val="000000" w:themeColor="text1"/>
        </w:rPr>
      </w:pPr>
      <w:r w:rsidRPr="063450F9">
        <w:rPr>
          <w:rFonts w:eastAsia="Times New Roman" w:cs="Times New Roman"/>
          <w:color w:val="000000" w:themeColor="text1"/>
        </w:rPr>
        <w:t>Track the blue graph plot vector path along the timeline to evaluate operational volume shifts:</w:t>
      </w:r>
    </w:p>
    <w:p w14:paraId="23780D90" w14:textId="2C3935D6" w:rsidR="005D453A" w:rsidRPr="00F24057" w:rsidRDefault="3A085100" w:rsidP="063450F9">
      <w:pPr>
        <w:pStyle w:val="ListParagraph"/>
        <w:numPr>
          <w:ilvl w:val="1"/>
          <w:numId w:val="28"/>
        </w:numPr>
        <w:rPr>
          <w:rFonts w:eastAsia="Times New Roman" w:cs="Times New Roman"/>
          <w:color w:val="000000" w:themeColor="text1"/>
        </w:rPr>
      </w:pPr>
      <w:r w:rsidRPr="063450F9">
        <w:rPr>
          <w:rFonts w:eastAsia="Times New Roman" w:cs="Times New Roman"/>
          <w:b/>
          <w:bCs/>
          <w:color w:val="000000" w:themeColor="text1"/>
        </w:rPr>
        <w:t>Baseline Activity:</w:t>
      </w:r>
      <w:r w:rsidRPr="063450F9">
        <w:rPr>
          <w:rFonts w:eastAsia="Times New Roman" w:cs="Times New Roman"/>
          <w:color w:val="000000" w:themeColor="text1"/>
        </w:rPr>
        <w:t xml:space="preserve"> Note initial order volume points along the left side of the chart axis timeline (e.g., tracing a volume count of </w:t>
      </w:r>
      <w:r w:rsidRPr="063450F9">
        <w:rPr>
          <w:rFonts w:eastAsia="Times New Roman" w:cs="Times New Roman"/>
          <w:b/>
          <w:bCs/>
          <w:color w:val="000000" w:themeColor="text1"/>
        </w:rPr>
        <w:t>1</w:t>
      </w:r>
      <w:r w:rsidRPr="063450F9">
        <w:rPr>
          <w:rFonts w:eastAsia="Times New Roman" w:cs="Times New Roman"/>
          <w:color w:val="000000" w:themeColor="text1"/>
        </w:rPr>
        <w:t xml:space="preserve"> order on </w:t>
      </w:r>
      <w:r w:rsidRPr="063450F9">
        <w:rPr>
          <w:rFonts w:eastAsia="Times New Roman" w:cs="Times New Roman"/>
          <w:b/>
          <w:bCs/>
          <w:color w:val="000000" w:themeColor="text1"/>
        </w:rPr>
        <w:t>06-12</w:t>
      </w:r>
      <w:r w:rsidRPr="063450F9">
        <w:rPr>
          <w:rFonts w:eastAsia="Times New Roman" w:cs="Times New Roman"/>
          <w:color w:val="000000" w:themeColor="text1"/>
        </w:rPr>
        <w:t>).</w:t>
      </w:r>
    </w:p>
    <w:p w14:paraId="5BBAF6F9" w14:textId="6D808A1A" w:rsidR="005D453A" w:rsidRPr="00F24057" w:rsidRDefault="3A085100" w:rsidP="063450F9">
      <w:pPr>
        <w:pStyle w:val="ListParagraph"/>
        <w:numPr>
          <w:ilvl w:val="1"/>
          <w:numId w:val="28"/>
        </w:numPr>
        <w:rPr>
          <w:rFonts w:eastAsia="Times New Roman" w:cs="Times New Roman"/>
          <w:color w:val="000000" w:themeColor="text1"/>
        </w:rPr>
      </w:pPr>
      <w:r w:rsidRPr="063450F9">
        <w:rPr>
          <w:rFonts w:eastAsia="Times New Roman" w:cs="Times New Roman"/>
          <w:b/>
          <w:bCs/>
          <w:color w:val="000000" w:themeColor="text1"/>
        </w:rPr>
        <w:t>Peak Volume:</w:t>
      </w:r>
      <w:r w:rsidRPr="063450F9">
        <w:rPr>
          <w:rFonts w:eastAsia="Times New Roman" w:cs="Times New Roman"/>
          <w:color w:val="000000" w:themeColor="text1"/>
        </w:rPr>
        <w:t xml:space="preserve"> Identify significant production demand spikes by tracing the peak node points on the graph (e.g., locating a sharp peak of </w:t>
      </w:r>
      <w:r w:rsidRPr="063450F9">
        <w:rPr>
          <w:rFonts w:eastAsia="Times New Roman" w:cs="Times New Roman"/>
          <w:b/>
          <w:bCs/>
          <w:color w:val="000000" w:themeColor="text1"/>
        </w:rPr>
        <w:t>5</w:t>
      </w:r>
      <w:r w:rsidRPr="063450F9">
        <w:rPr>
          <w:rFonts w:eastAsia="Times New Roman" w:cs="Times New Roman"/>
          <w:color w:val="000000" w:themeColor="text1"/>
        </w:rPr>
        <w:t xml:space="preserve"> orders on </w:t>
      </w:r>
      <w:r w:rsidRPr="063450F9">
        <w:rPr>
          <w:rFonts w:eastAsia="Times New Roman" w:cs="Times New Roman"/>
          <w:b/>
          <w:bCs/>
          <w:color w:val="000000" w:themeColor="text1"/>
        </w:rPr>
        <w:t>06-15</w:t>
      </w:r>
      <w:r w:rsidRPr="063450F9">
        <w:rPr>
          <w:rFonts w:eastAsia="Times New Roman" w:cs="Times New Roman"/>
          <w:color w:val="000000" w:themeColor="text1"/>
        </w:rPr>
        <w:t xml:space="preserve"> before the line patterns stabilize into a steady run of </w:t>
      </w:r>
      <w:r w:rsidRPr="063450F9">
        <w:rPr>
          <w:rFonts w:eastAsia="Times New Roman" w:cs="Times New Roman"/>
          <w:b/>
          <w:bCs/>
          <w:color w:val="000000" w:themeColor="text1"/>
        </w:rPr>
        <w:t>1</w:t>
      </w:r>
      <w:r w:rsidRPr="063450F9">
        <w:rPr>
          <w:rFonts w:eastAsia="Times New Roman" w:cs="Times New Roman"/>
          <w:color w:val="000000" w:themeColor="text1"/>
        </w:rPr>
        <w:t xml:space="preserve"> order per day through subsequent dates).</w:t>
      </w:r>
    </w:p>
    <w:p w14:paraId="6248C0E5" w14:textId="07129C38" w:rsidR="005D453A" w:rsidRPr="00F24057" w:rsidRDefault="3A085100" w:rsidP="063450F9">
      <w:pPr>
        <w:pStyle w:val="ListParagraph"/>
        <w:numPr>
          <w:ilvl w:val="0"/>
          <w:numId w:val="28"/>
        </w:numPr>
        <w:rPr>
          <w:rFonts w:eastAsia="Times New Roman" w:cs="Times New Roman"/>
          <w:color w:val="000000" w:themeColor="text1"/>
        </w:rPr>
      </w:pPr>
      <w:r w:rsidRPr="063450F9">
        <w:rPr>
          <w:rFonts w:eastAsia="Times New Roman" w:cs="Times New Roman"/>
          <w:color w:val="000000" w:themeColor="text1"/>
        </w:rPr>
        <w:t xml:space="preserve">Click the light-blue </w:t>
      </w:r>
      <w:r w:rsidRPr="063450F9">
        <w:rPr>
          <w:rFonts w:eastAsia="Times New Roman" w:cs="Times New Roman"/>
          <w:b/>
          <w:bCs/>
          <w:color w:val="000000" w:themeColor="text1"/>
        </w:rPr>
        <w:t>Refresh</w:t>
      </w:r>
      <w:r w:rsidRPr="063450F9">
        <w:rPr>
          <w:rFonts w:eastAsia="Times New Roman" w:cs="Times New Roman"/>
          <w:color w:val="000000" w:themeColor="text1"/>
        </w:rPr>
        <w:t xml:space="preserve"> button at the top right of the graph workspace container to reload transaction histories and capture newly updated orders.</w:t>
      </w:r>
    </w:p>
    <w:p w14:paraId="5DBB9638" w14:textId="36FEE691" w:rsidR="00453A0F" w:rsidRPr="00F24057" w:rsidRDefault="00453A0F" w:rsidP="4F8F4A64">
      <w:pPr>
        <w:pStyle w:val="Heading1"/>
        <w:rPr>
          <w:rFonts w:cs="Times New Roman"/>
        </w:rPr>
      </w:pPr>
    </w:p>
    <w:p w14:paraId="2DCDC7DB" w14:textId="01A0F502" w:rsidR="00955DC0" w:rsidRPr="00F24057" w:rsidRDefault="00955DC0" w:rsidP="00955DC0">
      <w:pPr>
        <w:rPr>
          <w:rFonts w:cs="Times New Roman"/>
          <w:lang w:val="en-GB"/>
        </w:rPr>
      </w:pPr>
    </w:p>
    <w:p w14:paraId="3A2021DC" w14:textId="143F5C10" w:rsidR="005410B6" w:rsidRPr="00F24057" w:rsidRDefault="008A4158" w:rsidP="00453A0F">
      <w:pPr>
        <w:rPr>
          <w:rFonts w:cs="Times New Roman"/>
        </w:rPr>
      </w:pPr>
      <w:r w:rsidRPr="00F24057">
        <w:rPr>
          <w:rFonts w:cs="Times New Roman"/>
        </w:rPr>
        <w:br w:type="page"/>
      </w:r>
    </w:p>
    <w:p w14:paraId="6B9F3C1E" w14:textId="214A6216" w:rsidR="7D8C6AC8" w:rsidRPr="00F24057" w:rsidRDefault="6168B732" w:rsidP="13FCEBB2">
      <w:pPr>
        <w:pStyle w:val="Heading1"/>
        <w:spacing w:after="0"/>
        <w:rPr>
          <w:rFonts w:cs="Times New Roman"/>
          <w:lang w:val="en-US"/>
        </w:rPr>
      </w:pPr>
      <w:bookmarkStart w:id="1522" w:name="_Toc1760869845"/>
      <w:bookmarkStart w:id="1523" w:name="_Toc1281106960"/>
      <w:bookmarkStart w:id="1524" w:name="_Toc233377607"/>
      <w:bookmarkStart w:id="1525" w:name="_Toc233378246"/>
      <w:r w:rsidRPr="2CAF28AB">
        <w:rPr>
          <w:rFonts w:cs="Times New Roman"/>
        </w:rPr>
        <w:t>17</w:t>
      </w:r>
      <w:r w:rsidR="495C5A6B" w:rsidRPr="00F24057">
        <w:rPr>
          <w:rFonts w:cs="Times New Roman"/>
        </w:rPr>
        <w:t xml:space="preserve">. </w:t>
      </w:r>
      <w:r w:rsidR="495C5A6B" w:rsidRPr="00F24057">
        <w:rPr>
          <w:rFonts w:cs="Times New Roman"/>
          <w:lang w:val="en-US"/>
        </w:rPr>
        <w:t>Project Schedule</w:t>
      </w:r>
      <w:bookmarkEnd w:id="1522"/>
      <w:bookmarkEnd w:id="1523"/>
      <w:bookmarkEnd w:id="1524"/>
      <w:bookmarkEnd w:id="1525"/>
    </w:p>
    <w:p w14:paraId="0E8B8280" w14:textId="01591E68" w:rsidR="7D8C6AC8" w:rsidRPr="00F24057" w:rsidRDefault="1CF389D7" w:rsidP="122F0249">
      <w:pPr>
        <w:rPr>
          <w:rFonts w:cs="Times New Roman"/>
        </w:rPr>
      </w:pPr>
      <w:r>
        <w:rPr>
          <w:noProof/>
        </w:rPr>
        <w:drawing>
          <wp:inline distT="0" distB="0" distL="0" distR="0" wp14:anchorId="3F7AEC09" wp14:editId="5C8B6250">
            <wp:extent cx="7321951" cy="2892761"/>
            <wp:effectExtent l="0" t="0" r="0" b="0"/>
            <wp:docPr id="12298619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61935" name="drawing"/>
                    <pic:cNvPicPr/>
                  </pic:nvPicPr>
                  <pic:blipFill rotWithShape="1">
                    <a:blip r:embed="rId219">
                      <a:extLst>
                        <a:ext uri="{28A0092B-C50C-407E-A947-70E740481C1C}">
                          <a14:useLocalDpi xmlns:a14="http://schemas.microsoft.com/office/drawing/2010/main"/>
                        </a:ext>
                      </a:extLst>
                    </a:blip>
                    <a:srcRect t="28020" b="20029"/>
                    <a:stretch/>
                  </pic:blipFill>
                  <pic:spPr bwMode="auto">
                    <a:xfrm rot="16200000">
                      <a:off x="0" y="0"/>
                      <a:ext cx="7321951" cy="2892761"/>
                    </a:xfrm>
                    <a:prstGeom prst="rect">
                      <a:avLst/>
                    </a:prstGeom>
                    <a:ln>
                      <a:noFill/>
                    </a:ln>
                  </pic:spPr>
                </pic:pic>
              </a:graphicData>
            </a:graphic>
          </wp:inline>
        </w:drawing>
      </w:r>
      <w:r w:rsidR="5C705A16" w:rsidRPr="00F24057">
        <w:rPr>
          <w:rFonts w:cs="Times New Roman"/>
        </w:rPr>
        <w:br w:type="page"/>
      </w:r>
    </w:p>
    <w:p w14:paraId="55C3835D" w14:textId="4FC54C94" w:rsidR="7D8C6AC8" w:rsidRPr="00F24057" w:rsidRDefault="0ABB870B" w:rsidP="0D5852D8">
      <w:pPr>
        <w:pStyle w:val="Heading1"/>
        <w:spacing w:before="0" w:after="0"/>
        <w:rPr>
          <w:rFonts w:eastAsiaTheme="minorEastAsia" w:cs="Times New Roman"/>
          <w:lang w:eastAsia="zh-TW"/>
        </w:rPr>
      </w:pPr>
      <w:bookmarkStart w:id="1526" w:name="_Toc887723979"/>
      <w:bookmarkStart w:id="1527" w:name="_Toc1301221693"/>
      <w:bookmarkStart w:id="1528" w:name="_Toc233377608"/>
      <w:bookmarkStart w:id="1529" w:name="_Toc233378247"/>
      <w:r w:rsidRPr="2CAF28AB">
        <w:rPr>
          <w:rFonts w:cs="Times New Roman"/>
        </w:rPr>
        <w:t>1</w:t>
      </w:r>
      <w:r w:rsidR="17ECA8D2" w:rsidRPr="2CAF28AB">
        <w:rPr>
          <w:rFonts w:cs="Times New Roman"/>
        </w:rPr>
        <w:t>8</w:t>
      </w:r>
      <w:r w:rsidR="4C262F71" w:rsidRPr="00F24057">
        <w:rPr>
          <w:rFonts w:cs="Times New Roman"/>
        </w:rPr>
        <w:t>. Conclusion</w:t>
      </w:r>
      <w:bookmarkEnd w:id="1526"/>
      <w:bookmarkEnd w:id="1527"/>
      <w:bookmarkEnd w:id="1528"/>
      <w:bookmarkEnd w:id="1529"/>
    </w:p>
    <w:p w14:paraId="580E27E7" w14:textId="77777777" w:rsidR="7D8C6AC8" w:rsidRPr="00F24057" w:rsidRDefault="7D8C6AC8" w:rsidP="122F0249">
      <w:pPr>
        <w:rPr>
          <w:rFonts w:cs="Times New Roman"/>
          <w:lang w:eastAsia="zh-TW"/>
        </w:rPr>
      </w:pPr>
    </w:p>
    <w:p w14:paraId="5C3EF0D3" w14:textId="17F3EA1E" w:rsidR="7D8C6AC8" w:rsidRPr="00F24057" w:rsidRDefault="5864CAEC" w:rsidP="122F0249">
      <w:pPr>
        <w:spacing w:line="276" w:lineRule="auto"/>
        <w:rPr>
          <w:rFonts w:cs="Times New Roman"/>
          <w:lang w:eastAsia="zh-TW"/>
        </w:rPr>
      </w:pPr>
      <w:r w:rsidRPr="00F24057">
        <w:rPr>
          <w:rFonts w:cs="Times New Roman"/>
        </w:rPr>
        <w:t xml:space="preserve">Premium Living Furniture Co. Ltd. stands at a critical juncture in its organizational development. As the company transitions from a traditional </w:t>
      </w:r>
      <w:proofErr w:type="gramStart"/>
      <w:r w:rsidRPr="00F24057">
        <w:rPr>
          <w:rFonts w:cs="Times New Roman"/>
        </w:rPr>
        <w:t>Business</w:t>
      </w:r>
      <w:proofErr w:type="gramEnd"/>
      <w:r w:rsidRPr="00F24057">
        <w:rPr>
          <w:rFonts w:cs="Times New Roman"/>
        </w:rPr>
        <w:t xml:space="preserve">‑to‑Consumer (B2C) model to a hybrid </w:t>
      </w:r>
      <w:proofErr w:type="gramStart"/>
      <w:r w:rsidRPr="00F24057">
        <w:rPr>
          <w:rFonts w:cs="Times New Roman"/>
        </w:rPr>
        <w:t>Business</w:t>
      </w:r>
      <w:proofErr w:type="gramEnd"/>
      <w:r w:rsidRPr="00F24057">
        <w:rPr>
          <w:rFonts w:cs="Times New Roman"/>
        </w:rPr>
        <w:t>‑to‑Business (B2B) and B2C approach, the need for a centralized computerized management system has become both urgent and strategic. The analysis conducted throughout this report has highlighted significant operational challenges, including fragmented departmental systems, reliance on manual communication, paper‑based documentation, and the absence of real‑time visibility into core processes. These inefficiencies have led to procurement delays, production disruptions, inconsistent customer service, and increased administrative burdens.</w:t>
      </w:r>
    </w:p>
    <w:p w14:paraId="34212AF2" w14:textId="22B98C40" w:rsidR="7D8C6AC8" w:rsidRPr="00F24057" w:rsidRDefault="5864CAEC" w:rsidP="122F0249">
      <w:pPr>
        <w:spacing w:line="276" w:lineRule="auto"/>
        <w:rPr>
          <w:rFonts w:cs="Times New Roman"/>
          <w:lang w:eastAsia="zh-TW"/>
        </w:rPr>
      </w:pPr>
      <w:r w:rsidRPr="00F24057">
        <w:rPr>
          <w:rFonts w:cs="Times New Roman"/>
        </w:rPr>
        <w:t>The proposed solution—a centralized, role‑based, and trackable management system—directly addresses these issues by integrating inventory control, logistics coordination, sales operations, and customer service into a unified platform. Technically, the system is feasible due to the availability of modern ERP solutions, scalable cloud infrastructure, and established database technologies. Economically, the investment is justified by the long‑term cost savings, efficiency gains, and enhanced customer satisfaction that will strengthen the company’s market position. Organizationally, the system aligns with the company’s strategic transformation, fostering collaboration, accountability, and transparency across departments while supporting both corporate clients and individual consumers.</w:t>
      </w:r>
    </w:p>
    <w:p w14:paraId="6D4E1950" w14:textId="77777777" w:rsidR="7D8C6AC8" w:rsidRPr="00F24057" w:rsidRDefault="5864CAEC" w:rsidP="122F0249">
      <w:pPr>
        <w:spacing w:line="276" w:lineRule="auto"/>
        <w:rPr>
          <w:rFonts w:cs="Times New Roman"/>
        </w:rPr>
      </w:pPr>
      <w:r w:rsidRPr="00F24057">
        <w:rPr>
          <w:rFonts w:cs="Times New Roman"/>
        </w:rPr>
        <w:t>The benefits of this system extend beyond operational improvements. Enhanced inventory control will reduce downtime and ensure production reliability. Structured customer service workflows will improve responsiveness, accountability, and brand reputation. A new communication channel between sales and logistics will minimize errors, accelerate order modifications, and improve customer confidence. Together, these improvements provide a scalable foundation for future growth, enabling Premium Living Furniture to remain competitive in a rapidly evolving global marketplace.</w:t>
      </w:r>
    </w:p>
    <w:p w14:paraId="336AD01A" w14:textId="77777777" w:rsidR="7D8C6AC8" w:rsidRPr="00F24057" w:rsidRDefault="7D8C6AC8" w:rsidP="122F0249">
      <w:pPr>
        <w:spacing w:line="276" w:lineRule="auto"/>
        <w:rPr>
          <w:rFonts w:cs="Times New Roman"/>
        </w:rPr>
      </w:pPr>
    </w:p>
    <w:p w14:paraId="33B97077" w14:textId="2A75EA22" w:rsidR="7D8C6AC8" w:rsidRPr="00F24057" w:rsidRDefault="4C262F71" w:rsidP="122F0249">
      <w:pPr>
        <w:spacing w:line="276" w:lineRule="auto"/>
        <w:rPr>
          <w:rFonts w:cs="Times New Roman"/>
        </w:rPr>
      </w:pPr>
      <w:r w:rsidRPr="00F24057">
        <w:rPr>
          <w:rFonts w:cs="Times New Roman"/>
        </w:rPr>
        <w:t>Ultimately, this project demonstrates the transformative power of information technology in modern enterprises. By embracing digital integration by the new system, Premium Living Furniture Co. Ltd. can move beyond its current limitations and establish itself not only as a manufacturer but as a trusted brand owner with a reputation for efficiency, innovation, and customer‑centric service. The centralized computerized management system is not merely a technical upgrade—it is a strategic enabler that will safeguard the company’s long‑term sustainability, reinforce its brand value, and position it for success in both B2B and B2C markets.</w:t>
      </w:r>
      <w:r w:rsidR="5864CAEC">
        <w:br/>
      </w:r>
    </w:p>
    <w:p w14:paraId="30803AF1" w14:textId="77777777" w:rsidR="00D03C21" w:rsidRPr="00F24057" w:rsidRDefault="00D03C21" w:rsidP="4F8F4A64">
      <w:pPr>
        <w:keepNext w:val="0"/>
        <w:keepLines w:val="0"/>
        <w:spacing w:after="160"/>
        <w:rPr>
          <w:rFonts w:cs="Times New Roman"/>
          <w:sz w:val="32"/>
          <w:szCs w:val="32"/>
          <w:lang w:val="en-GB"/>
        </w:rPr>
      </w:pPr>
      <w:r w:rsidRPr="00F24057">
        <w:rPr>
          <w:rFonts w:cs="Times New Roman"/>
        </w:rPr>
        <w:br w:type="page"/>
      </w:r>
    </w:p>
    <w:p w14:paraId="1CA27EBA" w14:textId="6B3D12DF" w:rsidR="4EEDA9C0" w:rsidRPr="00F24057" w:rsidRDefault="4E8E8E69" w:rsidP="4F8F4A64">
      <w:pPr>
        <w:pStyle w:val="Heading1"/>
        <w:rPr>
          <w:rFonts w:cs="Times New Roman"/>
        </w:rPr>
      </w:pPr>
      <w:bookmarkStart w:id="1530" w:name="_Toc935535361"/>
      <w:bookmarkStart w:id="1531" w:name="_Toc598816694"/>
      <w:bookmarkStart w:id="1532" w:name="_Toc233377609"/>
      <w:bookmarkStart w:id="1533" w:name="_Toc233378248"/>
      <w:r w:rsidRPr="231AD189">
        <w:rPr>
          <w:rFonts w:cs="Times New Roman"/>
        </w:rPr>
        <w:t xml:space="preserve">19. </w:t>
      </w:r>
      <w:r w:rsidR="00D03C21" w:rsidRPr="00F24057">
        <w:rPr>
          <w:rFonts w:cs="Times New Roman"/>
        </w:rPr>
        <w:t>Project Log</w:t>
      </w:r>
      <w:bookmarkEnd w:id="1530"/>
      <w:bookmarkEnd w:id="1531"/>
      <w:bookmarkEnd w:id="1532"/>
      <w:bookmarkEnd w:id="1533"/>
    </w:p>
    <w:tbl>
      <w:tblPr>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55"/>
        <w:gridCol w:w="1012"/>
        <w:gridCol w:w="1544"/>
        <w:gridCol w:w="1515"/>
        <w:tblGridChange w:id="1534">
          <w:tblGrid>
            <w:gridCol w:w="360"/>
            <w:gridCol w:w="360"/>
            <w:gridCol w:w="360"/>
            <w:gridCol w:w="360"/>
            <w:gridCol w:w="2415"/>
            <w:gridCol w:w="1012"/>
            <w:gridCol w:w="1544"/>
            <w:gridCol w:w="1515"/>
          </w:tblGrid>
        </w:tblGridChange>
      </w:tblGrid>
      <w:tr w:rsidR="0006127C" w:rsidRPr="00F24057" w14:paraId="59D5C08A" w14:textId="67482992" w:rsidTr="56149C86">
        <w:trPr>
          <w:trHeight w:val="272"/>
        </w:trPr>
        <w:tc>
          <w:tcPr>
            <w:tcW w:w="3855" w:type="dxa"/>
            <w:vAlign w:val="center"/>
          </w:tcPr>
          <w:p w14:paraId="451E98D1" w14:textId="118B0765" w:rsidR="001861F4" w:rsidRPr="00F24057" w:rsidRDefault="001861F4" w:rsidP="4F8F4A64">
            <w:pPr>
              <w:keepNext w:val="0"/>
              <w:keepLines w:val="0"/>
              <w:jc w:val="center"/>
              <w:rPr>
                <w:rFonts w:cs="Times New Roman"/>
              </w:rPr>
            </w:pPr>
            <w:bookmarkStart w:id="1535" w:name="_Toc528560996"/>
            <w:r w:rsidRPr="00F24057">
              <w:rPr>
                <w:rFonts w:cs="Times New Roman"/>
                <w:color w:val="363636"/>
              </w:rPr>
              <w:t>Task Name</w:t>
            </w:r>
            <w:bookmarkEnd w:id="1535"/>
          </w:p>
        </w:tc>
        <w:tc>
          <w:tcPr>
            <w:tcW w:w="1012" w:type="dxa"/>
            <w:tcBorders>
              <w:bottom w:val="single" w:sz="4" w:space="0" w:color="auto"/>
            </w:tcBorders>
            <w:vAlign w:val="center"/>
          </w:tcPr>
          <w:p w14:paraId="41D974A0" w14:textId="599776E9" w:rsidR="001861F4" w:rsidRPr="00F24057" w:rsidRDefault="001861F4" w:rsidP="4F8F4A64">
            <w:pPr>
              <w:keepNext w:val="0"/>
              <w:keepLines w:val="0"/>
              <w:jc w:val="center"/>
              <w:rPr>
                <w:rFonts w:cs="Times New Roman"/>
              </w:rPr>
            </w:pPr>
            <w:bookmarkStart w:id="1536" w:name="_Toc27680785"/>
            <w:r w:rsidRPr="00F24057">
              <w:rPr>
                <w:rFonts w:cs="Times New Roman"/>
                <w:color w:val="363636"/>
              </w:rPr>
              <w:t>Duration</w:t>
            </w:r>
            <w:bookmarkEnd w:id="1536"/>
          </w:p>
        </w:tc>
        <w:tc>
          <w:tcPr>
            <w:tcW w:w="1544" w:type="dxa"/>
            <w:tcBorders>
              <w:bottom w:val="single" w:sz="4" w:space="0" w:color="auto"/>
            </w:tcBorders>
            <w:vAlign w:val="center"/>
          </w:tcPr>
          <w:p w14:paraId="4E5BEAC7" w14:textId="5423EF49" w:rsidR="001861F4" w:rsidRPr="00F24057" w:rsidRDefault="001861F4" w:rsidP="4F8F4A64">
            <w:pPr>
              <w:keepNext w:val="0"/>
              <w:keepLines w:val="0"/>
              <w:jc w:val="center"/>
              <w:rPr>
                <w:rFonts w:cs="Times New Roman"/>
              </w:rPr>
            </w:pPr>
            <w:bookmarkStart w:id="1537" w:name="_Toc1773842300"/>
            <w:r w:rsidRPr="00F24057">
              <w:rPr>
                <w:rFonts w:cs="Times New Roman"/>
                <w:color w:val="363636"/>
              </w:rPr>
              <w:t>Start</w:t>
            </w:r>
            <w:bookmarkEnd w:id="1537"/>
          </w:p>
        </w:tc>
        <w:tc>
          <w:tcPr>
            <w:tcW w:w="1515" w:type="dxa"/>
            <w:tcBorders>
              <w:bottom w:val="single" w:sz="4" w:space="0" w:color="auto"/>
            </w:tcBorders>
          </w:tcPr>
          <w:p w14:paraId="566FA918" w14:textId="0A1A9AE6" w:rsidR="001861F4" w:rsidRPr="00F24057" w:rsidRDefault="7A6EACC3" w:rsidP="4F8F4A64">
            <w:pPr>
              <w:keepNext w:val="0"/>
              <w:keepLines w:val="0"/>
              <w:jc w:val="center"/>
              <w:rPr>
                <w:rFonts w:cs="Times New Roman"/>
                <w:color w:val="363636"/>
              </w:rPr>
            </w:pPr>
            <w:bookmarkStart w:id="1538" w:name="_Toc1920065534"/>
            <w:r w:rsidRPr="56149C86">
              <w:rPr>
                <w:rFonts w:cs="Times New Roman"/>
                <w:color w:val="363636"/>
              </w:rPr>
              <w:t>Groupmate</w:t>
            </w:r>
            <w:bookmarkEnd w:id="1538"/>
          </w:p>
        </w:tc>
      </w:tr>
      <w:tr w:rsidR="0083254C" w:rsidRPr="00F24057" w14:paraId="2A7ECF7B" w14:textId="77777777" w:rsidTr="56149C86">
        <w:trPr>
          <w:trHeight w:val="272"/>
        </w:trPr>
        <w:tc>
          <w:tcPr>
            <w:tcW w:w="3855" w:type="dxa"/>
            <w:tcBorders>
              <w:right w:val="single" w:sz="4" w:space="0" w:color="auto"/>
            </w:tcBorders>
            <w:vAlign w:val="center"/>
          </w:tcPr>
          <w:p w14:paraId="27D9B327" w14:textId="5AF91042" w:rsidR="0083254C" w:rsidRPr="00F24057" w:rsidRDefault="00B64102" w:rsidP="4F8F4A64">
            <w:pPr>
              <w:rPr>
                <w:rFonts w:cs="Times New Roman"/>
                <w:lang w:eastAsia="zh-HK"/>
              </w:rPr>
            </w:pPr>
            <w:bookmarkStart w:id="1539" w:name="_Toc1163668500"/>
            <w:r w:rsidRPr="00F24057">
              <w:rPr>
                <w:rFonts w:cs="Times New Roman"/>
                <w:lang w:eastAsia="zh-HK"/>
              </w:rPr>
              <w:t>Final Report</w:t>
            </w:r>
            <w:bookmarkEnd w:id="1539"/>
          </w:p>
        </w:tc>
        <w:tc>
          <w:tcPr>
            <w:tcW w:w="1012" w:type="dxa"/>
            <w:tcBorders>
              <w:top w:val="single" w:sz="4" w:space="0" w:color="auto"/>
              <w:left w:val="single" w:sz="4" w:space="0" w:color="auto"/>
              <w:bottom w:val="single" w:sz="4" w:space="0" w:color="auto"/>
              <w:right w:val="nil"/>
            </w:tcBorders>
            <w:vAlign w:val="center"/>
          </w:tcPr>
          <w:p w14:paraId="65BAA9CB" w14:textId="77777777" w:rsidR="0083254C" w:rsidRPr="00F24057" w:rsidRDefault="0083254C" w:rsidP="4F8F4A64">
            <w:pPr>
              <w:keepNext w:val="0"/>
              <w:keepLines w:val="0"/>
              <w:jc w:val="center"/>
              <w:rPr>
                <w:rFonts w:cs="Times New Roman"/>
                <w:color w:val="363636"/>
              </w:rPr>
            </w:pPr>
          </w:p>
        </w:tc>
        <w:tc>
          <w:tcPr>
            <w:tcW w:w="1544" w:type="dxa"/>
            <w:tcBorders>
              <w:top w:val="single" w:sz="4" w:space="0" w:color="auto"/>
              <w:left w:val="nil"/>
              <w:bottom w:val="single" w:sz="4" w:space="0" w:color="auto"/>
              <w:right w:val="nil"/>
            </w:tcBorders>
            <w:vAlign w:val="center"/>
          </w:tcPr>
          <w:p w14:paraId="4510CDA7" w14:textId="77777777" w:rsidR="0083254C" w:rsidRPr="00F24057" w:rsidRDefault="0083254C" w:rsidP="4F8F4A64">
            <w:pPr>
              <w:keepNext w:val="0"/>
              <w:keepLines w:val="0"/>
              <w:jc w:val="center"/>
              <w:rPr>
                <w:rFonts w:cs="Times New Roman"/>
                <w:color w:val="363636"/>
              </w:rPr>
            </w:pPr>
          </w:p>
        </w:tc>
        <w:tc>
          <w:tcPr>
            <w:tcW w:w="1515" w:type="dxa"/>
            <w:tcBorders>
              <w:top w:val="single" w:sz="4" w:space="0" w:color="auto"/>
              <w:left w:val="nil"/>
              <w:bottom w:val="single" w:sz="4" w:space="0" w:color="auto"/>
              <w:right w:val="nil"/>
            </w:tcBorders>
          </w:tcPr>
          <w:p w14:paraId="30AE51A4" w14:textId="77777777" w:rsidR="0083254C" w:rsidRPr="00F24057" w:rsidRDefault="0083254C" w:rsidP="4F8F4A64">
            <w:pPr>
              <w:keepNext w:val="0"/>
              <w:keepLines w:val="0"/>
              <w:jc w:val="center"/>
              <w:rPr>
                <w:rFonts w:cs="Times New Roman"/>
                <w:color w:val="363636"/>
              </w:rPr>
            </w:pPr>
          </w:p>
        </w:tc>
      </w:tr>
      <w:tr w:rsidR="001861F4" w:rsidRPr="00F24057" w14:paraId="09C138D4" w14:textId="2360ABF0"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540" w:author="SUNG Kit (250405321)" w:date="2026-06-24T15:13:00Z">
            <w:tblPrEx>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541" w:author="SUNG Kit (250405321)" w:date="2026-06-24T15:13: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542" w:author="SUNG Kit (250405321)" w:date="2026-06-24T15:13:00Z">
              <w:tcPr>
                <w:tcW w:w="0" w:type="auto"/>
              </w:tcPr>
            </w:tcPrChange>
          </w:tcPr>
          <w:p w14:paraId="6D2DE923" w14:textId="0120E874" w:rsidR="001861F4" w:rsidRPr="00F24057" w:rsidRDefault="001861F4" w:rsidP="4F8F4A64">
            <w:pPr>
              <w:keepNext w:val="0"/>
              <w:keepLines w:val="0"/>
              <w:rPr>
                <w:rFonts w:cs="Times New Roman"/>
              </w:rPr>
            </w:pPr>
            <w:bookmarkStart w:id="1543" w:name="_Toc1720692364"/>
            <w:r w:rsidRPr="00F24057">
              <w:rPr>
                <w:rFonts w:cs="Times New Roman"/>
                <w:color w:val="000000" w:themeColor="text1"/>
              </w:rPr>
              <w:t>Abstract</w:t>
            </w:r>
            <w:bookmarkEnd w:id="1543"/>
            <w:r w:rsidRPr="00F24057">
              <w:rPr>
                <w:rFonts w:cs="Times New Roman"/>
                <w:color w:val="000000" w:themeColor="text1"/>
              </w:rPr>
              <w:t xml:space="preserve"> </w:t>
            </w:r>
          </w:p>
        </w:tc>
        <w:tc>
          <w:tcPr>
            <w:tcW w:w="1012" w:type="dxa"/>
            <w:tcBorders>
              <w:top w:val="single" w:sz="4" w:space="0" w:color="auto"/>
              <w:left w:val="single" w:sz="4" w:space="0" w:color="auto"/>
              <w:bottom w:val="single" w:sz="4" w:space="0" w:color="auto"/>
              <w:right w:val="single" w:sz="4" w:space="0" w:color="auto"/>
            </w:tcBorders>
            <w:vAlign w:val="center"/>
            <w:tcPrChange w:id="1544" w:author="SUNG Kit (250405321)" w:date="2026-06-24T15:13:00Z">
              <w:tcPr>
                <w:tcW w:w="0" w:type="auto"/>
              </w:tcPr>
            </w:tcPrChange>
          </w:tcPr>
          <w:p w14:paraId="1555D42F" w14:textId="771DA97B" w:rsidR="001861F4" w:rsidRPr="00F24057" w:rsidRDefault="001861F4" w:rsidP="4F8F4A64">
            <w:pPr>
              <w:keepNext w:val="0"/>
              <w:keepLines w:val="0"/>
              <w:jc w:val="center"/>
              <w:rPr>
                <w:rFonts w:cs="Times New Roman"/>
              </w:rPr>
            </w:pPr>
            <w:bookmarkStart w:id="1545" w:name="_Toc286810961"/>
            <w:r w:rsidRPr="00F24057">
              <w:rPr>
                <w:rFonts w:cs="Times New Roman"/>
                <w:color w:val="000000" w:themeColor="text1"/>
              </w:rPr>
              <w:t>1 day</w:t>
            </w:r>
            <w:bookmarkEnd w:id="1545"/>
          </w:p>
        </w:tc>
        <w:tc>
          <w:tcPr>
            <w:tcW w:w="1544" w:type="dxa"/>
            <w:tcBorders>
              <w:top w:val="single" w:sz="4" w:space="0" w:color="auto"/>
              <w:left w:val="single" w:sz="4" w:space="0" w:color="auto"/>
              <w:bottom w:val="single" w:sz="4" w:space="0" w:color="auto"/>
              <w:right w:val="single" w:sz="4" w:space="0" w:color="auto"/>
            </w:tcBorders>
            <w:vAlign w:val="center"/>
            <w:tcPrChange w:id="1546" w:author="SUNG Kit (250405321)" w:date="2026-06-24T15:13:00Z">
              <w:tcPr>
                <w:tcW w:w="0" w:type="auto"/>
              </w:tcPr>
            </w:tcPrChange>
          </w:tcPr>
          <w:p w14:paraId="18B9DB47" w14:textId="69F224AB" w:rsidR="001861F4" w:rsidRPr="00F24057" w:rsidRDefault="001861F4" w:rsidP="4F8F4A64">
            <w:pPr>
              <w:keepNext w:val="0"/>
              <w:keepLines w:val="0"/>
              <w:jc w:val="center"/>
              <w:rPr>
                <w:rFonts w:cs="Times New Roman"/>
              </w:rPr>
            </w:pPr>
            <w:bookmarkStart w:id="1547" w:name="_Toc110155660"/>
            <w:r w:rsidRPr="00F24057">
              <w:rPr>
                <w:rFonts w:cs="Times New Roman"/>
                <w:color w:val="000000" w:themeColor="text1"/>
              </w:rPr>
              <w:t>Wed 21-01-26</w:t>
            </w:r>
            <w:bookmarkEnd w:id="1547"/>
          </w:p>
        </w:tc>
        <w:tc>
          <w:tcPr>
            <w:tcW w:w="1515" w:type="dxa"/>
            <w:tcBorders>
              <w:top w:val="single" w:sz="4" w:space="0" w:color="auto"/>
              <w:left w:val="single" w:sz="4" w:space="0" w:color="auto"/>
              <w:bottom w:val="single" w:sz="4" w:space="0" w:color="auto"/>
              <w:right w:val="single" w:sz="4" w:space="0" w:color="auto"/>
            </w:tcBorders>
            <w:tcPrChange w:id="1548" w:author="SUNG Kit (250405321)" w:date="2026-06-24T15:13:00Z">
              <w:tcPr>
                <w:tcW w:w="0" w:type="auto"/>
              </w:tcPr>
            </w:tcPrChange>
          </w:tcPr>
          <w:p w14:paraId="4EB0D6C6" w14:textId="2ED6E36E" w:rsidR="001861F4" w:rsidRPr="00F24057" w:rsidRDefault="001861F4" w:rsidP="4F8F4A64">
            <w:pPr>
              <w:keepNext w:val="0"/>
              <w:keepLines w:val="0"/>
              <w:jc w:val="center"/>
              <w:rPr>
                <w:rFonts w:cs="Times New Roman"/>
                <w:color w:val="000000"/>
              </w:rPr>
            </w:pPr>
            <w:bookmarkStart w:id="1549" w:name="_Toc1192118837"/>
            <w:r w:rsidRPr="00F24057">
              <w:rPr>
                <w:rFonts w:eastAsia="Times New Roman" w:cs="Times New Roman"/>
              </w:rPr>
              <w:t>Sung Kit</w:t>
            </w:r>
            <w:bookmarkEnd w:id="1549"/>
          </w:p>
        </w:tc>
      </w:tr>
      <w:tr w:rsidR="001861F4" w:rsidRPr="00F24057" w14:paraId="2BDC3B2C" w14:textId="6D76CF67"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550" w:author="SUNG Kit (250405321)" w:date="2026-06-24T14:42:00Z">
            <w:tblPrEx>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551"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552" w:author="SUNG Kit (250405321)" w:date="2026-06-24T14:42:00Z">
              <w:tcPr>
                <w:tcW w:w="0" w:type="auto"/>
              </w:tcPr>
            </w:tcPrChange>
          </w:tcPr>
          <w:p w14:paraId="08E29C69" w14:textId="41A0BD06" w:rsidR="001861F4" w:rsidRPr="00F24057" w:rsidRDefault="001861F4" w:rsidP="4F8F4A64">
            <w:pPr>
              <w:keepNext w:val="0"/>
              <w:keepLines w:val="0"/>
              <w:rPr>
                <w:rFonts w:cs="Times New Roman"/>
              </w:rPr>
            </w:pPr>
            <w:bookmarkStart w:id="1553" w:name="_Toc943094484"/>
            <w:r w:rsidRPr="00F24057">
              <w:rPr>
                <w:rFonts w:cs="Times New Roman"/>
                <w:color w:val="000000" w:themeColor="text1"/>
              </w:rPr>
              <w:t>Problem Findings</w:t>
            </w:r>
            <w:bookmarkEnd w:id="1553"/>
          </w:p>
        </w:tc>
        <w:tc>
          <w:tcPr>
            <w:tcW w:w="1012" w:type="dxa"/>
            <w:tcBorders>
              <w:top w:val="single" w:sz="4" w:space="0" w:color="auto"/>
              <w:left w:val="single" w:sz="4" w:space="0" w:color="auto"/>
              <w:bottom w:val="single" w:sz="4" w:space="0" w:color="auto"/>
              <w:right w:val="single" w:sz="4" w:space="0" w:color="auto"/>
            </w:tcBorders>
            <w:vAlign w:val="center"/>
            <w:tcPrChange w:id="1554" w:author="SUNG Kit (250405321)" w:date="2026-06-24T14:42:00Z">
              <w:tcPr>
                <w:tcW w:w="0" w:type="auto"/>
              </w:tcPr>
            </w:tcPrChange>
          </w:tcPr>
          <w:p w14:paraId="78971EC4" w14:textId="008E382A" w:rsidR="001861F4" w:rsidRPr="00F24057" w:rsidRDefault="001861F4" w:rsidP="4F8F4A64">
            <w:pPr>
              <w:keepNext w:val="0"/>
              <w:keepLines w:val="0"/>
              <w:jc w:val="center"/>
              <w:rPr>
                <w:rFonts w:cs="Times New Roman"/>
              </w:rPr>
            </w:pPr>
            <w:bookmarkStart w:id="1555" w:name="_Toc703101564"/>
            <w:r w:rsidRPr="00F24057">
              <w:rPr>
                <w:rFonts w:cs="Times New Roman"/>
                <w:color w:val="000000" w:themeColor="text1"/>
              </w:rPr>
              <w:t>7 days</w:t>
            </w:r>
            <w:bookmarkEnd w:id="1555"/>
          </w:p>
        </w:tc>
        <w:tc>
          <w:tcPr>
            <w:tcW w:w="1544" w:type="dxa"/>
            <w:tcBorders>
              <w:top w:val="single" w:sz="4" w:space="0" w:color="auto"/>
              <w:left w:val="single" w:sz="4" w:space="0" w:color="auto"/>
              <w:bottom w:val="single" w:sz="4" w:space="0" w:color="auto"/>
              <w:right w:val="single" w:sz="4" w:space="0" w:color="auto"/>
            </w:tcBorders>
            <w:vAlign w:val="center"/>
            <w:tcPrChange w:id="1556" w:author="SUNG Kit (250405321)" w:date="2026-06-24T14:42:00Z">
              <w:tcPr>
                <w:tcW w:w="0" w:type="auto"/>
              </w:tcPr>
            </w:tcPrChange>
          </w:tcPr>
          <w:p w14:paraId="58842F00" w14:textId="21FF9B65" w:rsidR="001861F4" w:rsidRPr="00F24057" w:rsidRDefault="001861F4" w:rsidP="4F8F4A64">
            <w:pPr>
              <w:keepNext w:val="0"/>
              <w:keepLines w:val="0"/>
              <w:jc w:val="center"/>
              <w:rPr>
                <w:rFonts w:cs="Times New Roman"/>
              </w:rPr>
            </w:pPr>
            <w:bookmarkStart w:id="1557" w:name="_Toc651862363"/>
            <w:r w:rsidRPr="00F24057">
              <w:rPr>
                <w:rFonts w:cs="Times New Roman"/>
                <w:color w:val="000000" w:themeColor="text1"/>
              </w:rPr>
              <w:t>Wed 21-01-26</w:t>
            </w:r>
            <w:bookmarkEnd w:id="1557"/>
          </w:p>
        </w:tc>
        <w:tc>
          <w:tcPr>
            <w:tcW w:w="1515" w:type="dxa"/>
            <w:tcBorders>
              <w:top w:val="single" w:sz="4" w:space="0" w:color="auto"/>
              <w:left w:val="single" w:sz="4" w:space="0" w:color="auto"/>
              <w:bottom w:val="single" w:sz="4" w:space="0" w:color="auto"/>
              <w:right w:val="single" w:sz="4" w:space="0" w:color="auto"/>
            </w:tcBorders>
            <w:tcPrChange w:id="1558" w:author="SUNG Kit (250405321)" w:date="2026-06-24T14:42:00Z">
              <w:tcPr>
                <w:tcW w:w="0" w:type="auto"/>
              </w:tcPr>
            </w:tcPrChange>
          </w:tcPr>
          <w:p w14:paraId="01FF9211" w14:textId="7D4B599E" w:rsidR="001861F4" w:rsidRPr="00F24057" w:rsidRDefault="001861F4" w:rsidP="4F8F4A64">
            <w:pPr>
              <w:keepNext w:val="0"/>
              <w:keepLines w:val="0"/>
              <w:jc w:val="center"/>
              <w:rPr>
                <w:rFonts w:cs="Times New Roman"/>
                <w:color w:val="000000"/>
              </w:rPr>
            </w:pPr>
            <w:bookmarkStart w:id="1559" w:name="_Toc256120554"/>
            <w:r w:rsidRPr="00F24057">
              <w:rPr>
                <w:rFonts w:eastAsia="Times New Roman" w:cs="Times New Roman"/>
              </w:rPr>
              <w:t>Chan Ho Yin</w:t>
            </w:r>
            <w:bookmarkEnd w:id="1559"/>
          </w:p>
        </w:tc>
      </w:tr>
      <w:tr w:rsidR="001861F4" w:rsidRPr="00F24057" w14:paraId="5B62CB09" w14:textId="17F04EAE"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560" w:author="SUNG Kit (250405321)" w:date="2026-06-24T14:42:00Z">
            <w:tblPrEx>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561"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562" w:author="SUNG Kit (250405321)" w:date="2026-06-24T14:42:00Z">
              <w:tcPr>
                <w:tcW w:w="0" w:type="auto"/>
              </w:tcPr>
            </w:tcPrChange>
          </w:tcPr>
          <w:p w14:paraId="78087CC2" w14:textId="1E84CA83" w:rsidR="001861F4" w:rsidRPr="00F24057" w:rsidRDefault="001861F4" w:rsidP="4F8F4A64">
            <w:pPr>
              <w:keepNext w:val="0"/>
              <w:keepLines w:val="0"/>
              <w:rPr>
                <w:rFonts w:cs="Times New Roman"/>
              </w:rPr>
            </w:pPr>
            <w:bookmarkStart w:id="1563" w:name="_Toc1013615589"/>
            <w:r w:rsidRPr="00F24057">
              <w:rPr>
                <w:rFonts w:cs="Times New Roman"/>
                <w:color w:val="000000" w:themeColor="text1"/>
              </w:rPr>
              <w:t>Functional Requirements</w:t>
            </w:r>
            <w:bookmarkEnd w:id="1563"/>
          </w:p>
        </w:tc>
        <w:tc>
          <w:tcPr>
            <w:tcW w:w="1012" w:type="dxa"/>
            <w:tcBorders>
              <w:top w:val="single" w:sz="4" w:space="0" w:color="auto"/>
              <w:left w:val="single" w:sz="4" w:space="0" w:color="auto"/>
              <w:bottom w:val="single" w:sz="4" w:space="0" w:color="auto"/>
              <w:right w:val="single" w:sz="4" w:space="0" w:color="auto"/>
            </w:tcBorders>
            <w:vAlign w:val="center"/>
            <w:tcPrChange w:id="1564" w:author="SUNG Kit (250405321)" w:date="2026-06-24T14:42:00Z">
              <w:tcPr>
                <w:tcW w:w="0" w:type="auto"/>
              </w:tcPr>
            </w:tcPrChange>
          </w:tcPr>
          <w:p w14:paraId="78A71D7A" w14:textId="29CB09D7" w:rsidR="001861F4" w:rsidRPr="00F24057" w:rsidRDefault="001861F4" w:rsidP="4F8F4A64">
            <w:pPr>
              <w:keepNext w:val="0"/>
              <w:keepLines w:val="0"/>
              <w:jc w:val="center"/>
              <w:rPr>
                <w:rFonts w:cs="Times New Roman"/>
              </w:rPr>
            </w:pPr>
            <w:bookmarkStart w:id="1565" w:name="_Toc711056443"/>
            <w:r w:rsidRPr="00F24057">
              <w:rPr>
                <w:rFonts w:cs="Times New Roman"/>
                <w:color w:val="000000" w:themeColor="text1"/>
              </w:rPr>
              <w:t>12 days</w:t>
            </w:r>
            <w:bookmarkEnd w:id="1565"/>
          </w:p>
        </w:tc>
        <w:tc>
          <w:tcPr>
            <w:tcW w:w="1544" w:type="dxa"/>
            <w:tcBorders>
              <w:top w:val="single" w:sz="4" w:space="0" w:color="auto"/>
              <w:left w:val="single" w:sz="4" w:space="0" w:color="auto"/>
              <w:bottom w:val="single" w:sz="4" w:space="0" w:color="auto"/>
              <w:right w:val="single" w:sz="4" w:space="0" w:color="auto"/>
            </w:tcBorders>
            <w:vAlign w:val="center"/>
            <w:tcPrChange w:id="1566" w:author="SUNG Kit (250405321)" w:date="2026-06-24T14:42:00Z">
              <w:tcPr>
                <w:tcW w:w="0" w:type="auto"/>
              </w:tcPr>
            </w:tcPrChange>
          </w:tcPr>
          <w:p w14:paraId="3E22CD07" w14:textId="14523B7A" w:rsidR="001861F4" w:rsidRPr="00F24057" w:rsidRDefault="001861F4" w:rsidP="4F8F4A64">
            <w:pPr>
              <w:keepNext w:val="0"/>
              <w:keepLines w:val="0"/>
              <w:jc w:val="center"/>
              <w:rPr>
                <w:rFonts w:cs="Times New Roman"/>
              </w:rPr>
            </w:pPr>
            <w:bookmarkStart w:id="1567" w:name="_Toc468492164"/>
            <w:r w:rsidRPr="00F24057">
              <w:rPr>
                <w:rFonts w:cs="Times New Roman"/>
                <w:color w:val="000000" w:themeColor="text1"/>
              </w:rPr>
              <w:t>Wed 21-01-26</w:t>
            </w:r>
            <w:bookmarkEnd w:id="1567"/>
          </w:p>
        </w:tc>
        <w:tc>
          <w:tcPr>
            <w:tcW w:w="1515" w:type="dxa"/>
            <w:tcBorders>
              <w:top w:val="single" w:sz="4" w:space="0" w:color="auto"/>
              <w:left w:val="single" w:sz="4" w:space="0" w:color="auto"/>
              <w:bottom w:val="single" w:sz="4" w:space="0" w:color="auto"/>
              <w:right w:val="single" w:sz="4" w:space="0" w:color="auto"/>
            </w:tcBorders>
            <w:tcPrChange w:id="1568" w:author="SUNG Kit (250405321)" w:date="2026-06-24T14:42:00Z">
              <w:tcPr>
                <w:tcW w:w="0" w:type="auto"/>
              </w:tcPr>
            </w:tcPrChange>
          </w:tcPr>
          <w:p w14:paraId="790737A8" w14:textId="7875674F" w:rsidR="001861F4" w:rsidRPr="00F24057" w:rsidRDefault="001861F4" w:rsidP="4F8F4A64">
            <w:pPr>
              <w:keepNext w:val="0"/>
              <w:keepLines w:val="0"/>
              <w:jc w:val="center"/>
              <w:rPr>
                <w:rFonts w:cs="Times New Roman"/>
                <w:color w:val="000000"/>
              </w:rPr>
            </w:pPr>
            <w:bookmarkStart w:id="1569" w:name="_Toc573815058"/>
            <w:r w:rsidRPr="00F24057">
              <w:rPr>
                <w:rFonts w:eastAsia="Times New Roman" w:cs="Times New Roman"/>
              </w:rPr>
              <w:t>Chan Ho Yin</w:t>
            </w:r>
            <w:bookmarkEnd w:id="1569"/>
          </w:p>
        </w:tc>
      </w:tr>
      <w:tr w:rsidR="001861F4" w:rsidRPr="00F24057" w14:paraId="34973BAB" w14:textId="4A20D3C6"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570" w:author="SUNG Kit (250405321)" w:date="2026-06-24T14:42:00Z">
            <w:tblPrEx>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571"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572" w:author="SUNG Kit (250405321)" w:date="2026-06-24T14:42:00Z">
              <w:tcPr>
                <w:tcW w:w="0" w:type="auto"/>
              </w:tcPr>
            </w:tcPrChange>
          </w:tcPr>
          <w:p w14:paraId="73365EE9" w14:textId="240288FA" w:rsidR="001861F4" w:rsidRPr="00F24057" w:rsidRDefault="001861F4" w:rsidP="4F8F4A64">
            <w:pPr>
              <w:keepNext w:val="0"/>
              <w:keepLines w:val="0"/>
              <w:rPr>
                <w:rFonts w:cs="Times New Roman"/>
              </w:rPr>
            </w:pPr>
            <w:bookmarkStart w:id="1573" w:name="_Toc234389811"/>
            <w:r w:rsidRPr="00F24057">
              <w:rPr>
                <w:rFonts w:cs="Times New Roman"/>
                <w:color w:val="000000" w:themeColor="text1"/>
              </w:rPr>
              <w:t>Non-Functional Requirements</w:t>
            </w:r>
            <w:bookmarkEnd w:id="1573"/>
          </w:p>
        </w:tc>
        <w:tc>
          <w:tcPr>
            <w:tcW w:w="1012" w:type="dxa"/>
            <w:tcBorders>
              <w:top w:val="single" w:sz="4" w:space="0" w:color="auto"/>
              <w:left w:val="single" w:sz="4" w:space="0" w:color="auto"/>
              <w:bottom w:val="single" w:sz="4" w:space="0" w:color="auto"/>
              <w:right w:val="single" w:sz="4" w:space="0" w:color="auto"/>
            </w:tcBorders>
            <w:vAlign w:val="center"/>
            <w:tcPrChange w:id="1574" w:author="SUNG Kit (250405321)" w:date="2026-06-24T14:42:00Z">
              <w:tcPr>
                <w:tcW w:w="0" w:type="auto"/>
              </w:tcPr>
            </w:tcPrChange>
          </w:tcPr>
          <w:p w14:paraId="07E401DD" w14:textId="471B61D6" w:rsidR="001861F4" w:rsidRPr="00F24057" w:rsidRDefault="001861F4" w:rsidP="4F8F4A64">
            <w:pPr>
              <w:keepNext w:val="0"/>
              <w:keepLines w:val="0"/>
              <w:jc w:val="center"/>
              <w:rPr>
                <w:rFonts w:cs="Times New Roman"/>
              </w:rPr>
            </w:pPr>
            <w:bookmarkStart w:id="1575" w:name="_Toc1596066718"/>
            <w:r w:rsidRPr="00F24057">
              <w:rPr>
                <w:rFonts w:cs="Times New Roman"/>
                <w:color w:val="000000" w:themeColor="text1"/>
              </w:rPr>
              <w:t>8 days</w:t>
            </w:r>
            <w:bookmarkEnd w:id="1575"/>
          </w:p>
        </w:tc>
        <w:tc>
          <w:tcPr>
            <w:tcW w:w="1544" w:type="dxa"/>
            <w:tcBorders>
              <w:top w:val="single" w:sz="4" w:space="0" w:color="auto"/>
              <w:left w:val="single" w:sz="4" w:space="0" w:color="auto"/>
              <w:bottom w:val="single" w:sz="4" w:space="0" w:color="auto"/>
              <w:right w:val="single" w:sz="4" w:space="0" w:color="auto"/>
            </w:tcBorders>
            <w:vAlign w:val="center"/>
            <w:tcPrChange w:id="1576" w:author="SUNG Kit (250405321)" w:date="2026-06-24T14:42:00Z">
              <w:tcPr>
                <w:tcW w:w="0" w:type="auto"/>
              </w:tcPr>
            </w:tcPrChange>
          </w:tcPr>
          <w:p w14:paraId="51284071" w14:textId="45E0659E" w:rsidR="001861F4" w:rsidRPr="00F24057" w:rsidRDefault="001861F4" w:rsidP="4F8F4A64">
            <w:pPr>
              <w:keepNext w:val="0"/>
              <w:keepLines w:val="0"/>
              <w:jc w:val="center"/>
              <w:rPr>
                <w:rFonts w:cs="Times New Roman"/>
              </w:rPr>
            </w:pPr>
            <w:bookmarkStart w:id="1577" w:name="_Toc1291887633"/>
            <w:r w:rsidRPr="00F24057">
              <w:rPr>
                <w:rFonts w:cs="Times New Roman"/>
                <w:color w:val="000000" w:themeColor="text1"/>
              </w:rPr>
              <w:t>Wed 21-01-26</w:t>
            </w:r>
            <w:bookmarkEnd w:id="1577"/>
          </w:p>
        </w:tc>
        <w:tc>
          <w:tcPr>
            <w:tcW w:w="1515" w:type="dxa"/>
            <w:tcBorders>
              <w:top w:val="single" w:sz="4" w:space="0" w:color="auto"/>
              <w:left w:val="single" w:sz="4" w:space="0" w:color="auto"/>
              <w:bottom w:val="single" w:sz="4" w:space="0" w:color="auto"/>
              <w:right w:val="single" w:sz="4" w:space="0" w:color="auto"/>
            </w:tcBorders>
            <w:tcPrChange w:id="1578" w:author="SUNG Kit (250405321)" w:date="2026-06-24T14:42:00Z">
              <w:tcPr>
                <w:tcW w:w="0" w:type="auto"/>
              </w:tcPr>
            </w:tcPrChange>
          </w:tcPr>
          <w:p w14:paraId="68693B01" w14:textId="559E5CF2" w:rsidR="001861F4" w:rsidRPr="00F24057" w:rsidRDefault="001861F4" w:rsidP="4F8F4A64">
            <w:pPr>
              <w:keepNext w:val="0"/>
              <w:keepLines w:val="0"/>
              <w:jc w:val="center"/>
              <w:rPr>
                <w:rFonts w:cs="Times New Roman"/>
                <w:color w:val="000000"/>
              </w:rPr>
            </w:pPr>
            <w:bookmarkStart w:id="1579" w:name="_Toc1029082808"/>
            <w:r w:rsidRPr="00F24057">
              <w:rPr>
                <w:rFonts w:eastAsia="Times New Roman" w:cs="Times New Roman"/>
              </w:rPr>
              <w:t>Miao Tung</w:t>
            </w:r>
            <w:bookmarkEnd w:id="1579"/>
          </w:p>
        </w:tc>
      </w:tr>
      <w:tr w:rsidR="001861F4" w:rsidRPr="00F24057" w14:paraId="207A2490" w14:textId="203789FA"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580" w:author="SUNG Kit (250405321)" w:date="2026-06-24T14:42:00Z">
            <w:tblPrEx>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581"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582" w:author="SUNG Kit (250405321)" w:date="2026-06-24T14:42:00Z">
              <w:tcPr>
                <w:tcW w:w="0" w:type="auto"/>
              </w:tcPr>
            </w:tcPrChange>
          </w:tcPr>
          <w:p w14:paraId="0BB62175" w14:textId="30194A2D" w:rsidR="001861F4" w:rsidRPr="00F24057" w:rsidRDefault="001861F4" w:rsidP="4F8F4A64">
            <w:pPr>
              <w:keepNext w:val="0"/>
              <w:keepLines w:val="0"/>
              <w:rPr>
                <w:rFonts w:cs="Times New Roman"/>
              </w:rPr>
            </w:pPr>
            <w:bookmarkStart w:id="1583" w:name="_Toc2097681368"/>
            <w:r w:rsidRPr="00F24057">
              <w:rPr>
                <w:rFonts w:cs="Times New Roman"/>
                <w:color w:val="000000" w:themeColor="text1"/>
              </w:rPr>
              <w:t>System Architecture</w:t>
            </w:r>
            <w:bookmarkEnd w:id="1583"/>
          </w:p>
        </w:tc>
        <w:tc>
          <w:tcPr>
            <w:tcW w:w="1012" w:type="dxa"/>
            <w:tcBorders>
              <w:top w:val="single" w:sz="4" w:space="0" w:color="auto"/>
              <w:left w:val="single" w:sz="4" w:space="0" w:color="auto"/>
              <w:bottom w:val="single" w:sz="4" w:space="0" w:color="auto"/>
              <w:right w:val="single" w:sz="4" w:space="0" w:color="auto"/>
            </w:tcBorders>
            <w:vAlign w:val="center"/>
            <w:tcPrChange w:id="1584" w:author="SUNG Kit (250405321)" w:date="2026-06-24T14:42:00Z">
              <w:tcPr>
                <w:tcW w:w="0" w:type="auto"/>
              </w:tcPr>
            </w:tcPrChange>
          </w:tcPr>
          <w:p w14:paraId="652E2DBD" w14:textId="306A5F40" w:rsidR="001861F4" w:rsidRPr="00F24057" w:rsidRDefault="001861F4" w:rsidP="4F8F4A64">
            <w:pPr>
              <w:keepNext w:val="0"/>
              <w:keepLines w:val="0"/>
              <w:jc w:val="center"/>
              <w:rPr>
                <w:rFonts w:cs="Times New Roman"/>
              </w:rPr>
            </w:pPr>
            <w:bookmarkStart w:id="1585" w:name="_Toc1260251073"/>
            <w:r w:rsidRPr="00F24057">
              <w:rPr>
                <w:rFonts w:cs="Times New Roman"/>
                <w:color w:val="000000" w:themeColor="text1"/>
              </w:rPr>
              <w:t>10 days</w:t>
            </w:r>
            <w:bookmarkEnd w:id="1585"/>
          </w:p>
        </w:tc>
        <w:tc>
          <w:tcPr>
            <w:tcW w:w="1544" w:type="dxa"/>
            <w:tcBorders>
              <w:top w:val="single" w:sz="4" w:space="0" w:color="auto"/>
              <w:left w:val="single" w:sz="4" w:space="0" w:color="auto"/>
              <w:bottom w:val="single" w:sz="4" w:space="0" w:color="auto"/>
              <w:right w:val="single" w:sz="4" w:space="0" w:color="auto"/>
            </w:tcBorders>
            <w:vAlign w:val="center"/>
            <w:tcPrChange w:id="1586" w:author="SUNG Kit (250405321)" w:date="2026-06-24T14:42:00Z">
              <w:tcPr>
                <w:tcW w:w="0" w:type="auto"/>
              </w:tcPr>
            </w:tcPrChange>
          </w:tcPr>
          <w:p w14:paraId="379D9A41" w14:textId="406F8DC2" w:rsidR="001861F4" w:rsidRPr="00F24057" w:rsidRDefault="001861F4" w:rsidP="4F8F4A64">
            <w:pPr>
              <w:keepNext w:val="0"/>
              <w:keepLines w:val="0"/>
              <w:jc w:val="center"/>
              <w:rPr>
                <w:rFonts w:cs="Times New Roman"/>
              </w:rPr>
            </w:pPr>
            <w:bookmarkStart w:id="1587" w:name="_Toc919708768"/>
            <w:r w:rsidRPr="00F24057">
              <w:rPr>
                <w:rFonts w:cs="Times New Roman"/>
                <w:color w:val="000000" w:themeColor="text1"/>
              </w:rPr>
              <w:t>Wed 21-01-26</w:t>
            </w:r>
            <w:bookmarkEnd w:id="1587"/>
          </w:p>
        </w:tc>
        <w:tc>
          <w:tcPr>
            <w:tcW w:w="1515" w:type="dxa"/>
            <w:tcBorders>
              <w:top w:val="single" w:sz="4" w:space="0" w:color="auto"/>
              <w:left w:val="single" w:sz="4" w:space="0" w:color="auto"/>
              <w:bottom w:val="single" w:sz="4" w:space="0" w:color="auto"/>
              <w:right w:val="single" w:sz="4" w:space="0" w:color="auto"/>
            </w:tcBorders>
            <w:tcPrChange w:id="1588" w:author="SUNG Kit (250405321)" w:date="2026-06-24T14:42:00Z">
              <w:tcPr>
                <w:tcW w:w="0" w:type="auto"/>
              </w:tcPr>
            </w:tcPrChange>
          </w:tcPr>
          <w:p w14:paraId="0DB4F6A4" w14:textId="375D488A" w:rsidR="001861F4" w:rsidRPr="00F24057" w:rsidRDefault="001861F4" w:rsidP="4F8F4A64">
            <w:pPr>
              <w:keepNext w:val="0"/>
              <w:keepLines w:val="0"/>
              <w:jc w:val="center"/>
              <w:rPr>
                <w:rFonts w:cs="Times New Roman"/>
                <w:color w:val="000000"/>
              </w:rPr>
            </w:pPr>
            <w:bookmarkStart w:id="1589" w:name="_Toc667705191"/>
            <w:r w:rsidRPr="00F24057">
              <w:rPr>
                <w:rFonts w:eastAsia="Times New Roman" w:cs="Times New Roman"/>
              </w:rPr>
              <w:t>Sung Kit</w:t>
            </w:r>
            <w:bookmarkEnd w:id="1589"/>
          </w:p>
        </w:tc>
      </w:tr>
      <w:tr w:rsidR="001861F4" w:rsidRPr="00F24057" w14:paraId="1A3DB109" w14:textId="0483FC09"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590" w:author="SUNG Kit (250405321)" w:date="2026-06-24T14:42:00Z">
            <w:tblPrEx>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591"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592" w:author="SUNG Kit (250405321)" w:date="2026-06-24T14:42:00Z">
              <w:tcPr>
                <w:tcW w:w="0" w:type="auto"/>
              </w:tcPr>
            </w:tcPrChange>
          </w:tcPr>
          <w:p w14:paraId="1BE0F197" w14:textId="6EC74B8E" w:rsidR="001861F4" w:rsidRPr="00F24057" w:rsidRDefault="001861F4" w:rsidP="4F8F4A64">
            <w:pPr>
              <w:keepNext w:val="0"/>
              <w:keepLines w:val="0"/>
              <w:rPr>
                <w:rFonts w:cs="Times New Roman"/>
              </w:rPr>
            </w:pPr>
            <w:bookmarkStart w:id="1593" w:name="_Toc1193399441"/>
            <w:r w:rsidRPr="00F24057">
              <w:rPr>
                <w:rFonts w:cs="Times New Roman"/>
                <w:color w:val="000000" w:themeColor="text1"/>
              </w:rPr>
              <w:t xml:space="preserve">Driving </w:t>
            </w:r>
            <w:proofErr w:type="spellStart"/>
            <w:r w:rsidRPr="00F24057">
              <w:rPr>
                <w:rFonts w:cs="Times New Roman"/>
                <w:color w:val="000000" w:themeColor="text1"/>
              </w:rPr>
              <w:t>Quetion</w:t>
            </w:r>
            <w:bookmarkEnd w:id="1593"/>
            <w:proofErr w:type="spellEnd"/>
          </w:p>
        </w:tc>
        <w:tc>
          <w:tcPr>
            <w:tcW w:w="1012" w:type="dxa"/>
            <w:tcBorders>
              <w:top w:val="single" w:sz="4" w:space="0" w:color="auto"/>
              <w:left w:val="single" w:sz="4" w:space="0" w:color="auto"/>
              <w:bottom w:val="single" w:sz="4" w:space="0" w:color="auto"/>
              <w:right w:val="single" w:sz="4" w:space="0" w:color="auto"/>
            </w:tcBorders>
            <w:vAlign w:val="center"/>
            <w:tcPrChange w:id="1594" w:author="SUNG Kit (250405321)" w:date="2026-06-24T14:42:00Z">
              <w:tcPr>
                <w:tcW w:w="0" w:type="auto"/>
              </w:tcPr>
            </w:tcPrChange>
          </w:tcPr>
          <w:p w14:paraId="1FA0FC88" w14:textId="3AC00811" w:rsidR="001861F4" w:rsidRPr="00F24057" w:rsidRDefault="001861F4" w:rsidP="4F8F4A64">
            <w:pPr>
              <w:keepNext w:val="0"/>
              <w:keepLines w:val="0"/>
              <w:jc w:val="center"/>
              <w:rPr>
                <w:rFonts w:cs="Times New Roman"/>
              </w:rPr>
            </w:pPr>
            <w:bookmarkStart w:id="1595" w:name="_Toc829655390"/>
            <w:r w:rsidRPr="00F24057">
              <w:rPr>
                <w:rFonts w:cs="Times New Roman"/>
                <w:color w:val="000000" w:themeColor="text1"/>
              </w:rPr>
              <w:t>3 days</w:t>
            </w:r>
            <w:bookmarkEnd w:id="1595"/>
          </w:p>
        </w:tc>
        <w:tc>
          <w:tcPr>
            <w:tcW w:w="1544" w:type="dxa"/>
            <w:tcBorders>
              <w:top w:val="single" w:sz="4" w:space="0" w:color="auto"/>
              <w:left w:val="single" w:sz="4" w:space="0" w:color="auto"/>
              <w:bottom w:val="single" w:sz="4" w:space="0" w:color="auto"/>
              <w:right w:val="single" w:sz="4" w:space="0" w:color="auto"/>
            </w:tcBorders>
            <w:vAlign w:val="center"/>
            <w:tcPrChange w:id="1596" w:author="SUNG Kit (250405321)" w:date="2026-06-24T14:42:00Z">
              <w:tcPr>
                <w:tcW w:w="0" w:type="auto"/>
              </w:tcPr>
            </w:tcPrChange>
          </w:tcPr>
          <w:p w14:paraId="7E04BC9A" w14:textId="72F23BBA" w:rsidR="001861F4" w:rsidRPr="00F24057" w:rsidRDefault="001861F4" w:rsidP="4F8F4A64">
            <w:pPr>
              <w:keepNext w:val="0"/>
              <w:keepLines w:val="0"/>
              <w:jc w:val="center"/>
              <w:rPr>
                <w:rFonts w:cs="Times New Roman"/>
              </w:rPr>
            </w:pPr>
            <w:bookmarkStart w:id="1597" w:name="_Toc361518604"/>
            <w:r w:rsidRPr="00F24057">
              <w:rPr>
                <w:rFonts w:cs="Times New Roman"/>
                <w:color w:val="000000" w:themeColor="text1"/>
              </w:rPr>
              <w:t>Wed 04-02-26</w:t>
            </w:r>
            <w:bookmarkEnd w:id="1597"/>
          </w:p>
        </w:tc>
        <w:tc>
          <w:tcPr>
            <w:tcW w:w="1515" w:type="dxa"/>
            <w:tcBorders>
              <w:top w:val="single" w:sz="4" w:space="0" w:color="auto"/>
              <w:left w:val="single" w:sz="4" w:space="0" w:color="auto"/>
              <w:bottom w:val="single" w:sz="4" w:space="0" w:color="auto"/>
              <w:right w:val="single" w:sz="4" w:space="0" w:color="auto"/>
            </w:tcBorders>
            <w:tcPrChange w:id="1598" w:author="SUNG Kit (250405321)" w:date="2026-06-24T14:42:00Z">
              <w:tcPr>
                <w:tcW w:w="0" w:type="auto"/>
              </w:tcPr>
            </w:tcPrChange>
          </w:tcPr>
          <w:p w14:paraId="566891C7" w14:textId="5DD130AC" w:rsidR="001861F4" w:rsidRPr="00F24057" w:rsidRDefault="001861F4" w:rsidP="4F8F4A64">
            <w:pPr>
              <w:keepNext w:val="0"/>
              <w:keepLines w:val="0"/>
              <w:jc w:val="center"/>
              <w:rPr>
                <w:rFonts w:cs="Times New Roman"/>
                <w:color w:val="000000"/>
              </w:rPr>
            </w:pPr>
            <w:bookmarkStart w:id="1599" w:name="_Toc387605784"/>
            <w:r w:rsidRPr="00F24057">
              <w:rPr>
                <w:rFonts w:eastAsia="Times New Roman" w:cs="Times New Roman"/>
              </w:rPr>
              <w:t>Sung Kit</w:t>
            </w:r>
            <w:bookmarkEnd w:id="1599"/>
          </w:p>
        </w:tc>
      </w:tr>
      <w:tr w:rsidR="001861F4" w:rsidRPr="00F24057" w14:paraId="39D849AE" w14:textId="64414C79"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600" w:author="SUNG Kit (250405321)" w:date="2026-06-24T14:42:00Z">
            <w:tblPrEx>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601"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602" w:author="SUNG Kit (250405321)" w:date="2026-06-24T14:42:00Z">
              <w:tcPr>
                <w:tcW w:w="0" w:type="auto"/>
              </w:tcPr>
            </w:tcPrChange>
          </w:tcPr>
          <w:p w14:paraId="4D33919D" w14:textId="69873EAC" w:rsidR="001861F4" w:rsidRPr="00F24057" w:rsidRDefault="001861F4" w:rsidP="4F8F4A64">
            <w:pPr>
              <w:keepNext w:val="0"/>
              <w:keepLines w:val="0"/>
              <w:rPr>
                <w:rFonts w:cs="Times New Roman"/>
              </w:rPr>
            </w:pPr>
            <w:bookmarkStart w:id="1603" w:name="_Toc237828364"/>
            <w:r w:rsidRPr="00F24057">
              <w:rPr>
                <w:rFonts w:cs="Times New Roman"/>
                <w:color w:val="000000" w:themeColor="text1"/>
              </w:rPr>
              <w:t>Constrains and limitation</w:t>
            </w:r>
            <w:bookmarkEnd w:id="1603"/>
          </w:p>
        </w:tc>
        <w:tc>
          <w:tcPr>
            <w:tcW w:w="1012" w:type="dxa"/>
            <w:tcBorders>
              <w:top w:val="single" w:sz="4" w:space="0" w:color="auto"/>
              <w:left w:val="single" w:sz="4" w:space="0" w:color="auto"/>
              <w:bottom w:val="single" w:sz="4" w:space="0" w:color="auto"/>
              <w:right w:val="single" w:sz="4" w:space="0" w:color="auto"/>
            </w:tcBorders>
            <w:vAlign w:val="center"/>
            <w:tcPrChange w:id="1604" w:author="SUNG Kit (250405321)" w:date="2026-06-24T14:42:00Z">
              <w:tcPr>
                <w:tcW w:w="0" w:type="auto"/>
              </w:tcPr>
            </w:tcPrChange>
          </w:tcPr>
          <w:p w14:paraId="4E661777" w14:textId="31E44244" w:rsidR="001861F4" w:rsidRPr="00F24057" w:rsidRDefault="001861F4" w:rsidP="4F8F4A64">
            <w:pPr>
              <w:keepNext w:val="0"/>
              <w:keepLines w:val="0"/>
              <w:jc w:val="center"/>
              <w:rPr>
                <w:rFonts w:cs="Times New Roman"/>
              </w:rPr>
            </w:pPr>
            <w:bookmarkStart w:id="1605" w:name="_Toc1422835211"/>
            <w:r w:rsidRPr="00F24057">
              <w:rPr>
                <w:rFonts w:cs="Times New Roman"/>
                <w:color w:val="000000" w:themeColor="text1"/>
              </w:rPr>
              <w:t>3 days</w:t>
            </w:r>
            <w:bookmarkEnd w:id="1605"/>
          </w:p>
        </w:tc>
        <w:tc>
          <w:tcPr>
            <w:tcW w:w="1544" w:type="dxa"/>
            <w:tcBorders>
              <w:top w:val="single" w:sz="4" w:space="0" w:color="auto"/>
              <w:left w:val="single" w:sz="4" w:space="0" w:color="auto"/>
              <w:bottom w:val="single" w:sz="4" w:space="0" w:color="auto"/>
              <w:right w:val="single" w:sz="4" w:space="0" w:color="auto"/>
            </w:tcBorders>
            <w:vAlign w:val="center"/>
            <w:tcPrChange w:id="1606" w:author="SUNG Kit (250405321)" w:date="2026-06-24T14:42:00Z">
              <w:tcPr>
                <w:tcW w:w="0" w:type="auto"/>
              </w:tcPr>
            </w:tcPrChange>
          </w:tcPr>
          <w:p w14:paraId="3D9F0B7E" w14:textId="4CBFC322" w:rsidR="001861F4" w:rsidRPr="00F24057" w:rsidRDefault="001861F4" w:rsidP="4F8F4A64">
            <w:pPr>
              <w:keepNext w:val="0"/>
              <w:keepLines w:val="0"/>
              <w:jc w:val="center"/>
              <w:rPr>
                <w:rFonts w:cs="Times New Roman"/>
              </w:rPr>
            </w:pPr>
            <w:bookmarkStart w:id="1607" w:name="_Toc83686470"/>
            <w:r w:rsidRPr="00F24057">
              <w:rPr>
                <w:rFonts w:cs="Times New Roman"/>
                <w:color w:val="000000" w:themeColor="text1"/>
              </w:rPr>
              <w:t>Wed 04-02-26</w:t>
            </w:r>
            <w:bookmarkEnd w:id="1607"/>
          </w:p>
        </w:tc>
        <w:tc>
          <w:tcPr>
            <w:tcW w:w="1515" w:type="dxa"/>
            <w:tcBorders>
              <w:top w:val="single" w:sz="4" w:space="0" w:color="auto"/>
              <w:left w:val="single" w:sz="4" w:space="0" w:color="auto"/>
              <w:bottom w:val="single" w:sz="4" w:space="0" w:color="auto"/>
              <w:right w:val="single" w:sz="4" w:space="0" w:color="auto"/>
            </w:tcBorders>
            <w:tcPrChange w:id="1608" w:author="SUNG Kit (250405321)" w:date="2026-06-24T14:42:00Z">
              <w:tcPr>
                <w:tcW w:w="0" w:type="auto"/>
              </w:tcPr>
            </w:tcPrChange>
          </w:tcPr>
          <w:p w14:paraId="381F9E51" w14:textId="27F32C69" w:rsidR="001861F4" w:rsidRPr="00F24057" w:rsidRDefault="001861F4" w:rsidP="4F8F4A64">
            <w:pPr>
              <w:keepNext w:val="0"/>
              <w:keepLines w:val="0"/>
              <w:jc w:val="center"/>
              <w:rPr>
                <w:rFonts w:cs="Times New Roman"/>
                <w:color w:val="000000"/>
              </w:rPr>
            </w:pPr>
            <w:bookmarkStart w:id="1609" w:name="_Toc747812416"/>
            <w:r w:rsidRPr="00F24057">
              <w:rPr>
                <w:rFonts w:eastAsia="Times New Roman" w:cs="Times New Roman"/>
              </w:rPr>
              <w:t>Miao Tung</w:t>
            </w:r>
            <w:bookmarkEnd w:id="1609"/>
          </w:p>
        </w:tc>
      </w:tr>
      <w:tr w:rsidR="001861F4" w:rsidRPr="00F24057" w14:paraId="4F116EA7" w14:textId="6975D439"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610" w:author="SUNG Kit (250405321)" w:date="2026-06-24T14:42:00Z">
            <w:tblPrEx>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611"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612" w:author="SUNG Kit (250405321)" w:date="2026-06-24T14:42:00Z">
              <w:tcPr>
                <w:tcW w:w="0" w:type="auto"/>
              </w:tcPr>
            </w:tcPrChange>
          </w:tcPr>
          <w:p w14:paraId="7ED076E3" w14:textId="70424F21" w:rsidR="001861F4" w:rsidRPr="00F24057" w:rsidRDefault="001861F4" w:rsidP="4F8F4A64">
            <w:pPr>
              <w:keepNext w:val="0"/>
              <w:keepLines w:val="0"/>
              <w:rPr>
                <w:rFonts w:cs="Times New Roman"/>
              </w:rPr>
            </w:pPr>
            <w:bookmarkStart w:id="1613" w:name="_Toc239369235"/>
            <w:r w:rsidRPr="00F24057">
              <w:rPr>
                <w:rFonts w:cs="Times New Roman"/>
                <w:color w:val="000000" w:themeColor="text1"/>
              </w:rPr>
              <w:t>Class Diagram</w:t>
            </w:r>
            <w:bookmarkEnd w:id="1613"/>
          </w:p>
        </w:tc>
        <w:tc>
          <w:tcPr>
            <w:tcW w:w="1012" w:type="dxa"/>
            <w:tcBorders>
              <w:top w:val="single" w:sz="4" w:space="0" w:color="auto"/>
              <w:left w:val="single" w:sz="4" w:space="0" w:color="auto"/>
              <w:bottom w:val="single" w:sz="4" w:space="0" w:color="auto"/>
              <w:right w:val="single" w:sz="4" w:space="0" w:color="auto"/>
            </w:tcBorders>
            <w:vAlign w:val="center"/>
            <w:tcPrChange w:id="1614" w:author="SUNG Kit (250405321)" w:date="2026-06-24T14:42:00Z">
              <w:tcPr>
                <w:tcW w:w="0" w:type="auto"/>
              </w:tcPr>
            </w:tcPrChange>
          </w:tcPr>
          <w:p w14:paraId="1E6DE6F1" w14:textId="32D8A99F" w:rsidR="001861F4" w:rsidRPr="00F24057" w:rsidRDefault="001861F4" w:rsidP="4F8F4A64">
            <w:pPr>
              <w:keepNext w:val="0"/>
              <w:keepLines w:val="0"/>
              <w:jc w:val="center"/>
              <w:rPr>
                <w:rFonts w:cs="Times New Roman"/>
              </w:rPr>
            </w:pPr>
            <w:bookmarkStart w:id="1615" w:name="_Toc646326051"/>
            <w:r w:rsidRPr="00F24057">
              <w:rPr>
                <w:rFonts w:cs="Times New Roman"/>
                <w:color w:val="000000" w:themeColor="text1"/>
              </w:rPr>
              <w:t>8 days</w:t>
            </w:r>
            <w:bookmarkEnd w:id="1615"/>
          </w:p>
        </w:tc>
        <w:tc>
          <w:tcPr>
            <w:tcW w:w="1544" w:type="dxa"/>
            <w:tcBorders>
              <w:top w:val="single" w:sz="4" w:space="0" w:color="auto"/>
              <w:left w:val="single" w:sz="4" w:space="0" w:color="auto"/>
              <w:bottom w:val="single" w:sz="4" w:space="0" w:color="auto"/>
              <w:right w:val="single" w:sz="4" w:space="0" w:color="auto"/>
            </w:tcBorders>
            <w:vAlign w:val="center"/>
            <w:tcPrChange w:id="1616" w:author="SUNG Kit (250405321)" w:date="2026-06-24T14:42:00Z">
              <w:tcPr>
                <w:tcW w:w="0" w:type="auto"/>
              </w:tcPr>
            </w:tcPrChange>
          </w:tcPr>
          <w:p w14:paraId="7941646B" w14:textId="486D6646" w:rsidR="001861F4" w:rsidRPr="00F24057" w:rsidRDefault="001861F4" w:rsidP="4F8F4A64">
            <w:pPr>
              <w:keepNext w:val="0"/>
              <w:keepLines w:val="0"/>
              <w:jc w:val="center"/>
              <w:rPr>
                <w:rFonts w:cs="Times New Roman"/>
              </w:rPr>
            </w:pPr>
            <w:bookmarkStart w:id="1617" w:name="_Toc2115449474"/>
            <w:r w:rsidRPr="00F24057">
              <w:rPr>
                <w:rFonts w:cs="Times New Roman"/>
                <w:color w:val="000000" w:themeColor="text1"/>
              </w:rPr>
              <w:t>Wed 04-02-26</w:t>
            </w:r>
            <w:bookmarkEnd w:id="1617"/>
          </w:p>
        </w:tc>
        <w:tc>
          <w:tcPr>
            <w:tcW w:w="1515" w:type="dxa"/>
            <w:tcBorders>
              <w:top w:val="single" w:sz="4" w:space="0" w:color="auto"/>
              <w:left w:val="single" w:sz="4" w:space="0" w:color="auto"/>
              <w:bottom w:val="single" w:sz="4" w:space="0" w:color="auto"/>
              <w:right w:val="single" w:sz="4" w:space="0" w:color="auto"/>
            </w:tcBorders>
            <w:tcPrChange w:id="1618" w:author="SUNG Kit (250405321)" w:date="2026-06-24T14:42:00Z">
              <w:tcPr>
                <w:tcW w:w="0" w:type="auto"/>
              </w:tcPr>
            </w:tcPrChange>
          </w:tcPr>
          <w:p w14:paraId="685B816C" w14:textId="6B103548" w:rsidR="001861F4" w:rsidRPr="00F24057" w:rsidRDefault="001861F4" w:rsidP="4F8F4A64">
            <w:pPr>
              <w:keepNext w:val="0"/>
              <w:keepLines w:val="0"/>
              <w:jc w:val="center"/>
              <w:rPr>
                <w:rFonts w:cs="Times New Roman"/>
                <w:color w:val="000000"/>
              </w:rPr>
            </w:pPr>
            <w:bookmarkStart w:id="1619" w:name="_Toc421114207"/>
            <w:r w:rsidRPr="00F24057">
              <w:rPr>
                <w:rFonts w:eastAsia="Times New Roman" w:cs="Times New Roman"/>
              </w:rPr>
              <w:t>Miao Tung</w:t>
            </w:r>
            <w:bookmarkEnd w:id="1619"/>
          </w:p>
        </w:tc>
      </w:tr>
      <w:tr w:rsidR="001861F4" w:rsidRPr="00F24057" w14:paraId="1D32FD73" w14:textId="4BFFA9A7"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620" w:author="SUNG Kit (250405321)" w:date="2026-06-24T14:42:00Z">
            <w:tblPrEx>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621"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622" w:author="SUNG Kit (250405321)" w:date="2026-06-24T14:42:00Z">
              <w:tcPr>
                <w:tcW w:w="0" w:type="auto"/>
              </w:tcPr>
            </w:tcPrChange>
          </w:tcPr>
          <w:p w14:paraId="61C78427" w14:textId="51247D11" w:rsidR="001861F4" w:rsidRPr="00F24057" w:rsidRDefault="001861F4" w:rsidP="4F8F4A64">
            <w:pPr>
              <w:keepNext w:val="0"/>
              <w:keepLines w:val="0"/>
              <w:rPr>
                <w:rFonts w:cs="Times New Roman"/>
              </w:rPr>
            </w:pPr>
            <w:bookmarkStart w:id="1623" w:name="_Toc1644819047"/>
            <w:r w:rsidRPr="00F24057">
              <w:rPr>
                <w:rFonts w:cs="Times New Roman"/>
                <w:color w:val="000000" w:themeColor="text1"/>
              </w:rPr>
              <w:t>Use Case Actor Description</w:t>
            </w:r>
            <w:bookmarkEnd w:id="1623"/>
          </w:p>
        </w:tc>
        <w:tc>
          <w:tcPr>
            <w:tcW w:w="1012" w:type="dxa"/>
            <w:tcBorders>
              <w:top w:val="single" w:sz="4" w:space="0" w:color="auto"/>
              <w:left w:val="single" w:sz="4" w:space="0" w:color="auto"/>
              <w:bottom w:val="single" w:sz="4" w:space="0" w:color="auto"/>
              <w:right w:val="single" w:sz="4" w:space="0" w:color="auto"/>
            </w:tcBorders>
            <w:vAlign w:val="center"/>
            <w:tcPrChange w:id="1624" w:author="SUNG Kit (250405321)" w:date="2026-06-24T14:42:00Z">
              <w:tcPr>
                <w:tcW w:w="0" w:type="auto"/>
              </w:tcPr>
            </w:tcPrChange>
          </w:tcPr>
          <w:p w14:paraId="3E25B9CA" w14:textId="070D2B27" w:rsidR="001861F4" w:rsidRPr="00F24057" w:rsidRDefault="001861F4" w:rsidP="4F8F4A64">
            <w:pPr>
              <w:keepNext w:val="0"/>
              <w:keepLines w:val="0"/>
              <w:jc w:val="center"/>
              <w:rPr>
                <w:rFonts w:cs="Times New Roman"/>
              </w:rPr>
            </w:pPr>
            <w:bookmarkStart w:id="1625" w:name="_Toc795401724"/>
            <w:r w:rsidRPr="00F24057">
              <w:rPr>
                <w:rFonts w:cs="Times New Roman"/>
                <w:color w:val="000000" w:themeColor="text1"/>
              </w:rPr>
              <w:t>8 days</w:t>
            </w:r>
            <w:bookmarkEnd w:id="1625"/>
          </w:p>
        </w:tc>
        <w:tc>
          <w:tcPr>
            <w:tcW w:w="1544" w:type="dxa"/>
            <w:tcBorders>
              <w:top w:val="single" w:sz="4" w:space="0" w:color="auto"/>
              <w:left w:val="single" w:sz="4" w:space="0" w:color="auto"/>
              <w:bottom w:val="single" w:sz="4" w:space="0" w:color="auto"/>
              <w:right w:val="single" w:sz="4" w:space="0" w:color="auto"/>
            </w:tcBorders>
            <w:vAlign w:val="center"/>
            <w:tcPrChange w:id="1626" w:author="SUNG Kit (250405321)" w:date="2026-06-24T14:42:00Z">
              <w:tcPr>
                <w:tcW w:w="0" w:type="auto"/>
              </w:tcPr>
            </w:tcPrChange>
          </w:tcPr>
          <w:p w14:paraId="48554A42" w14:textId="708CC884" w:rsidR="001861F4" w:rsidRPr="00F24057" w:rsidRDefault="001861F4" w:rsidP="4F8F4A64">
            <w:pPr>
              <w:keepNext w:val="0"/>
              <w:keepLines w:val="0"/>
              <w:jc w:val="center"/>
              <w:rPr>
                <w:rFonts w:cs="Times New Roman"/>
              </w:rPr>
            </w:pPr>
            <w:bookmarkStart w:id="1627" w:name="_Toc875341135"/>
            <w:r w:rsidRPr="00F24057">
              <w:rPr>
                <w:rFonts w:cs="Times New Roman"/>
                <w:color w:val="000000" w:themeColor="text1"/>
              </w:rPr>
              <w:t>Mon 23-02-26</w:t>
            </w:r>
            <w:bookmarkEnd w:id="1627"/>
          </w:p>
        </w:tc>
        <w:tc>
          <w:tcPr>
            <w:tcW w:w="1515" w:type="dxa"/>
            <w:tcBorders>
              <w:top w:val="single" w:sz="4" w:space="0" w:color="auto"/>
              <w:left w:val="single" w:sz="4" w:space="0" w:color="auto"/>
              <w:bottom w:val="single" w:sz="4" w:space="0" w:color="auto"/>
              <w:right w:val="single" w:sz="4" w:space="0" w:color="auto"/>
            </w:tcBorders>
            <w:tcPrChange w:id="1628" w:author="SUNG Kit (250405321)" w:date="2026-06-24T14:42:00Z">
              <w:tcPr>
                <w:tcW w:w="0" w:type="auto"/>
              </w:tcPr>
            </w:tcPrChange>
          </w:tcPr>
          <w:p w14:paraId="2A1C4B81" w14:textId="4EA60A26" w:rsidR="001861F4" w:rsidRPr="00F24057" w:rsidRDefault="001861F4" w:rsidP="4F8F4A64">
            <w:pPr>
              <w:keepNext w:val="0"/>
              <w:keepLines w:val="0"/>
              <w:jc w:val="center"/>
              <w:rPr>
                <w:rFonts w:cs="Times New Roman"/>
                <w:color w:val="000000"/>
              </w:rPr>
            </w:pPr>
            <w:bookmarkStart w:id="1629" w:name="_Toc1782994829"/>
            <w:r w:rsidRPr="00F24057">
              <w:rPr>
                <w:rFonts w:eastAsia="Times New Roman" w:cs="Times New Roman"/>
              </w:rPr>
              <w:t>Miao Tung</w:t>
            </w:r>
            <w:bookmarkEnd w:id="1629"/>
          </w:p>
        </w:tc>
      </w:tr>
      <w:tr w:rsidR="001861F4" w:rsidRPr="00F24057" w14:paraId="3FF950F8" w14:textId="111C80A3"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630" w:author="SUNG Kit (250405321)" w:date="2026-06-24T14:42:00Z">
            <w:tblPrEx>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631"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632" w:author="SUNG Kit (250405321)" w:date="2026-06-24T14:42:00Z">
              <w:tcPr>
                <w:tcW w:w="0" w:type="auto"/>
              </w:tcPr>
            </w:tcPrChange>
          </w:tcPr>
          <w:p w14:paraId="18D20738" w14:textId="7D01751F" w:rsidR="001861F4" w:rsidRPr="00F24057" w:rsidRDefault="001861F4" w:rsidP="4F8F4A64">
            <w:pPr>
              <w:keepNext w:val="0"/>
              <w:keepLines w:val="0"/>
              <w:rPr>
                <w:rFonts w:cs="Times New Roman"/>
              </w:rPr>
            </w:pPr>
            <w:bookmarkStart w:id="1633" w:name="_Toc1148413852"/>
            <w:r w:rsidRPr="00F24057">
              <w:rPr>
                <w:rFonts w:cs="Times New Roman"/>
                <w:color w:val="000000" w:themeColor="text1"/>
              </w:rPr>
              <w:t>Use case diagram description</w:t>
            </w:r>
            <w:bookmarkEnd w:id="1633"/>
          </w:p>
        </w:tc>
        <w:tc>
          <w:tcPr>
            <w:tcW w:w="1012" w:type="dxa"/>
            <w:tcBorders>
              <w:top w:val="single" w:sz="4" w:space="0" w:color="auto"/>
              <w:left w:val="single" w:sz="4" w:space="0" w:color="auto"/>
              <w:bottom w:val="single" w:sz="4" w:space="0" w:color="auto"/>
              <w:right w:val="single" w:sz="4" w:space="0" w:color="auto"/>
            </w:tcBorders>
            <w:vAlign w:val="center"/>
            <w:tcPrChange w:id="1634" w:author="SUNG Kit (250405321)" w:date="2026-06-24T14:42:00Z">
              <w:tcPr>
                <w:tcW w:w="0" w:type="auto"/>
              </w:tcPr>
            </w:tcPrChange>
          </w:tcPr>
          <w:p w14:paraId="4C6BBD45" w14:textId="372E7FBA" w:rsidR="001861F4" w:rsidRPr="00F24057" w:rsidRDefault="001861F4" w:rsidP="4F8F4A64">
            <w:pPr>
              <w:keepNext w:val="0"/>
              <w:keepLines w:val="0"/>
              <w:jc w:val="center"/>
              <w:rPr>
                <w:rFonts w:cs="Times New Roman"/>
              </w:rPr>
            </w:pPr>
            <w:bookmarkStart w:id="1635" w:name="_Toc1325889878"/>
            <w:r w:rsidRPr="00F24057">
              <w:rPr>
                <w:rFonts w:cs="Times New Roman"/>
                <w:color w:val="000000" w:themeColor="text1"/>
              </w:rPr>
              <w:t>5 days</w:t>
            </w:r>
            <w:bookmarkEnd w:id="1635"/>
          </w:p>
        </w:tc>
        <w:tc>
          <w:tcPr>
            <w:tcW w:w="1544" w:type="dxa"/>
            <w:tcBorders>
              <w:top w:val="single" w:sz="4" w:space="0" w:color="auto"/>
              <w:left w:val="single" w:sz="4" w:space="0" w:color="auto"/>
              <w:bottom w:val="single" w:sz="4" w:space="0" w:color="auto"/>
              <w:right w:val="single" w:sz="4" w:space="0" w:color="auto"/>
            </w:tcBorders>
            <w:vAlign w:val="center"/>
            <w:tcPrChange w:id="1636" w:author="SUNG Kit (250405321)" w:date="2026-06-24T14:42:00Z">
              <w:tcPr>
                <w:tcW w:w="0" w:type="auto"/>
              </w:tcPr>
            </w:tcPrChange>
          </w:tcPr>
          <w:p w14:paraId="5C48D64F" w14:textId="4A053E26" w:rsidR="001861F4" w:rsidRPr="00F24057" w:rsidRDefault="001861F4" w:rsidP="4F8F4A64">
            <w:pPr>
              <w:keepNext w:val="0"/>
              <w:keepLines w:val="0"/>
              <w:jc w:val="center"/>
              <w:rPr>
                <w:rFonts w:cs="Times New Roman"/>
              </w:rPr>
            </w:pPr>
            <w:bookmarkStart w:id="1637" w:name="_Toc1834992958"/>
            <w:r w:rsidRPr="00F24057">
              <w:rPr>
                <w:rFonts w:cs="Times New Roman"/>
                <w:color w:val="000000" w:themeColor="text1"/>
              </w:rPr>
              <w:t>Thu 05-03-26</w:t>
            </w:r>
            <w:bookmarkEnd w:id="1637"/>
          </w:p>
        </w:tc>
        <w:tc>
          <w:tcPr>
            <w:tcW w:w="1515" w:type="dxa"/>
            <w:tcBorders>
              <w:top w:val="single" w:sz="4" w:space="0" w:color="auto"/>
              <w:left w:val="single" w:sz="4" w:space="0" w:color="auto"/>
              <w:bottom w:val="single" w:sz="4" w:space="0" w:color="auto"/>
              <w:right w:val="single" w:sz="4" w:space="0" w:color="auto"/>
            </w:tcBorders>
            <w:tcPrChange w:id="1638" w:author="SUNG Kit (250405321)" w:date="2026-06-24T14:42:00Z">
              <w:tcPr>
                <w:tcW w:w="0" w:type="auto"/>
              </w:tcPr>
            </w:tcPrChange>
          </w:tcPr>
          <w:p w14:paraId="0D7F9861" w14:textId="7EE0E5FB" w:rsidR="001861F4" w:rsidRPr="00F24057" w:rsidRDefault="001861F4" w:rsidP="4F8F4A64">
            <w:pPr>
              <w:keepNext w:val="0"/>
              <w:keepLines w:val="0"/>
              <w:jc w:val="center"/>
              <w:rPr>
                <w:rFonts w:cs="Times New Roman"/>
                <w:color w:val="000000"/>
              </w:rPr>
            </w:pPr>
            <w:bookmarkStart w:id="1639" w:name="_Toc2004072602"/>
            <w:r w:rsidRPr="00F24057">
              <w:rPr>
                <w:rFonts w:eastAsia="Times New Roman" w:cs="Times New Roman"/>
              </w:rPr>
              <w:t>Miao Tung</w:t>
            </w:r>
            <w:bookmarkEnd w:id="1639"/>
          </w:p>
        </w:tc>
      </w:tr>
      <w:tr w:rsidR="001861F4" w:rsidRPr="00F24057" w14:paraId="62DFD208" w14:textId="1F01E0B4"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640" w:author="SUNG Kit (250405321)" w:date="2026-06-24T14:42:00Z">
            <w:tblPrEx>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641"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642" w:author="SUNG Kit (250405321)" w:date="2026-06-24T14:42:00Z">
              <w:tcPr>
                <w:tcW w:w="0" w:type="auto"/>
              </w:tcPr>
            </w:tcPrChange>
          </w:tcPr>
          <w:p w14:paraId="2B9E062C" w14:textId="7E4E7FA8" w:rsidR="001861F4" w:rsidRPr="00F24057" w:rsidRDefault="001861F4" w:rsidP="4F8F4A64">
            <w:pPr>
              <w:keepNext w:val="0"/>
              <w:keepLines w:val="0"/>
              <w:rPr>
                <w:rFonts w:cs="Times New Roman"/>
              </w:rPr>
            </w:pPr>
            <w:bookmarkStart w:id="1643" w:name="_Toc1204913545"/>
            <w:r w:rsidRPr="00F24057">
              <w:rPr>
                <w:rFonts w:cs="Times New Roman"/>
                <w:color w:val="000000" w:themeColor="text1"/>
              </w:rPr>
              <w:t>Sequence Diagram</w:t>
            </w:r>
            <w:bookmarkEnd w:id="1643"/>
          </w:p>
        </w:tc>
        <w:tc>
          <w:tcPr>
            <w:tcW w:w="1012" w:type="dxa"/>
            <w:tcBorders>
              <w:top w:val="single" w:sz="4" w:space="0" w:color="auto"/>
              <w:left w:val="single" w:sz="4" w:space="0" w:color="auto"/>
              <w:bottom w:val="single" w:sz="4" w:space="0" w:color="auto"/>
              <w:right w:val="single" w:sz="4" w:space="0" w:color="auto"/>
            </w:tcBorders>
            <w:vAlign w:val="center"/>
            <w:tcPrChange w:id="1644" w:author="SUNG Kit (250405321)" w:date="2026-06-24T14:42:00Z">
              <w:tcPr>
                <w:tcW w:w="0" w:type="auto"/>
              </w:tcPr>
            </w:tcPrChange>
          </w:tcPr>
          <w:p w14:paraId="685F9123" w14:textId="3293B2C5" w:rsidR="001861F4" w:rsidRPr="00F24057" w:rsidRDefault="001861F4" w:rsidP="4F8F4A64">
            <w:pPr>
              <w:keepNext w:val="0"/>
              <w:keepLines w:val="0"/>
              <w:jc w:val="center"/>
              <w:rPr>
                <w:rFonts w:cs="Times New Roman"/>
              </w:rPr>
            </w:pPr>
            <w:bookmarkStart w:id="1645" w:name="_Toc120054284"/>
            <w:r w:rsidRPr="00F24057">
              <w:rPr>
                <w:rFonts w:cs="Times New Roman"/>
                <w:color w:val="000000" w:themeColor="text1"/>
              </w:rPr>
              <w:t>8 days</w:t>
            </w:r>
            <w:bookmarkEnd w:id="1645"/>
          </w:p>
        </w:tc>
        <w:tc>
          <w:tcPr>
            <w:tcW w:w="1544" w:type="dxa"/>
            <w:tcBorders>
              <w:top w:val="single" w:sz="4" w:space="0" w:color="auto"/>
              <w:left w:val="single" w:sz="4" w:space="0" w:color="auto"/>
              <w:bottom w:val="single" w:sz="4" w:space="0" w:color="auto"/>
              <w:right w:val="single" w:sz="4" w:space="0" w:color="auto"/>
            </w:tcBorders>
            <w:vAlign w:val="center"/>
            <w:tcPrChange w:id="1646" w:author="SUNG Kit (250405321)" w:date="2026-06-24T14:42:00Z">
              <w:tcPr>
                <w:tcW w:w="0" w:type="auto"/>
              </w:tcPr>
            </w:tcPrChange>
          </w:tcPr>
          <w:p w14:paraId="354FCCAC" w14:textId="6CC2DA9E" w:rsidR="001861F4" w:rsidRPr="00F24057" w:rsidRDefault="001861F4" w:rsidP="4F8F4A64">
            <w:pPr>
              <w:keepNext w:val="0"/>
              <w:keepLines w:val="0"/>
              <w:jc w:val="center"/>
              <w:rPr>
                <w:rFonts w:cs="Times New Roman"/>
              </w:rPr>
            </w:pPr>
            <w:bookmarkStart w:id="1647" w:name="_Toc1116263656"/>
            <w:r w:rsidRPr="00F24057">
              <w:rPr>
                <w:rFonts w:cs="Times New Roman"/>
                <w:color w:val="000000" w:themeColor="text1"/>
              </w:rPr>
              <w:t>Thu 12-03-26</w:t>
            </w:r>
            <w:bookmarkEnd w:id="1647"/>
          </w:p>
        </w:tc>
        <w:tc>
          <w:tcPr>
            <w:tcW w:w="1515" w:type="dxa"/>
            <w:tcBorders>
              <w:top w:val="single" w:sz="4" w:space="0" w:color="auto"/>
              <w:left w:val="single" w:sz="4" w:space="0" w:color="auto"/>
              <w:bottom w:val="single" w:sz="4" w:space="0" w:color="auto"/>
              <w:right w:val="single" w:sz="4" w:space="0" w:color="auto"/>
            </w:tcBorders>
            <w:tcPrChange w:id="1648" w:author="SUNG Kit (250405321)" w:date="2026-06-24T14:42:00Z">
              <w:tcPr>
                <w:tcW w:w="0" w:type="auto"/>
              </w:tcPr>
            </w:tcPrChange>
          </w:tcPr>
          <w:p w14:paraId="261613FD" w14:textId="7318D9B0" w:rsidR="001861F4" w:rsidRPr="00F24057" w:rsidRDefault="001861F4" w:rsidP="4F8F4A64">
            <w:pPr>
              <w:keepNext w:val="0"/>
              <w:keepLines w:val="0"/>
              <w:jc w:val="center"/>
              <w:rPr>
                <w:rFonts w:cs="Times New Roman"/>
                <w:color w:val="000000"/>
              </w:rPr>
            </w:pPr>
            <w:bookmarkStart w:id="1649" w:name="_Toc1262952373"/>
            <w:r w:rsidRPr="00F24057">
              <w:rPr>
                <w:rFonts w:eastAsia="Times New Roman" w:cs="Times New Roman"/>
              </w:rPr>
              <w:t>Miao Tung</w:t>
            </w:r>
            <w:bookmarkEnd w:id="1649"/>
          </w:p>
        </w:tc>
      </w:tr>
      <w:tr w:rsidR="001861F4" w:rsidRPr="00F24057" w14:paraId="1344A9E3" w14:textId="0AF4AF34"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650" w:author="SUNG Kit (250405321)" w:date="2026-06-24T14:42:00Z">
            <w:tblPrEx>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651"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652" w:author="SUNG Kit (250405321)" w:date="2026-06-24T14:42:00Z">
              <w:tcPr>
                <w:tcW w:w="0" w:type="auto"/>
              </w:tcPr>
            </w:tcPrChange>
          </w:tcPr>
          <w:p w14:paraId="7FC0F593" w14:textId="32B13049" w:rsidR="001861F4" w:rsidRPr="00F24057" w:rsidRDefault="001861F4" w:rsidP="4F8F4A64">
            <w:pPr>
              <w:keepNext w:val="0"/>
              <w:keepLines w:val="0"/>
              <w:rPr>
                <w:rFonts w:cs="Times New Roman"/>
              </w:rPr>
            </w:pPr>
            <w:bookmarkStart w:id="1653" w:name="_Toc1700639808"/>
            <w:r w:rsidRPr="00F24057">
              <w:rPr>
                <w:rFonts w:cs="Times New Roman"/>
                <w:color w:val="000000" w:themeColor="text1"/>
              </w:rPr>
              <w:t>Entity Relation Diagram</w:t>
            </w:r>
            <w:bookmarkEnd w:id="1653"/>
          </w:p>
        </w:tc>
        <w:tc>
          <w:tcPr>
            <w:tcW w:w="1012" w:type="dxa"/>
            <w:tcBorders>
              <w:top w:val="single" w:sz="4" w:space="0" w:color="auto"/>
              <w:left w:val="single" w:sz="4" w:space="0" w:color="auto"/>
              <w:bottom w:val="single" w:sz="4" w:space="0" w:color="auto"/>
              <w:right w:val="single" w:sz="4" w:space="0" w:color="auto"/>
            </w:tcBorders>
            <w:vAlign w:val="center"/>
            <w:tcPrChange w:id="1654" w:author="SUNG Kit (250405321)" w:date="2026-06-24T14:42:00Z">
              <w:tcPr>
                <w:tcW w:w="0" w:type="auto"/>
              </w:tcPr>
            </w:tcPrChange>
          </w:tcPr>
          <w:p w14:paraId="289A01DD" w14:textId="706B1E67" w:rsidR="001861F4" w:rsidRPr="00F24057" w:rsidRDefault="001861F4" w:rsidP="4F8F4A64">
            <w:pPr>
              <w:keepNext w:val="0"/>
              <w:keepLines w:val="0"/>
              <w:jc w:val="center"/>
              <w:rPr>
                <w:rFonts w:cs="Times New Roman"/>
              </w:rPr>
            </w:pPr>
            <w:bookmarkStart w:id="1655" w:name="_Toc1012420631"/>
            <w:r w:rsidRPr="00F24057">
              <w:rPr>
                <w:rFonts w:cs="Times New Roman"/>
                <w:color w:val="000000" w:themeColor="text1"/>
              </w:rPr>
              <w:t>8 days</w:t>
            </w:r>
            <w:bookmarkEnd w:id="1655"/>
          </w:p>
        </w:tc>
        <w:tc>
          <w:tcPr>
            <w:tcW w:w="1544" w:type="dxa"/>
            <w:tcBorders>
              <w:top w:val="single" w:sz="4" w:space="0" w:color="auto"/>
              <w:left w:val="single" w:sz="4" w:space="0" w:color="auto"/>
              <w:bottom w:val="single" w:sz="4" w:space="0" w:color="auto"/>
              <w:right w:val="single" w:sz="4" w:space="0" w:color="auto"/>
            </w:tcBorders>
            <w:vAlign w:val="center"/>
            <w:tcPrChange w:id="1656" w:author="SUNG Kit (250405321)" w:date="2026-06-24T14:42:00Z">
              <w:tcPr>
                <w:tcW w:w="0" w:type="auto"/>
              </w:tcPr>
            </w:tcPrChange>
          </w:tcPr>
          <w:p w14:paraId="37463FB2" w14:textId="0E0FD374" w:rsidR="001861F4" w:rsidRPr="00F24057" w:rsidRDefault="001861F4" w:rsidP="4F8F4A64">
            <w:pPr>
              <w:keepNext w:val="0"/>
              <w:keepLines w:val="0"/>
              <w:jc w:val="center"/>
              <w:rPr>
                <w:rFonts w:cs="Times New Roman"/>
              </w:rPr>
            </w:pPr>
            <w:bookmarkStart w:id="1657" w:name="_Toc719398361"/>
            <w:r w:rsidRPr="00F24057">
              <w:rPr>
                <w:rFonts w:cs="Times New Roman"/>
                <w:color w:val="000000" w:themeColor="text1"/>
              </w:rPr>
              <w:t>Wed 04-02-26</w:t>
            </w:r>
            <w:bookmarkEnd w:id="1657"/>
          </w:p>
        </w:tc>
        <w:tc>
          <w:tcPr>
            <w:tcW w:w="1515" w:type="dxa"/>
            <w:tcBorders>
              <w:top w:val="single" w:sz="4" w:space="0" w:color="auto"/>
              <w:left w:val="single" w:sz="4" w:space="0" w:color="auto"/>
              <w:bottom w:val="single" w:sz="4" w:space="0" w:color="auto"/>
              <w:right w:val="single" w:sz="4" w:space="0" w:color="auto"/>
            </w:tcBorders>
            <w:tcPrChange w:id="1658" w:author="SUNG Kit (250405321)" w:date="2026-06-24T14:42:00Z">
              <w:tcPr>
                <w:tcW w:w="0" w:type="auto"/>
              </w:tcPr>
            </w:tcPrChange>
          </w:tcPr>
          <w:p w14:paraId="67F20DFE" w14:textId="4F59DFC2" w:rsidR="001861F4" w:rsidRPr="00F24057" w:rsidRDefault="001861F4" w:rsidP="4F8F4A64">
            <w:pPr>
              <w:keepNext w:val="0"/>
              <w:keepLines w:val="0"/>
              <w:jc w:val="center"/>
              <w:rPr>
                <w:rFonts w:cs="Times New Roman"/>
                <w:color w:val="000000"/>
              </w:rPr>
            </w:pPr>
            <w:bookmarkStart w:id="1659" w:name="_Toc2007948452"/>
            <w:r w:rsidRPr="00F24057">
              <w:rPr>
                <w:rFonts w:eastAsia="Times New Roman" w:cs="Times New Roman"/>
              </w:rPr>
              <w:t>Chan Ho Yin</w:t>
            </w:r>
            <w:bookmarkEnd w:id="1659"/>
          </w:p>
        </w:tc>
      </w:tr>
      <w:tr w:rsidR="001861F4" w:rsidRPr="00F24057" w14:paraId="5001FC16" w14:textId="1F663694"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660" w:author="SUNG Kit (250405321)" w:date="2026-06-24T14:42:00Z">
            <w:tblPrEx>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661"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662" w:author="SUNG Kit (250405321)" w:date="2026-06-24T14:42:00Z">
              <w:tcPr>
                <w:tcW w:w="0" w:type="auto"/>
              </w:tcPr>
            </w:tcPrChange>
          </w:tcPr>
          <w:p w14:paraId="7B143757" w14:textId="76E88C2A" w:rsidR="001861F4" w:rsidRPr="00F24057" w:rsidRDefault="001861F4" w:rsidP="4F8F4A64">
            <w:pPr>
              <w:keepNext w:val="0"/>
              <w:keepLines w:val="0"/>
              <w:rPr>
                <w:rFonts w:cs="Times New Roman"/>
              </w:rPr>
            </w:pPr>
            <w:bookmarkStart w:id="1663" w:name="_Toc980979920"/>
            <w:r w:rsidRPr="00F24057">
              <w:rPr>
                <w:rFonts w:cs="Times New Roman"/>
                <w:color w:val="000000" w:themeColor="text1"/>
              </w:rPr>
              <w:t>Conclusion</w:t>
            </w:r>
            <w:bookmarkEnd w:id="1663"/>
          </w:p>
        </w:tc>
        <w:tc>
          <w:tcPr>
            <w:tcW w:w="1012" w:type="dxa"/>
            <w:tcBorders>
              <w:top w:val="single" w:sz="4" w:space="0" w:color="auto"/>
              <w:left w:val="single" w:sz="4" w:space="0" w:color="auto"/>
              <w:bottom w:val="single" w:sz="4" w:space="0" w:color="auto"/>
              <w:right w:val="single" w:sz="4" w:space="0" w:color="auto"/>
            </w:tcBorders>
            <w:vAlign w:val="center"/>
            <w:tcPrChange w:id="1664" w:author="SUNG Kit (250405321)" w:date="2026-06-24T14:42:00Z">
              <w:tcPr>
                <w:tcW w:w="0" w:type="auto"/>
              </w:tcPr>
            </w:tcPrChange>
          </w:tcPr>
          <w:p w14:paraId="519C07CE" w14:textId="5DFDFF23" w:rsidR="001861F4" w:rsidRPr="00F24057" w:rsidRDefault="001861F4" w:rsidP="4F8F4A64">
            <w:pPr>
              <w:keepNext w:val="0"/>
              <w:keepLines w:val="0"/>
              <w:jc w:val="center"/>
              <w:rPr>
                <w:rFonts w:cs="Times New Roman"/>
              </w:rPr>
            </w:pPr>
            <w:bookmarkStart w:id="1665" w:name="_Toc907581132"/>
            <w:r w:rsidRPr="00F24057">
              <w:rPr>
                <w:rFonts w:cs="Times New Roman"/>
                <w:color w:val="000000" w:themeColor="text1"/>
              </w:rPr>
              <w:t>2 days</w:t>
            </w:r>
            <w:bookmarkEnd w:id="1665"/>
          </w:p>
        </w:tc>
        <w:tc>
          <w:tcPr>
            <w:tcW w:w="1544" w:type="dxa"/>
            <w:tcBorders>
              <w:top w:val="single" w:sz="4" w:space="0" w:color="auto"/>
              <w:left w:val="single" w:sz="4" w:space="0" w:color="auto"/>
              <w:bottom w:val="single" w:sz="4" w:space="0" w:color="auto"/>
              <w:right w:val="single" w:sz="4" w:space="0" w:color="auto"/>
            </w:tcBorders>
            <w:vAlign w:val="center"/>
            <w:tcPrChange w:id="1666" w:author="SUNG Kit (250405321)" w:date="2026-06-24T14:42:00Z">
              <w:tcPr>
                <w:tcW w:w="0" w:type="auto"/>
              </w:tcPr>
            </w:tcPrChange>
          </w:tcPr>
          <w:p w14:paraId="69E445C5" w14:textId="3222A959" w:rsidR="001861F4" w:rsidRPr="00F24057" w:rsidRDefault="001861F4" w:rsidP="4F8F4A64">
            <w:pPr>
              <w:keepNext w:val="0"/>
              <w:keepLines w:val="0"/>
              <w:jc w:val="center"/>
              <w:rPr>
                <w:rFonts w:cs="Times New Roman"/>
              </w:rPr>
            </w:pPr>
            <w:bookmarkStart w:id="1667" w:name="_Toc1085606468"/>
            <w:r w:rsidRPr="00F24057">
              <w:rPr>
                <w:rFonts w:cs="Times New Roman"/>
                <w:color w:val="000000" w:themeColor="text1"/>
              </w:rPr>
              <w:t>Fri 03-04-26</w:t>
            </w:r>
            <w:bookmarkEnd w:id="1667"/>
          </w:p>
        </w:tc>
        <w:tc>
          <w:tcPr>
            <w:tcW w:w="1515" w:type="dxa"/>
            <w:tcBorders>
              <w:top w:val="single" w:sz="4" w:space="0" w:color="auto"/>
              <w:left w:val="single" w:sz="4" w:space="0" w:color="auto"/>
              <w:bottom w:val="single" w:sz="4" w:space="0" w:color="auto"/>
              <w:right w:val="single" w:sz="4" w:space="0" w:color="auto"/>
            </w:tcBorders>
            <w:tcPrChange w:id="1668" w:author="SUNG Kit (250405321)" w:date="2026-06-24T14:42:00Z">
              <w:tcPr>
                <w:tcW w:w="0" w:type="auto"/>
              </w:tcPr>
            </w:tcPrChange>
          </w:tcPr>
          <w:p w14:paraId="2F489BA4" w14:textId="4845E1D9" w:rsidR="001861F4" w:rsidRPr="00F24057" w:rsidRDefault="001861F4" w:rsidP="4F8F4A64">
            <w:pPr>
              <w:keepNext w:val="0"/>
              <w:keepLines w:val="0"/>
              <w:jc w:val="center"/>
              <w:rPr>
                <w:rFonts w:cs="Times New Roman"/>
                <w:color w:val="000000"/>
              </w:rPr>
            </w:pPr>
            <w:bookmarkStart w:id="1669" w:name="_Toc176435367"/>
            <w:r w:rsidRPr="00F24057">
              <w:rPr>
                <w:rFonts w:eastAsia="Times New Roman" w:cs="Times New Roman"/>
              </w:rPr>
              <w:t>Sung Kit</w:t>
            </w:r>
            <w:bookmarkEnd w:id="1669"/>
          </w:p>
        </w:tc>
      </w:tr>
      <w:tr w:rsidR="001861F4" w:rsidRPr="00F24057" w14:paraId="22EC4100" w14:textId="1014E4AA"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670" w:author="SUNG Kit (250405321)" w:date="2026-06-24T14:42:00Z">
            <w:tblPrEx>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671"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672" w:author="SUNG Kit (250405321)" w:date="2026-06-24T14:42:00Z">
              <w:tcPr>
                <w:tcW w:w="0" w:type="auto"/>
              </w:tcPr>
            </w:tcPrChange>
          </w:tcPr>
          <w:p w14:paraId="4D704362" w14:textId="23275B10" w:rsidR="001861F4" w:rsidRPr="00F24057" w:rsidRDefault="001861F4" w:rsidP="4F8F4A64">
            <w:pPr>
              <w:keepNext w:val="0"/>
              <w:keepLines w:val="0"/>
              <w:rPr>
                <w:rFonts w:cs="Times New Roman"/>
              </w:rPr>
            </w:pPr>
            <w:bookmarkStart w:id="1673" w:name="_Toc1209428968"/>
            <w:r w:rsidRPr="00F24057">
              <w:rPr>
                <w:rFonts w:cs="Times New Roman"/>
                <w:color w:val="000000" w:themeColor="text1"/>
              </w:rPr>
              <w:t>Project Schedule</w:t>
            </w:r>
            <w:bookmarkEnd w:id="1673"/>
          </w:p>
        </w:tc>
        <w:tc>
          <w:tcPr>
            <w:tcW w:w="1012" w:type="dxa"/>
            <w:tcBorders>
              <w:top w:val="single" w:sz="4" w:space="0" w:color="auto"/>
              <w:left w:val="single" w:sz="4" w:space="0" w:color="auto"/>
              <w:bottom w:val="single" w:sz="4" w:space="0" w:color="auto"/>
              <w:right w:val="single" w:sz="4" w:space="0" w:color="auto"/>
            </w:tcBorders>
            <w:vAlign w:val="center"/>
            <w:tcPrChange w:id="1674" w:author="SUNG Kit (250405321)" w:date="2026-06-24T14:42:00Z">
              <w:tcPr>
                <w:tcW w:w="0" w:type="auto"/>
              </w:tcPr>
            </w:tcPrChange>
          </w:tcPr>
          <w:p w14:paraId="66D5D26D" w14:textId="348DB7D6" w:rsidR="001861F4" w:rsidRPr="00F24057" w:rsidRDefault="001861F4" w:rsidP="4F8F4A64">
            <w:pPr>
              <w:keepNext w:val="0"/>
              <w:keepLines w:val="0"/>
              <w:jc w:val="center"/>
              <w:rPr>
                <w:rFonts w:cs="Times New Roman"/>
              </w:rPr>
            </w:pPr>
            <w:bookmarkStart w:id="1675" w:name="_Toc1724350867"/>
            <w:r w:rsidRPr="00F24057">
              <w:rPr>
                <w:rFonts w:cs="Times New Roman"/>
                <w:color w:val="000000" w:themeColor="text1"/>
              </w:rPr>
              <w:t>3 days</w:t>
            </w:r>
            <w:bookmarkEnd w:id="1675"/>
          </w:p>
        </w:tc>
        <w:tc>
          <w:tcPr>
            <w:tcW w:w="1544" w:type="dxa"/>
            <w:tcBorders>
              <w:top w:val="single" w:sz="4" w:space="0" w:color="auto"/>
              <w:left w:val="single" w:sz="4" w:space="0" w:color="auto"/>
              <w:bottom w:val="single" w:sz="4" w:space="0" w:color="auto"/>
              <w:right w:val="single" w:sz="4" w:space="0" w:color="auto"/>
            </w:tcBorders>
            <w:vAlign w:val="center"/>
            <w:tcPrChange w:id="1676" w:author="SUNG Kit (250405321)" w:date="2026-06-24T14:42:00Z">
              <w:tcPr>
                <w:tcW w:w="0" w:type="auto"/>
              </w:tcPr>
            </w:tcPrChange>
          </w:tcPr>
          <w:p w14:paraId="33F698E8" w14:textId="3ABAF5FB" w:rsidR="001861F4" w:rsidRPr="00F24057" w:rsidRDefault="001861F4" w:rsidP="4F8F4A64">
            <w:pPr>
              <w:keepNext w:val="0"/>
              <w:keepLines w:val="0"/>
              <w:jc w:val="center"/>
              <w:rPr>
                <w:rFonts w:cs="Times New Roman"/>
              </w:rPr>
            </w:pPr>
            <w:bookmarkStart w:id="1677" w:name="_Toc1886253470"/>
            <w:r w:rsidRPr="00F24057">
              <w:rPr>
                <w:rFonts w:cs="Times New Roman"/>
                <w:color w:val="000000" w:themeColor="text1"/>
              </w:rPr>
              <w:t>Mon 15-06-26</w:t>
            </w:r>
            <w:bookmarkEnd w:id="1677"/>
          </w:p>
        </w:tc>
        <w:tc>
          <w:tcPr>
            <w:tcW w:w="1515" w:type="dxa"/>
            <w:tcBorders>
              <w:top w:val="single" w:sz="4" w:space="0" w:color="auto"/>
              <w:left w:val="single" w:sz="4" w:space="0" w:color="auto"/>
              <w:bottom w:val="single" w:sz="4" w:space="0" w:color="auto"/>
              <w:right w:val="single" w:sz="4" w:space="0" w:color="auto"/>
            </w:tcBorders>
            <w:tcPrChange w:id="1678" w:author="SUNG Kit (250405321)" w:date="2026-06-24T14:42:00Z">
              <w:tcPr>
                <w:tcW w:w="0" w:type="auto"/>
              </w:tcPr>
            </w:tcPrChange>
          </w:tcPr>
          <w:p w14:paraId="0C94FB2B" w14:textId="1484A5A5" w:rsidR="001861F4" w:rsidRPr="00F24057" w:rsidRDefault="001861F4" w:rsidP="4F8F4A64">
            <w:pPr>
              <w:keepNext w:val="0"/>
              <w:keepLines w:val="0"/>
              <w:jc w:val="center"/>
              <w:rPr>
                <w:rFonts w:cs="Times New Roman"/>
                <w:color w:val="000000"/>
              </w:rPr>
            </w:pPr>
            <w:bookmarkStart w:id="1679" w:name="_Toc1860875242"/>
            <w:r w:rsidRPr="00F24057">
              <w:rPr>
                <w:rFonts w:eastAsia="Times New Roman" w:cs="Times New Roman"/>
              </w:rPr>
              <w:t>Sung Kit</w:t>
            </w:r>
            <w:bookmarkEnd w:id="1679"/>
          </w:p>
        </w:tc>
      </w:tr>
      <w:tr w:rsidR="001861F4" w:rsidRPr="00F24057" w14:paraId="2A7C0AF5" w14:textId="475BC159"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680" w:author="SUNG Kit (250405321)" w:date="2026-06-24T14:42:00Z">
            <w:tblPrEx>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681"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682" w:author="SUNG Kit (250405321)" w:date="2026-06-24T14:42:00Z">
              <w:tcPr>
                <w:tcW w:w="0" w:type="auto"/>
              </w:tcPr>
            </w:tcPrChange>
          </w:tcPr>
          <w:p w14:paraId="3B9E6666" w14:textId="4AF03138" w:rsidR="001861F4" w:rsidRPr="00F24057" w:rsidRDefault="001861F4" w:rsidP="4F8F4A64">
            <w:pPr>
              <w:keepNext w:val="0"/>
              <w:keepLines w:val="0"/>
              <w:rPr>
                <w:rFonts w:cs="Times New Roman"/>
              </w:rPr>
            </w:pPr>
            <w:bookmarkStart w:id="1683" w:name="_Toc534551905"/>
            <w:r w:rsidRPr="00F24057">
              <w:rPr>
                <w:rFonts w:cs="Times New Roman"/>
                <w:color w:val="000000" w:themeColor="text1"/>
              </w:rPr>
              <w:t>Cover Page</w:t>
            </w:r>
            <w:bookmarkEnd w:id="1683"/>
          </w:p>
        </w:tc>
        <w:tc>
          <w:tcPr>
            <w:tcW w:w="1012" w:type="dxa"/>
            <w:tcBorders>
              <w:top w:val="single" w:sz="4" w:space="0" w:color="auto"/>
              <w:left w:val="single" w:sz="4" w:space="0" w:color="auto"/>
              <w:bottom w:val="single" w:sz="4" w:space="0" w:color="auto"/>
              <w:right w:val="single" w:sz="4" w:space="0" w:color="auto"/>
            </w:tcBorders>
            <w:vAlign w:val="center"/>
            <w:tcPrChange w:id="1684" w:author="SUNG Kit (250405321)" w:date="2026-06-24T14:42:00Z">
              <w:tcPr>
                <w:tcW w:w="0" w:type="auto"/>
              </w:tcPr>
            </w:tcPrChange>
          </w:tcPr>
          <w:p w14:paraId="46CB2534" w14:textId="01F365A9" w:rsidR="001861F4" w:rsidRPr="00F24057" w:rsidRDefault="001861F4" w:rsidP="4F8F4A64">
            <w:pPr>
              <w:keepNext w:val="0"/>
              <w:keepLines w:val="0"/>
              <w:jc w:val="center"/>
              <w:rPr>
                <w:rFonts w:cs="Times New Roman"/>
              </w:rPr>
            </w:pPr>
            <w:bookmarkStart w:id="1685" w:name="_Toc1350775255"/>
            <w:r w:rsidRPr="00F24057">
              <w:rPr>
                <w:rFonts w:cs="Times New Roman"/>
                <w:color w:val="000000" w:themeColor="text1"/>
              </w:rPr>
              <w:t>1 day</w:t>
            </w:r>
            <w:bookmarkEnd w:id="1685"/>
          </w:p>
        </w:tc>
        <w:tc>
          <w:tcPr>
            <w:tcW w:w="1544" w:type="dxa"/>
            <w:tcBorders>
              <w:top w:val="single" w:sz="4" w:space="0" w:color="auto"/>
              <w:left w:val="single" w:sz="4" w:space="0" w:color="auto"/>
              <w:bottom w:val="single" w:sz="4" w:space="0" w:color="auto"/>
              <w:right w:val="single" w:sz="4" w:space="0" w:color="auto"/>
            </w:tcBorders>
            <w:vAlign w:val="center"/>
            <w:tcPrChange w:id="1686" w:author="SUNG Kit (250405321)" w:date="2026-06-24T14:42:00Z">
              <w:tcPr>
                <w:tcW w:w="0" w:type="auto"/>
              </w:tcPr>
            </w:tcPrChange>
          </w:tcPr>
          <w:p w14:paraId="7A5F2709" w14:textId="1A2DEC33" w:rsidR="001861F4" w:rsidRPr="00F24057" w:rsidRDefault="001861F4" w:rsidP="4F8F4A64">
            <w:pPr>
              <w:keepNext w:val="0"/>
              <w:keepLines w:val="0"/>
              <w:jc w:val="center"/>
              <w:rPr>
                <w:rFonts w:cs="Times New Roman"/>
              </w:rPr>
            </w:pPr>
            <w:bookmarkStart w:id="1687" w:name="_Toc1555297780"/>
            <w:r w:rsidRPr="00F24057">
              <w:rPr>
                <w:rFonts w:cs="Times New Roman"/>
                <w:color w:val="000000" w:themeColor="text1"/>
              </w:rPr>
              <w:t>Mon 22-06-26</w:t>
            </w:r>
            <w:bookmarkEnd w:id="1687"/>
          </w:p>
        </w:tc>
        <w:tc>
          <w:tcPr>
            <w:tcW w:w="1515" w:type="dxa"/>
            <w:tcBorders>
              <w:top w:val="single" w:sz="4" w:space="0" w:color="auto"/>
              <w:left w:val="single" w:sz="4" w:space="0" w:color="auto"/>
              <w:bottom w:val="single" w:sz="4" w:space="0" w:color="auto"/>
              <w:right w:val="single" w:sz="4" w:space="0" w:color="auto"/>
            </w:tcBorders>
            <w:tcPrChange w:id="1688" w:author="SUNG Kit (250405321)" w:date="2026-06-24T14:42:00Z">
              <w:tcPr>
                <w:tcW w:w="0" w:type="auto"/>
              </w:tcPr>
            </w:tcPrChange>
          </w:tcPr>
          <w:p w14:paraId="26154FDF" w14:textId="2002E5E8" w:rsidR="001861F4" w:rsidRPr="00F24057" w:rsidRDefault="001861F4" w:rsidP="4F8F4A64">
            <w:pPr>
              <w:keepNext w:val="0"/>
              <w:keepLines w:val="0"/>
              <w:jc w:val="center"/>
              <w:rPr>
                <w:rFonts w:cs="Times New Roman"/>
                <w:color w:val="000000"/>
              </w:rPr>
            </w:pPr>
            <w:bookmarkStart w:id="1689" w:name="_Toc590429922"/>
            <w:r w:rsidRPr="00F24057">
              <w:rPr>
                <w:rFonts w:eastAsia="Times New Roman" w:cs="Times New Roman"/>
              </w:rPr>
              <w:t>Miao Tung</w:t>
            </w:r>
            <w:bookmarkEnd w:id="1689"/>
          </w:p>
        </w:tc>
      </w:tr>
      <w:tr w:rsidR="001861F4" w:rsidRPr="00F24057" w14:paraId="37C54EA6" w14:textId="5AE164C2"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690" w:author="SUNG Kit (250405321)" w:date="2026-06-24T14:42:00Z">
            <w:tblPrEx>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691"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692" w:author="SUNG Kit (250405321)" w:date="2026-06-24T14:42:00Z">
              <w:tcPr>
                <w:tcW w:w="0" w:type="auto"/>
              </w:tcPr>
            </w:tcPrChange>
          </w:tcPr>
          <w:p w14:paraId="130516B8" w14:textId="226316C4" w:rsidR="001861F4" w:rsidRPr="00F24057" w:rsidRDefault="001861F4" w:rsidP="4F8F4A64">
            <w:pPr>
              <w:keepNext w:val="0"/>
              <w:keepLines w:val="0"/>
              <w:rPr>
                <w:rFonts w:cs="Times New Roman"/>
              </w:rPr>
            </w:pPr>
            <w:bookmarkStart w:id="1693" w:name="_Toc1334321175"/>
            <w:r w:rsidRPr="00F24057">
              <w:rPr>
                <w:rFonts w:cs="Times New Roman"/>
                <w:color w:val="000000" w:themeColor="text1"/>
              </w:rPr>
              <w:t>Table of Contents</w:t>
            </w:r>
            <w:bookmarkEnd w:id="1693"/>
          </w:p>
        </w:tc>
        <w:tc>
          <w:tcPr>
            <w:tcW w:w="1012" w:type="dxa"/>
            <w:tcBorders>
              <w:top w:val="single" w:sz="4" w:space="0" w:color="auto"/>
              <w:left w:val="single" w:sz="4" w:space="0" w:color="auto"/>
              <w:bottom w:val="single" w:sz="4" w:space="0" w:color="auto"/>
              <w:right w:val="single" w:sz="4" w:space="0" w:color="auto"/>
            </w:tcBorders>
            <w:vAlign w:val="center"/>
            <w:tcPrChange w:id="1694" w:author="SUNG Kit (250405321)" w:date="2026-06-24T14:42:00Z">
              <w:tcPr>
                <w:tcW w:w="0" w:type="auto"/>
              </w:tcPr>
            </w:tcPrChange>
          </w:tcPr>
          <w:p w14:paraId="4545528E" w14:textId="2320E1EE" w:rsidR="001861F4" w:rsidRPr="00F24057" w:rsidRDefault="001861F4" w:rsidP="4F8F4A64">
            <w:pPr>
              <w:keepNext w:val="0"/>
              <w:keepLines w:val="0"/>
              <w:jc w:val="center"/>
              <w:rPr>
                <w:rFonts w:cs="Times New Roman"/>
              </w:rPr>
            </w:pPr>
            <w:bookmarkStart w:id="1695" w:name="_Toc1743929996"/>
            <w:r w:rsidRPr="00F24057">
              <w:rPr>
                <w:rFonts w:cs="Times New Roman"/>
                <w:color w:val="000000" w:themeColor="text1"/>
              </w:rPr>
              <w:t>1 day</w:t>
            </w:r>
            <w:bookmarkEnd w:id="1695"/>
          </w:p>
        </w:tc>
        <w:tc>
          <w:tcPr>
            <w:tcW w:w="1544" w:type="dxa"/>
            <w:tcBorders>
              <w:top w:val="single" w:sz="4" w:space="0" w:color="auto"/>
              <w:left w:val="single" w:sz="4" w:space="0" w:color="auto"/>
              <w:bottom w:val="single" w:sz="4" w:space="0" w:color="auto"/>
              <w:right w:val="single" w:sz="4" w:space="0" w:color="auto"/>
            </w:tcBorders>
            <w:vAlign w:val="center"/>
            <w:tcPrChange w:id="1696" w:author="SUNG Kit (250405321)" w:date="2026-06-24T14:42:00Z">
              <w:tcPr>
                <w:tcW w:w="0" w:type="auto"/>
              </w:tcPr>
            </w:tcPrChange>
          </w:tcPr>
          <w:p w14:paraId="0F7CF6E4" w14:textId="7025505C" w:rsidR="001861F4" w:rsidRPr="00F24057" w:rsidRDefault="001861F4" w:rsidP="4F8F4A64">
            <w:pPr>
              <w:keepNext w:val="0"/>
              <w:keepLines w:val="0"/>
              <w:jc w:val="center"/>
              <w:rPr>
                <w:rFonts w:cs="Times New Roman"/>
              </w:rPr>
            </w:pPr>
            <w:bookmarkStart w:id="1697" w:name="_Toc204606582"/>
            <w:r w:rsidRPr="00F24057">
              <w:rPr>
                <w:rFonts w:cs="Times New Roman"/>
                <w:color w:val="000000" w:themeColor="text1"/>
              </w:rPr>
              <w:t>Fri 26-06-26</w:t>
            </w:r>
            <w:bookmarkEnd w:id="1697"/>
          </w:p>
        </w:tc>
        <w:tc>
          <w:tcPr>
            <w:tcW w:w="1515" w:type="dxa"/>
            <w:tcBorders>
              <w:top w:val="single" w:sz="4" w:space="0" w:color="auto"/>
              <w:left w:val="single" w:sz="4" w:space="0" w:color="auto"/>
              <w:bottom w:val="single" w:sz="4" w:space="0" w:color="auto"/>
              <w:right w:val="single" w:sz="4" w:space="0" w:color="auto"/>
            </w:tcBorders>
            <w:tcPrChange w:id="1698" w:author="SUNG Kit (250405321)" w:date="2026-06-24T14:42:00Z">
              <w:tcPr>
                <w:tcW w:w="0" w:type="auto"/>
              </w:tcPr>
            </w:tcPrChange>
          </w:tcPr>
          <w:p w14:paraId="13E34CE8" w14:textId="01DCD310" w:rsidR="001861F4" w:rsidRPr="00F24057" w:rsidRDefault="001861F4" w:rsidP="4F8F4A64">
            <w:pPr>
              <w:keepNext w:val="0"/>
              <w:keepLines w:val="0"/>
              <w:jc w:val="center"/>
              <w:rPr>
                <w:rFonts w:cs="Times New Roman"/>
                <w:color w:val="000000"/>
              </w:rPr>
            </w:pPr>
            <w:bookmarkStart w:id="1699" w:name="_Toc588456157"/>
            <w:r w:rsidRPr="00F24057">
              <w:rPr>
                <w:rFonts w:eastAsia="Times New Roman" w:cs="Times New Roman"/>
              </w:rPr>
              <w:t>Miao Tung</w:t>
            </w:r>
            <w:bookmarkEnd w:id="1699"/>
          </w:p>
        </w:tc>
      </w:tr>
      <w:tr w:rsidR="001861F4" w:rsidRPr="00F24057" w14:paraId="3598C77F" w14:textId="3CB4673F"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700" w:author="SUNG Kit (250405321)" w:date="2026-06-24T14:42:00Z">
            <w:tblPrEx>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701"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702" w:author="SUNG Kit (250405321)" w:date="2026-06-24T14:42:00Z">
              <w:tcPr>
                <w:tcW w:w="0" w:type="auto"/>
              </w:tcPr>
            </w:tcPrChange>
          </w:tcPr>
          <w:p w14:paraId="6719F199" w14:textId="30438CD3" w:rsidR="001861F4" w:rsidRPr="00F24057" w:rsidRDefault="001861F4" w:rsidP="4F8F4A64">
            <w:pPr>
              <w:keepNext w:val="0"/>
              <w:keepLines w:val="0"/>
              <w:rPr>
                <w:rFonts w:cs="Times New Roman"/>
              </w:rPr>
            </w:pPr>
            <w:bookmarkStart w:id="1703" w:name="_Toc1438453498"/>
            <w:r w:rsidRPr="00F24057">
              <w:rPr>
                <w:rFonts w:cs="Times New Roman"/>
                <w:color w:val="000000" w:themeColor="text1"/>
              </w:rPr>
              <w:t>User Guide</w:t>
            </w:r>
            <w:bookmarkEnd w:id="1703"/>
          </w:p>
        </w:tc>
        <w:tc>
          <w:tcPr>
            <w:tcW w:w="1012" w:type="dxa"/>
            <w:tcBorders>
              <w:top w:val="single" w:sz="4" w:space="0" w:color="auto"/>
              <w:left w:val="single" w:sz="4" w:space="0" w:color="auto"/>
              <w:bottom w:val="single" w:sz="4" w:space="0" w:color="auto"/>
              <w:right w:val="single" w:sz="4" w:space="0" w:color="auto"/>
            </w:tcBorders>
            <w:vAlign w:val="center"/>
            <w:tcPrChange w:id="1704" w:author="SUNG Kit (250405321)" w:date="2026-06-24T14:42:00Z">
              <w:tcPr>
                <w:tcW w:w="0" w:type="auto"/>
              </w:tcPr>
            </w:tcPrChange>
          </w:tcPr>
          <w:p w14:paraId="69566D85" w14:textId="5268BA7B" w:rsidR="001861F4" w:rsidRPr="00F24057" w:rsidRDefault="001861F4" w:rsidP="4F8F4A64">
            <w:pPr>
              <w:keepNext w:val="0"/>
              <w:keepLines w:val="0"/>
              <w:jc w:val="center"/>
              <w:rPr>
                <w:rFonts w:cs="Times New Roman"/>
              </w:rPr>
            </w:pPr>
            <w:bookmarkStart w:id="1705" w:name="_Toc1246574218"/>
            <w:r w:rsidRPr="00F24057">
              <w:rPr>
                <w:rFonts w:cs="Times New Roman"/>
                <w:color w:val="000000" w:themeColor="text1"/>
              </w:rPr>
              <w:t>1 day</w:t>
            </w:r>
            <w:bookmarkEnd w:id="1705"/>
          </w:p>
        </w:tc>
        <w:tc>
          <w:tcPr>
            <w:tcW w:w="1544" w:type="dxa"/>
            <w:tcBorders>
              <w:top w:val="single" w:sz="4" w:space="0" w:color="auto"/>
              <w:left w:val="single" w:sz="4" w:space="0" w:color="auto"/>
              <w:bottom w:val="single" w:sz="4" w:space="0" w:color="auto"/>
              <w:right w:val="single" w:sz="4" w:space="0" w:color="auto"/>
            </w:tcBorders>
            <w:vAlign w:val="center"/>
            <w:tcPrChange w:id="1706" w:author="SUNG Kit (250405321)" w:date="2026-06-24T14:42:00Z">
              <w:tcPr>
                <w:tcW w:w="0" w:type="auto"/>
              </w:tcPr>
            </w:tcPrChange>
          </w:tcPr>
          <w:p w14:paraId="33B47995" w14:textId="4593CCB5" w:rsidR="001861F4" w:rsidRPr="00F24057" w:rsidRDefault="001861F4" w:rsidP="4F8F4A64">
            <w:pPr>
              <w:keepNext w:val="0"/>
              <w:keepLines w:val="0"/>
              <w:jc w:val="center"/>
              <w:rPr>
                <w:rFonts w:cs="Times New Roman"/>
              </w:rPr>
            </w:pPr>
            <w:bookmarkStart w:id="1707" w:name="_Toc334384534"/>
            <w:r w:rsidRPr="00F24057">
              <w:rPr>
                <w:rFonts w:cs="Times New Roman"/>
                <w:color w:val="000000" w:themeColor="text1"/>
              </w:rPr>
              <w:t>Wed 24-06-26</w:t>
            </w:r>
            <w:bookmarkEnd w:id="1707"/>
          </w:p>
        </w:tc>
        <w:tc>
          <w:tcPr>
            <w:tcW w:w="1515" w:type="dxa"/>
            <w:tcBorders>
              <w:top w:val="single" w:sz="4" w:space="0" w:color="auto"/>
              <w:left w:val="single" w:sz="4" w:space="0" w:color="auto"/>
              <w:bottom w:val="single" w:sz="4" w:space="0" w:color="auto"/>
              <w:right w:val="single" w:sz="4" w:space="0" w:color="auto"/>
            </w:tcBorders>
            <w:tcPrChange w:id="1708" w:author="SUNG Kit (250405321)" w:date="2026-06-24T14:42:00Z">
              <w:tcPr>
                <w:tcW w:w="0" w:type="auto"/>
              </w:tcPr>
            </w:tcPrChange>
          </w:tcPr>
          <w:p w14:paraId="6FE9BDD1" w14:textId="195CBFDB" w:rsidR="001861F4" w:rsidRPr="00F24057" w:rsidRDefault="001861F4" w:rsidP="4F8F4A64">
            <w:pPr>
              <w:keepNext w:val="0"/>
              <w:keepLines w:val="0"/>
              <w:jc w:val="center"/>
              <w:rPr>
                <w:rFonts w:cs="Times New Roman"/>
                <w:color w:val="000000"/>
              </w:rPr>
            </w:pPr>
            <w:bookmarkStart w:id="1709" w:name="_Toc1303540929"/>
            <w:r w:rsidRPr="00F24057">
              <w:rPr>
                <w:rFonts w:eastAsia="Times New Roman" w:cs="Times New Roman"/>
              </w:rPr>
              <w:t>Sung Kit</w:t>
            </w:r>
            <w:bookmarkEnd w:id="1709"/>
          </w:p>
        </w:tc>
      </w:tr>
      <w:tr w:rsidR="001861F4" w:rsidRPr="00F24057" w14:paraId="097C8AF6" w14:textId="003CADF4"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710" w:author="SUNG Kit (250405321)" w:date="2026-06-24T14:42:00Z">
            <w:tblPrEx>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711"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712" w:author="SUNG Kit (250405321)" w:date="2026-06-24T14:42:00Z">
              <w:tcPr>
                <w:tcW w:w="0" w:type="auto"/>
              </w:tcPr>
            </w:tcPrChange>
          </w:tcPr>
          <w:p w14:paraId="161C7A9D" w14:textId="3E903A97" w:rsidR="001861F4" w:rsidRPr="00F24057" w:rsidRDefault="001861F4" w:rsidP="4F8F4A64">
            <w:pPr>
              <w:keepNext w:val="0"/>
              <w:keepLines w:val="0"/>
              <w:rPr>
                <w:rFonts w:cs="Times New Roman"/>
              </w:rPr>
            </w:pPr>
            <w:bookmarkStart w:id="1713" w:name="_Toc2083370535"/>
            <w:r w:rsidRPr="00F24057">
              <w:rPr>
                <w:rFonts w:cs="Times New Roman"/>
                <w:color w:val="000000" w:themeColor="text1"/>
              </w:rPr>
              <w:t>User Interface and Report Design</w:t>
            </w:r>
            <w:bookmarkEnd w:id="1713"/>
          </w:p>
        </w:tc>
        <w:tc>
          <w:tcPr>
            <w:tcW w:w="1012" w:type="dxa"/>
            <w:tcBorders>
              <w:top w:val="single" w:sz="4" w:space="0" w:color="auto"/>
              <w:left w:val="single" w:sz="4" w:space="0" w:color="auto"/>
              <w:bottom w:val="single" w:sz="4" w:space="0" w:color="auto"/>
              <w:right w:val="single" w:sz="4" w:space="0" w:color="auto"/>
            </w:tcBorders>
            <w:vAlign w:val="center"/>
            <w:tcPrChange w:id="1714" w:author="SUNG Kit (250405321)" w:date="2026-06-24T14:42:00Z">
              <w:tcPr>
                <w:tcW w:w="0" w:type="auto"/>
              </w:tcPr>
            </w:tcPrChange>
          </w:tcPr>
          <w:p w14:paraId="5D989760" w14:textId="0188B3D7" w:rsidR="001861F4" w:rsidRPr="00F24057" w:rsidRDefault="001861F4" w:rsidP="4F8F4A64">
            <w:pPr>
              <w:keepNext w:val="0"/>
              <w:keepLines w:val="0"/>
              <w:jc w:val="center"/>
              <w:rPr>
                <w:rFonts w:cs="Times New Roman"/>
              </w:rPr>
            </w:pPr>
            <w:bookmarkStart w:id="1715" w:name="_Toc1065262019"/>
            <w:r w:rsidRPr="00F24057">
              <w:rPr>
                <w:rFonts w:cs="Times New Roman"/>
                <w:color w:val="000000" w:themeColor="text1"/>
              </w:rPr>
              <w:t>1 day</w:t>
            </w:r>
            <w:bookmarkEnd w:id="1715"/>
          </w:p>
        </w:tc>
        <w:tc>
          <w:tcPr>
            <w:tcW w:w="1544" w:type="dxa"/>
            <w:tcBorders>
              <w:top w:val="single" w:sz="4" w:space="0" w:color="auto"/>
              <w:left w:val="single" w:sz="4" w:space="0" w:color="auto"/>
              <w:bottom w:val="single" w:sz="4" w:space="0" w:color="auto"/>
              <w:right w:val="single" w:sz="4" w:space="0" w:color="auto"/>
            </w:tcBorders>
            <w:vAlign w:val="center"/>
            <w:tcPrChange w:id="1716" w:author="SUNG Kit (250405321)" w:date="2026-06-24T14:42:00Z">
              <w:tcPr>
                <w:tcW w:w="0" w:type="auto"/>
              </w:tcPr>
            </w:tcPrChange>
          </w:tcPr>
          <w:p w14:paraId="41F41C82" w14:textId="11EAD5B3" w:rsidR="001861F4" w:rsidRPr="00F24057" w:rsidRDefault="001861F4" w:rsidP="4F8F4A64">
            <w:pPr>
              <w:keepNext w:val="0"/>
              <w:keepLines w:val="0"/>
              <w:jc w:val="center"/>
              <w:rPr>
                <w:rFonts w:cs="Times New Roman"/>
              </w:rPr>
            </w:pPr>
            <w:bookmarkStart w:id="1717" w:name="_Toc262228614"/>
            <w:r w:rsidRPr="00F24057">
              <w:rPr>
                <w:rFonts w:cs="Times New Roman"/>
                <w:color w:val="000000" w:themeColor="text1"/>
              </w:rPr>
              <w:t>Wed 24-06-26</w:t>
            </w:r>
            <w:bookmarkEnd w:id="1717"/>
          </w:p>
        </w:tc>
        <w:tc>
          <w:tcPr>
            <w:tcW w:w="1515" w:type="dxa"/>
            <w:tcBorders>
              <w:top w:val="single" w:sz="4" w:space="0" w:color="auto"/>
              <w:left w:val="single" w:sz="4" w:space="0" w:color="auto"/>
              <w:bottom w:val="single" w:sz="4" w:space="0" w:color="auto"/>
              <w:right w:val="single" w:sz="4" w:space="0" w:color="auto"/>
            </w:tcBorders>
            <w:tcPrChange w:id="1718" w:author="SUNG Kit (250405321)" w:date="2026-06-24T14:42:00Z">
              <w:tcPr>
                <w:tcW w:w="0" w:type="auto"/>
              </w:tcPr>
            </w:tcPrChange>
          </w:tcPr>
          <w:p w14:paraId="32EA1121" w14:textId="2B016C02" w:rsidR="001861F4" w:rsidRPr="00F24057" w:rsidRDefault="001861F4" w:rsidP="4F8F4A64">
            <w:pPr>
              <w:keepNext w:val="0"/>
              <w:keepLines w:val="0"/>
              <w:jc w:val="center"/>
              <w:rPr>
                <w:rFonts w:cs="Times New Roman"/>
                <w:color w:val="000000"/>
              </w:rPr>
            </w:pPr>
            <w:bookmarkStart w:id="1719" w:name="_Toc2095016861"/>
            <w:r w:rsidRPr="00F24057">
              <w:rPr>
                <w:rFonts w:eastAsia="Times New Roman" w:cs="Times New Roman"/>
              </w:rPr>
              <w:t>Sung Kit</w:t>
            </w:r>
            <w:bookmarkEnd w:id="1719"/>
          </w:p>
        </w:tc>
      </w:tr>
      <w:tr w:rsidR="0048630D" w:rsidRPr="00F24057" w14:paraId="606FE4D7" w14:textId="77777777"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720" w:author="SUNG Kit (250405321)" w:date="2026-06-24T14:42:00Z">
            <w:tblPrEx>
              <w:tblW w:w="7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721"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722" w:author="SUNG Kit (250405321)" w:date="2026-06-24T14:42:00Z">
              <w:tcPr>
                <w:tcW w:w="0" w:type="auto"/>
              </w:tcPr>
            </w:tcPrChange>
          </w:tcPr>
          <w:p w14:paraId="6D13B36C" w14:textId="052353D2" w:rsidR="0048630D" w:rsidRPr="00F24057" w:rsidRDefault="0048630D" w:rsidP="4F8F4A64">
            <w:pPr>
              <w:keepNext w:val="0"/>
              <w:keepLines w:val="0"/>
              <w:rPr>
                <w:rFonts w:cs="Times New Roman"/>
                <w:color w:val="000000"/>
              </w:rPr>
            </w:pPr>
            <w:bookmarkStart w:id="1723" w:name="_Toc59399497"/>
            <w:r w:rsidRPr="00F24057">
              <w:rPr>
                <w:rFonts w:cs="Times New Roman"/>
                <w:color w:val="000000" w:themeColor="text1"/>
              </w:rPr>
              <w:t>Test data</w:t>
            </w:r>
            <w:bookmarkEnd w:id="1723"/>
          </w:p>
        </w:tc>
        <w:tc>
          <w:tcPr>
            <w:tcW w:w="1012" w:type="dxa"/>
            <w:tcBorders>
              <w:top w:val="single" w:sz="4" w:space="0" w:color="auto"/>
              <w:left w:val="single" w:sz="4" w:space="0" w:color="auto"/>
              <w:bottom w:val="single" w:sz="4" w:space="0" w:color="auto"/>
              <w:right w:val="single" w:sz="4" w:space="0" w:color="auto"/>
            </w:tcBorders>
            <w:vAlign w:val="center"/>
            <w:tcPrChange w:id="1724" w:author="SUNG Kit (250405321)" w:date="2026-06-24T14:42:00Z">
              <w:tcPr>
                <w:tcW w:w="0" w:type="auto"/>
              </w:tcPr>
            </w:tcPrChange>
          </w:tcPr>
          <w:p w14:paraId="27D72222" w14:textId="5FA9B7CB" w:rsidR="0048630D" w:rsidRPr="00F24057" w:rsidRDefault="0048630D" w:rsidP="4F8F4A64">
            <w:pPr>
              <w:keepNext w:val="0"/>
              <w:keepLines w:val="0"/>
              <w:jc w:val="center"/>
              <w:rPr>
                <w:rFonts w:cs="Times New Roman"/>
                <w:color w:val="000000"/>
              </w:rPr>
            </w:pPr>
            <w:bookmarkStart w:id="1725" w:name="_Toc181839090"/>
            <w:r w:rsidRPr="00F24057">
              <w:rPr>
                <w:rFonts w:cs="Times New Roman"/>
                <w:color w:val="000000" w:themeColor="text1"/>
              </w:rPr>
              <w:t>2 days</w:t>
            </w:r>
            <w:bookmarkEnd w:id="1725"/>
          </w:p>
        </w:tc>
        <w:tc>
          <w:tcPr>
            <w:tcW w:w="1544" w:type="dxa"/>
            <w:tcBorders>
              <w:top w:val="single" w:sz="4" w:space="0" w:color="auto"/>
              <w:left w:val="single" w:sz="4" w:space="0" w:color="auto"/>
              <w:bottom w:val="single" w:sz="4" w:space="0" w:color="auto"/>
              <w:right w:val="single" w:sz="4" w:space="0" w:color="auto"/>
            </w:tcBorders>
            <w:vAlign w:val="center"/>
            <w:tcPrChange w:id="1726" w:author="SUNG Kit (250405321)" w:date="2026-06-24T14:42:00Z">
              <w:tcPr>
                <w:tcW w:w="0" w:type="auto"/>
              </w:tcPr>
            </w:tcPrChange>
          </w:tcPr>
          <w:p w14:paraId="03453B69" w14:textId="1095BCB8" w:rsidR="0048630D" w:rsidRPr="00F24057" w:rsidRDefault="0048630D" w:rsidP="4F8F4A64">
            <w:pPr>
              <w:keepNext w:val="0"/>
              <w:keepLines w:val="0"/>
              <w:jc w:val="center"/>
              <w:rPr>
                <w:rFonts w:cs="Times New Roman"/>
                <w:color w:val="000000"/>
              </w:rPr>
            </w:pPr>
            <w:bookmarkStart w:id="1727" w:name="_Toc747526969"/>
            <w:r w:rsidRPr="00F24057">
              <w:rPr>
                <w:rFonts w:cs="Times New Roman"/>
                <w:color w:val="000000" w:themeColor="text1"/>
              </w:rPr>
              <w:t>Mon 15-06-26</w:t>
            </w:r>
            <w:bookmarkEnd w:id="1727"/>
          </w:p>
        </w:tc>
        <w:tc>
          <w:tcPr>
            <w:tcW w:w="1515" w:type="dxa"/>
            <w:tcBorders>
              <w:top w:val="single" w:sz="4" w:space="0" w:color="auto"/>
              <w:left w:val="single" w:sz="4" w:space="0" w:color="auto"/>
              <w:bottom w:val="single" w:sz="4" w:space="0" w:color="auto"/>
              <w:right w:val="single" w:sz="4" w:space="0" w:color="auto"/>
            </w:tcBorders>
            <w:tcPrChange w:id="1728" w:author="SUNG Kit (250405321)" w:date="2026-06-24T14:42:00Z">
              <w:tcPr>
                <w:tcW w:w="0" w:type="auto"/>
              </w:tcPr>
            </w:tcPrChange>
          </w:tcPr>
          <w:p w14:paraId="1204E272" w14:textId="43C115C7" w:rsidR="0048630D" w:rsidRPr="00F24057" w:rsidRDefault="0048630D" w:rsidP="4F8F4A64">
            <w:pPr>
              <w:keepNext w:val="0"/>
              <w:keepLines w:val="0"/>
              <w:jc w:val="center"/>
              <w:rPr>
                <w:rFonts w:eastAsia="Times New Roman" w:cs="Times New Roman"/>
              </w:rPr>
            </w:pPr>
            <w:bookmarkStart w:id="1729" w:name="_Toc508901827"/>
            <w:r w:rsidRPr="00F24057">
              <w:rPr>
                <w:rFonts w:eastAsia="Times New Roman" w:cs="Times New Roman"/>
              </w:rPr>
              <w:t>Chan Ho Yin</w:t>
            </w:r>
            <w:bookmarkEnd w:id="1729"/>
          </w:p>
        </w:tc>
      </w:tr>
      <w:tr w:rsidR="0048630D" w:rsidRPr="00F24057" w14:paraId="3449C258" w14:textId="15AF03EA"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730" w:author="SUNG Kit (250405321)" w:date="2026-06-24T14:42:00Z">
            <w:tblPrEx>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731"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732" w:author="SUNG Kit (250405321)" w:date="2026-06-24T14:42:00Z">
              <w:tcPr>
                <w:tcW w:w="0" w:type="auto"/>
              </w:tcPr>
            </w:tcPrChange>
          </w:tcPr>
          <w:p w14:paraId="5CB3076F" w14:textId="684C410D" w:rsidR="0048630D" w:rsidRPr="00F24057" w:rsidRDefault="0048630D" w:rsidP="4F8F4A64">
            <w:pPr>
              <w:keepNext w:val="0"/>
              <w:keepLines w:val="0"/>
              <w:rPr>
                <w:rFonts w:cs="Times New Roman"/>
              </w:rPr>
            </w:pPr>
            <w:bookmarkStart w:id="1733" w:name="_Toc1343827462"/>
            <w:r w:rsidRPr="00F24057">
              <w:rPr>
                <w:rFonts w:cs="Times New Roman"/>
                <w:color w:val="000000" w:themeColor="text1"/>
              </w:rPr>
              <w:t>Test case</w:t>
            </w:r>
            <w:bookmarkEnd w:id="1733"/>
          </w:p>
        </w:tc>
        <w:tc>
          <w:tcPr>
            <w:tcW w:w="1012" w:type="dxa"/>
            <w:tcBorders>
              <w:top w:val="single" w:sz="4" w:space="0" w:color="auto"/>
              <w:left w:val="single" w:sz="4" w:space="0" w:color="auto"/>
              <w:bottom w:val="single" w:sz="4" w:space="0" w:color="auto"/>
              <w:right w:val="single" w:sz="4" w:space="0" w:color="auto"/>
            </w:tcBorders>
            <w:vAlign w:val="center"/>
            <w:tcPrChange w:id="1734" w:author="SUNG Kit (250405321)" w:date="2026-06-24T14:42:00Z">
              <w:tcPr>
                <w:tcW w:w="0" w:type="auto"/>
              </w:tcPr>
            </w:tcPrChange>
          </w:tcPr>
          <w:p w14:paraId="5B311300" w14:textId="327FA074" w:rsidR="0048630D" w:rsidRPr="00F24057" w:rsidRDefault="0048630D" w:rsidP="4F8F4A64">
            <w:pPr>
              <w:keepNext w:val="0"/>
              <w:keepLines w:val="0"/>
              <w:jc w:val="center"/>
              <w:rPr>
                <w:rFonts w:cs="Times New Roman"/>
              </w:rPr>
            </w:pPr>
            <w:bookmarkStart w:id="1735" w:name="_Toc2138820788"/>
            <w:r w:rsidRPr="00F24057">
              <w:rPr>
                <w:rFonts w:cs="Times New Roman"/>
                <w:color w:val="000000" w:themeColor="text1"/>
              </w:rPr>
              <w:t>1 day</w:t>
            </w:r>
            <w:bookmarkEnd w:id="1735"/>
          </w:p>
        </w:tc>
        <w:tc>
          <w:tcPr>
            <w:tcW w:w="1544" w:type="dxa"/>
            <w:tcBorders>
              <w:top w:val="single" w:sz="4" w:space="0" w:color="auto"/>
              <w:left w:val="single" w:sz="4" w:space="0" w:color="auto"/>
              <w:bottom w:val="single" w:sz="4" w:space="0" w:color="auto"/>
              <w:right w:val="single" w:sz="4" w:space="0" w:color="auto"/>
            </w:tcBorders>
            <w:vAlign w:val="center"/>
            <w:tcPrChange w:id="1736" w:author="SUNG Kit (250405321)" w:date="2026-06-24T14:42:00Z">
              <w:tcPr>
                <w:tcW w:w="0" w:type="auto"/>
              </w:tcPr>
            </w:tcPrChange>
          </w:tcPr>
          <w:p w14:paraId="04B2D380" w14:textId="4DCC173D" w:rsidR="0048630D" w:rsidRPr="00F24057" w:rsidRDefault="0048630D" w:rsidP="4F8F4A64">
            <w:pPr>
              <w:keepNext w:val="0"/>
              <w:keepLines w:val="0"/>
              <w:jc w:val="center"/>
              <w:rPr>
                <w:rFonts w:cs="Times New Roman"/>
              </w:rPr>
            </w:pPr>
            <w:bookmarkStart w:id="1737" w:name="_Toc1431031902"/>
            <w:r w:rsidRPr="00F24057">
              <w:rPr>
                <w:rFonts w:cs="Times New Roman"/>
                <w:color w:val="000000" w:themeColor="text1"/>
              </w:rPr>
              <w:t>Thu 25-06-26</w:t>
            </w:r>
            <w:bookmarkEnd w:id="1737"/>
          </w:p>
        </w:tc>
        <w:tc>
          <w:tcPr>
            <w:tcW w:w="1515" w:type="dxa"/>
            <w:tcBorders>
              <w:top w:val="single" w:sz="4" w:space="0" w:color="auto"/>
              <w:left w:val="single" w:sz="4" w:space="0" w:color="auto"/>
              <w:bottom w:val="single" w:sz="4" w:space="0" w:color="auto"/>
              <w:right w:val="single" w:sz="4" w:space="0" w:color="auto"/>
            </w:tcBorders>
            <w:tcPrChange w:id="1738" w:author="SUNG Kit (250405321)" w:date="2026-06-24T14:42:00Z">
              <w:tcPr>
                <w:tcW w:w="0" w:type="auto"/>
              </w:tcPr>
            </w:tcPrChange>
          </w:tcPr>
          <w:p w14:paraId="7635F628" w14:textId="368374A8" w:rsidR="0048630D" w:rsidRPr="00F24057" w:rsidRDefault="0048630D" w:rsidP="4F8F4A64">
            <w:pPr>
              <w:keepNext w:val="0"/>
              <w:keepLines w:val="0"/>
              <w:jc w:val="center"/>
              <w:rPr>
                <w:rFonts w:cs="Times New Roman"/>
                <w:color w:val="000000"/>
              </w:rPr>
            </w:pPr>
            <w:bookmarkStart w:id="1739" w:name="_Toc1967007452"/>
            <w:r w:rsidRPr="00F24057">
              <w:rPr>
                <w:rFonts w:eastAsia="Times New Roman" w:cs="Times New Roman"/>
              </w:rPr>
              <w:t>Sung Kit</w:t>
            </w:r>
            <w:bookmarkEnd w:id="1739"/>
          </w:p>
        </w:tc>
      </w:tr>
      <w:tr w:rsidR="007E5ADB" w:rsidRPr="00F24057" w14:paraId="34297738" w14:textId="77777777" w:rsidTr="56149C86">
        <w:trPr>
          <w:trHeight w:val="300"/>
        </w:trPr>
        <w:tc>
          <w:tcPr>
            <w:tcW w:w="3855" w:type="dxa"/>
            <w:tcBorders>
              <w:bottom w:val="single" w:sz="4" w:space="0" w:color="auto"/>
            </w:tcBorders>
            <w:vAlign w:val="center"/>
          </w:tcPr>
          <w:p w14:paraId="110F73C1" w14:textId="7591FD4E" w:rsidR="0048630D" w:rsidRPr="00F24057" w:rsidRDefault="0048630D" w:rsidP="4F8F4A64">
            <w:pPr>
              <w:keepNext w:val="0"/>
              <w:keepLines w:val="0"/>
              <w:rPr>
                <w:rFonts w:cs="Times New Roman"/>
              </w:rPr>
            </w:pPr>
            <w:bookmarkStart w:id="1740" w:name="_Toc485578400"/>
            <w:r w:rsidRPr="00F24057">
              <w:rPr>
                <w:rFonts w:cs="Times New Roman"/>
                <w:color w:val="000000" w:themeColor="text1"/>
              </w:rPr>
              <w:t>Project Log</w:t>
            </w:r>
            <w:bookmarkEnd w:id="1740"/>
          </w:p>
        </w:tc>
        <w:tc>
          <w:tcPr>
            <w:tcW w:w="1012" w:type="dxa"/>
            <w:tcBorders>
              <w:bottom w:val="single" w:sz="8" w:space="0" w:color="000000" w:themeColor="text1"/>
            </w:tcBorders>
            <w:vAlign w:val="center"/>
          </w:tcPr>
          <w:p w14:paraId="18D873B5" w14:textId="6C5B0703" w:rsidR="0048630D" w:rsidRPr="00F24057" w:rsidRDefault="0048630D" w:rsidP="4F8F4A64">
            <w:pPr>
              <w:keepNext w:val="0"/>
              <w:keepLines w:val="0"/>
              <w:jc w:val="center"/>
              <w:rPr>
                <w:rFonts w:cs="Times New Roman"/>
              </w:rPr>
            </w:pPr>
            <w:bookmarkStart w:id="1741" w:name="_Toc1610979035"/>
            <w:r w:rsidRPr="00F24057">
              <w:rPr>
                <w:rFonts w:cs="Times New Roman"/>
                <w:color w:val="000000" w:themeColor="text1"/>
              </w:rPr>
              <w:t>1 day</w:t>
            </w:r>
            <w:bookmarkEnd w:id="1741"/>
          </w:p>
        </w:tc>
        <w:tc>
          <w:tcPr>
            <w:tcW w:w="1544" w:type="dxa"/>
            <w:tcBorders>
              <w:bottom w:val="single" w:sz="8" w:space="0" w:color="000000" w:themeColor="text1"/>
            </w:tcBorders>
            <w:vAlign w:val="center"/>
          </w:tcPr>
          <w:p w14:paraId="42DBA0E6" w14:textId="5D3C86D6" w:rsidR="0048630D" w:rsidRPr="00F24057" w:rsidRDefault="0048630D" w:rsidP="4F8F4A64">
            <w:pPr>
              <w:keepNext w:val="0"/>
              <w:keepLines w:val="0"/>
              <w:jc w:val="center"/>
              <w:rPr>
                <w:rFonts w:cs="Times New Roman"/>
              </w:rPr>
            </w:pPr>
            <w:bookmarkStart w:id="1742" w:name="_Toc106600496"/>
            <w:r w:rsidRPr="00F24057">
              <w:rPr>
                <w:rFonts w:cs="Times New Roman"/>
                <w:color w:val="000000" w:themeColor="text1"/>
              </w:rPr>
              <w:t>Thu 25-06-26</w:t>
            </w:r>
            <w:bookmarkEnd w:id="1742"/>
          </w:p>
        </w:tc>
        <w:tc>
          <w:tcPr>
            <w:tcW w:w="1515" w:type="dxa"/>
            <w:tcBorders>
              <w:bottom w:val="single" w:sz="8" w:space="0" w:color="000000" w:themeColor="text1"/>
            </w:tcBorders>
          </w:tcPr>
          <w:p w14:paraId="2F53B63A" w14:textId="09F83C4C" w:rsidR="0048630D" w:rsidRPr="00F24057" w:rsidRDefault="0048630D" w:rsidP="4F8F4A64">
            <w:pPr>
              <w:keepNext w:val="0"/>
              <w:keepLines w:val="0"/>
              <w:jc w:val="center"/>
              <w:rPr>
                <w:rFonts w:cs="Times New Roman"/>
                <w:color w:val="000000"/>
              </w:rPr>
            </w:pPr>
            <w:bookmarkStart w:id="1743" w:name="_Toc1846674706"/>
            <w:r w:rsidRPr="00F24057">
              <w:rPr>
                <w:rFonts w:eastAsia="Times New Roman" w:cs="Times New Roman"/>
              </w:rPr>
              <w:t>Sung Kit</w:t>
            </w:r>
            <w:bookmarkEnd w:id="1743"/>
          </w:p>
        </w:tc>
      </w:tr>
      <w:tr w:rsidR="00123EC9" w:rsidRPr="00F24057" w14:paraId="730902B7" w14:textId="77777777"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744" w:author="SUNG Kit (250405321)" w:date="2026-06-24T14:42:00Z">
            <w:tblPrEx>
              <w:tblW w:w="7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745" w:author="SUNG Kit (250405321)" w:date="2026-06-24T14:42:00Z">
            <w:trPr>
              <w:gridAfter w:val="0"/>
            </w:trPr>
          </w:trPrChange>
        </w:trPr>
        <w:tc>
          <w:tcPr>
            <w:tcW w:w="3855" w:type="dxa"/>
            <w:tcBorders>
              <w:top w:val="single" w:sz="4" w:space="0" w:color="auto"/>
              <w:left w:val="single" w:sz="8" w:space="0" w:color="000000" w:themeColor="text1"/>
              <w:bottom w:val="single" w:sz="4" w:space="0" w:color="auto"/>
              <w:right w:val="single" w:sz="8" w:space="0" w:color="000000" w:themeColor="text1"/>
            </w:tcBorders>
            <w:vAlign w:val="center"/>
            <w:tcPrChange w:id="1746" w:author="SUNG Kit (250405321)" w:date="2026-06-24T14:42:00Z">
              <w:tcPr>
                <w:tcW w:w="0" w:type="auto"/>
              </w:tcPr>
            </w:tcPrChange>
          </w:tcPr>
          <w:p w14:paraId="2FA5B2CD" w14:textId="4820DF8C" w:rsidR="004365F7" w:rsidRPr="00F24057" w:rsidRDefault="004365F7" w:rsidP="4F8F4A64">
            <w:pPr>
              <w:keepNext w:val="0"/>
              <w:keepLines w:val="0"/>
              <w:rPr>
                <w:rFonts w:cs="Times New Roman"/>
                <w:color w:val="000000"/>
              </w:rPr>
            </w:pPr>
            <w:bookmarkStart w:id="1747" w:name="_Toc709838611"/>
            <w:r w:rsidRPr="00F24057">
              <w:rPr>
                <w:rFonts w:cs="Times New Roman"/>
                <w:color w:val="000000" w:themeColor="text1"/>
              </w:rPr>
              <w:t>System (Software Prototype)</w:t>
            </w:r>
            <w:bookmarkEnd w:id="1747"/>
          </w:p>
        </w:tc>
        <w:tc>
          <w:tcPr>
            <w:tcW w:w="1012" w:type="dxa"/>
            <w:tcBorders>
              <w:top w:val="single" w:sz="8" w:space="0" w:color="000000" w:themeColor="text1"/>
              <w:left w:val="single" w:sz="8" w:space="0" w:color="000000" w:themeColor="text1"/>
              <w:bottom w:val="single" w:sz="8" w:space="0" w:color="000000" w:themeColor="text1"/>
              <w:right w:val="none" w:sz="8" w:space="0" w:color="000000" w:themeColor="text1"/>
            </w:tcBorders>
            <w:vAlign w:val="center"/>
            <w:tcPrChange w:id="1748" w:author="SUNG Kit (250405321)" w:date="2026-06-24T14:42:00Z">
              <w:tcPr>
                <w:tcW w:w="0" w:type="auto"/>
              </w:tcPr>
            </w:tcPrChange>
          </w:tcPr>
          <w:p w14:paraId="02C91F8B" w14:textId="77777777" w:rsidR="004365F7" w:rsidRPr="00F24057" w:rsidRDefault="004365F7" w:rsidP="4F8F4A64">
            <w:pPr>
              <w:keepNext w:val="0"/>
              <w:keepLines w:val="0"/>
              <w:jc w:val="center"/>
              <w:rPr>
                <w:rFonts w:cs="Times New Roman"/>
                <w:color w:val="000000"/>
              </w:rPr>
            </w:pPr>
          </w:p>
        </w:tc>
        <w:tc>
          <w:tcPr>
            <w:tcW w:w="1544" w:type="dxa"/>
            <w:tcBorders>
              <w:top w:val="single" w:sz="8" w:space="0" w:color="000000" w:themeColor="text1"/>
              <w:left w:val="none" w:sz="8" w:space="0" w:color="000000" w:themeColor="text1"/>
              <w:bottom w:val="single" w:sz="8" w:space="0" w:color="000000" w:themeColor="text1"/>
              <w:right w:val="none" w:sz="8" w:space="0" w:color="000000" w:themeColor="text1"/>
            </w:tcBorders>
            <w:vAlign w:val="center"/>
            <w:tcPrChange w:id="1749" w:author="SUNG Kit (250405321)" w:date="2026-06-24T14:42:00Z">
              <w:tcPr>
                <w:tcW w:w="0" w:type="auto"/>
              </w:tcPr>
            </w:tcPrChange>
          </w:tcPr>
          <w:p w14:paraId="78CBCC64" w14:textId="77777777" w:rsidR="004365F7" w:rsidRPr="00F24057" w:rsidRDefault="004365F7" w:rsidP="4F8F4A64">
            <w:pPr>
              <w:keepNext w:val="0"/>
              <w:keepLines w:val="0"/>
              <w:jc w:val="center"/>
              <w:rPr>
                <w:rFonts w:cs="Times New Roman"/>
                <w:color w:val="000000"/>
              </w:rPr>
            </w:pPr>
          </w:p>
        </w:tc>
        <w:tc>
          <w:tcPr>
            <w:tcW w:w="1515" w:type="dxa"/>
            <w:tcBorders>
              <w:top w:val="single" w:sz="8" w:space="0" w:color="000000" w:themeColor="text1"/>
              <w:left w:val="none" w:sz="8" w:space="0" w:color="000000" w:themeColor="text1"/>
              <w:bottom w:val="single" w:sz="8" w:space="0" w:color="000000" w:themeColor="text1"/>
              <w:right w:val="none" w:sz="8" w:space="0" w:color="000000" w:themeColor="text1"/>
            </w:tcBorders>
            <w:tcPrChange w:id="1750" w:author="SUNG Kit (250405321)" w:date="2026-06-24T14:42:00Z">
              <w:tcPr>
                <w:tcW w:w="0" w:type="auto"/>
              </w:tcPr>
            </w:tcPrChange>
          </w:tcPr>
          <w:p w14:paraId="3D6D21AD" w14:textId="77777777" w:rsidR="004365F7" w:rsidRPr="00F24057" w:rsidRDefault="004365F7" w:rsidP="4F8F4A64">
            <w:pPr>
              <w:keepNext w:val="0"/>
              <w:keepLines w:val="0"/>
              <w:jc w:val="center"/>
              <w:rPr>
                <w:rFonts w:eastAsia="Times New Roman" w:cs="Times New Roman"/>
              </w:rPr>
            </w:pPr>
          </w:p>
        </w:tc>
      </w:tr>
      <w:tr w:rsidR="0090115D" w:rsidRPr="00F24057" w14:paraId="253B462C" w14:textId="77777777"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751" w:author="SUNG Kit (250405321)" w:date="2026-06-24T14:42:00Z">
            <w:tblPrEx>
              <w:tblW w:w="7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752"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tcPrChange w:id="1753" w:author="SUNG Kit (250405321)" w:date="2026-06-24T14:42:00Z">
              <w:tcPr>
                <w:tcW w:w="0" w:type="auto"/>
              </w:tcPr>
            </w:tcPrChange>
          </w:tcPr>
          <w:p w14:paraId="0BA1D1FF" w14:textId="7078E588" w:rsidR="0090115D" w:rsidRPr="00F24057" w:rsidRDefault="0090115D" w:rsidP="4F8F4A64">
            <w:pPr>
              <w:keepNext w:val="0"/>
              <w:keepLines w:val="0"/>
              <w:rPr>
                <w:rFonts w:cs="Times New Roman"/>
                <w:color w:val="000000"/>
              </w:rPr>
            </w:pPr>
            <w:bookmarkStart w:id="1754" w:name="_Toc1785366849"/>
            <w:r w:rsidRPr="00F24057">
              <w:rPr>
                <w:rFonts w:eastAsia="Times New Roman" w:cs="Times New Roman"/>
              </w:rPr>
              <w:t>Menu Program / Login</w:t>
            </w:r>
            <w:bookmarkEnd w:id="1754"/>
          </w:p>
        </w:tc>
        <w:tc>
          <w:tcPr>
            <w:tcW w:w="1012" w:type="dxa"/>
            <w:tcBorders>
              <w:top w:val="single" w:sz="8" w:space="0" w:color="000000" w:themeColor="text1"/>
              <w:left w:val="single" w:sz="4" w:space="0" w:color="auto"/>
              <w:bottom w:val="single" w:sz="4" w:space="0" w:color="auto"/>
              <w:right w:val="single" w:sz="4" w:space="0" w:color="auto"/>
            </w:tcBorders>
            <w:vAlign w:val="center"/>
            <w:tcPrChange w:id="1755" w:author="SUNG Kit (250405321)" w:date="2026-06-24T14:42:00Z">
              <w:tcPr>
                <w:tcW w:w="0" w:type="auto"/>
              </w:tcPr>
            </w:tcPrChange>
          </w:tcPr>
          <w:p w14:paraId="5A01DCA8" w14:textId="10101A25" w:rsidR="0090115D" w:rsidRPr="00F24057" w:rsidRDefault="00A24F0F" w:rsidP="4F8F4A64">
            <w:pPr>
              <w:keepNext w:val="0"/>
              <w:keepLines w:val="0"/>
              <w:jc w:val="center"/>
              <w:rPr>
                <w:rFonts w:cs="Times New Roman"/>
                <w:color w:val="000000"/>
              </w:rPr>
            </w:pPr>
            <w:bookmarkStart w:id="1756" w:name="_Toc1931661626"/>
            <w:r w:rsidRPr="00F24057">
              <w:rPr>
                <w:rFonts w:cs="Times New Roman"/>
                <w:color w:val="000000" w:themeColor="text1"/>
              </w:rPr>
              <w:t>4</w:t>
            </w:r>
            <w:r w:rsidR="0090115D" w:rsidRPr="00F24057">
              <w:rPr>
                <w:rFonts w:cs="Times New Roman"/>
                <w:color w:val="000000" w:themeColor="text1"/>
              </w:rPr>
              <w:t xml:space="preserve"> days</w:t>
            </w:r>
            <w:bookmarkEnd w:id="1756"/>
          </w:p>
        </w:tc>
        <w:tc>
          <w:tcPr>
            <w:tcW w:w="1544" w:type="dxa"/>
            <w:tcBorders>
              <w:top w:val="single" w:sz="8" w:space="0" w:color="000000" w:themeColor="text1"/>
              <w:left w:val="single" w:sz="4" w:space="0" w:color="auto"/>
              <w:bottom w:val="single" w:sz="4" w:space="0" w:color="auto"/>
              <w:right w:val="single" w:sz="4" w:space="0" w:color="auto"/>
            </w:tcBorders>
            <w:vAlign w:val="center"/>
            <w:tcPrChange w:id="1757" w:author="SUNG Kit (250405321)" w:date="2026-06-24T14:42:00Z">
              <w:tcPr>
                <w:tcW w:w="0" w:type="auto"/>
              </w:tcPr>
            </w:tcPrChange>
          </w:tcPr>
          <w:p w14:paraId="147AFBA4" w14:textId="1A953469" w:rsidR="0090115D" w:rsidRPr="00F24057" w:rsidRDefault="0090115D" w:rsidP="4F8F4A64">
            <w:pPr>
              <w:keepNext w:val="0"/>
              <w:keepLines w:val="0"/>
              <w:jc w:val="center"/>
              <w:rPr>
                <w:rFonts w:cs="Times New Roman"/>
                <w:color w:val="000000"/>
              </w:rPr>
            </w:pPr>
            <w:bookmarkStart w:id="1758" w:name="_Toc1885500766"/>
            <w:r w:rsidRPr="00F24057">
              <w:rPr>
                <w:rFonts w:cs="Times New Roman"/>
                <w:color w:val="000000" w:themeColor="text1"/>
              </w:rPr>
              <w:t>Sun 24-05-26</w:t>
            </w:r>
            <w:bookmarkEnd w:id="1758"/>
          </w:p>
        </w:tc>
        <w:tc>
          <w:tcPr>
            <w:tcW w:w="1515" w:type="dxa"/>
            <w:tcBorders>
              <w:top w:val="single" w:sz="8" w:space="0" w:color="000000" w:themeColor="text1"/>
              <w:left w:val="single" w:sz="4" w:space="0" w:color="auto"/>
              <w:bottom w:val="single" w:sz="4" w:space="0" w:color="auto"/>
              <w:right w:val="single" w:sz="4" w:space="0" w:color="auto"/>
            </w:tcBorders>
            <w:tcPrChange w:id="1759" w:author="SUNG Kit (250405321)" w:date="2026-06-24T14:42:00Z">
              <w:tcPr>
                <w:tcW w:w="0" w:type="auto"/>
              </w:tcPr>
            </w:tcPrChange>
          </w:tcPr>
          <w:p w14:paraId="4D14778D" w14:textId="19C960BA" w:rsidR="0090115D" w:rsidRPr="00F24057" w:rsidRDefault="0090115D" w:rsidP="4F8F4A64">
            <w:pPr>
              <w:keepNext w:val="0"/>
              <w:keepLines w:val="0"/>
              <w:jc w:val="center"/>
              <w:rPr>
                <w:rFonts w:eastAsia="Times New Roman" w:cs="Times New Roman"/>
              </w:rPr>
            </w:pPr>
            <w:bookmarkStart w:id="1760" w:name="_Toc1114099995"/>
            <w:r w:rsidRPr="00F24057">
              <w:rPr>
                <w:rFonts w:eastAsia="Times New Roman" w:cs="Times New Roman"/>
              </w:rPr>
              <w:t>Chan Ho Yin</w:t>
            </w:r>
            <w:bookmarkEnd w:id="1760"/>
          </w:p>
        </w:tc>
      </w:tr>
      <w:tr w:rsidR="0090115D" w:rsidRPr="00F24057" w14:paraId="6F71CC4F" w14:textId="77777777"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761" w:author="SUNG Kit (250405321)" w:date="2026-06-24T14:42:00Z">
            <w:tblPrEx>
              <w:tblW w:w="7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762"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tcPrChange w:id="1763" w:author="SUNG Kit (250405321)" w:date="2026-06-24T14:42:00Z">
              <w:tcPr>
                <w:tcW w:w="0" w:type="auto"/>
              </w:tcPr>
            </w:tcPrChange>
          </w:tcPr>
          <w:p w14:paraId="0B9BFE32" w14:textId="6AA943FA" w:rsidR="0090115D" w:rsidRPr="00F24057" w:rsidRDefault="0090115D" w:rsidP="4F8F4A64">
            <w:pPr>
              <w:keepNext w:val="0"/>
              <w:keepLines w:val="0"/>
              <w:rPr>
                <w:rFonts w:eastAsia="Times New Roman" w:cs="Times New Roman"/>
              </w:rPr>
            </w:pPr>
            <w:bookmarkStart w:id="1764" w:name="_Toc1821917728"/>
            <w:r w:rsidRPr="00F24057">
              <w:rPr>
                <w:rFonts w:eastAsia="Times New Roman" w:cs="Times New Roman"/>
              </w:rPr>
              <w:t>Create and Edit Order</w:t>
            </w:r>
            <w:bookmarkEnd w:id="1764"/>
          </w:p>
        </w:tc>
        <w:tc>
          <w:tcPr>
            <w:tcW w:w="1012" w:type="dxa"/>
            <w:tcBorders>
              <w:top w:val="single" w:sz="4" w:space="0" w:color="auto"/>
              <w:left w:val="single" w:sz="4" w:space="0" w:color="auto"/>
              <w:bottom w:val="single" w:sz="4" w:space="0" w:color="auto"/>
              <w:right w:val="single" w:sz="4" w:space="0" w:color="auto"/>
            </w:tcBorders>
            <w:vAlign w:val="center"/>
            <w:tcPrChange w:id="1765" w:author="SUNG Kit (250405321)" w:date="2026-06-24T14:42:00Z">
              <w:tcPr>
                <w:tcW w:w="0" w:type="auto"/>
              </w:tcPr>
            </w:tcPrChange>
          </w:tcPr>
          <w:p w14:paraId="7A738187" w14:textId="1D7A36E4" w:rsidR="0090115D" w:rsidRPr="00F24057" w:rsidRDefault="0090115D" w:rsidP="4F8F4A64">
            <w:pPr>
              <w:keepNext w:val="0"/>
              <w:keepLines w:val="0"/>
              <w:jc w:val="center"/>
              <w:rPr>
                <w:rFonts w:cs="Times New Roman"/>
                <w:color w:val="000000"/>
              </w:rPr>
            </w:pPr>
            <w:bookmarkStart w:id="1766" w:name="_Toc1167508467"/>
            <w:r w:rsidRPr="00F24057">
              <w:rPr>
                <w:rFonts w:cs="Times New Roman"/>
                <w:color w:val="000000" w:themeColor="text1"/>
              </w:rPr>
              <w:t>5 days</w:t>
            </w:r>
            <w:bookmarkEnd w:id="1766"/>
          </w:p>
        </w:tc>
        <w:tc>
          <w:tcPr>
            <w:tcW w:w="1544" w:type="dxa"/>
            <w:tcBorders>
              <w:top w:val="single" w:sz="4" w:space="0" w:color="auto"/>
              <w:left w:val="single" w:sz="4" w:space="0" w:color="auto"/>
              <w:bottom w:val="single" w:sz="4" w:space="0" w:color="auto"/>
              <w:right w:val="single" w:sz="4" w:space="0" w:color="auto"/>
            </w:tcBorders>
            <w:vAlign w:val="center"/>
            <w:tcPrChange w:id="1767" w:author="SUNG Kit (250405321)" w:date="2026-06-24T14:42:00Z">
              <w:tcPr>
                <w:tcW w:w="0" w:type="auto"/>
              </w:tcPr>
            </w:tcPrChange>
          </w:tcPr>
          <w:p w14:paraId="3C3D0F2E" w14:textId="50539DBE" w:rsidR="0090115D" w:rsidRPr="00F24057" w:rsidRDefault="0090115D" w:rsidP="4F8F4A64">
            <w:pPr>
              <w:keepNext w:val="0"/>
              <w:keepLines w:val="0"/>
              <w:jc w:val="center"/>
              <w:rPr>
                <w:rFonts w:cs="Times New Roman"/>
                <w:color w:val="000000"/>
              </w:rPr>
            </w:pPr>
            <w:bookmarkStart w:id="1768" w:name="_Toc1090719108"/>
            <w:r w:rsidRPr="00F24057">
              <w:rPr>
                <w:rFonts w:cs="Times New Roman"/>
                <w:color w:val="000000" w:themeColor="text1"/>
              </w:rPr>
              <w:t>Sun 24-05-26</w:t>
            </w:r>
            <w:bookmarkEnd w:id="1768"/>
          </w:p>
        </w:tc>
        <w:tc>
          <w:tcPr>
            <w:tcW w:w="1515" w:type="dxa"/>
            <w:tcBorders>
              <w:top w:val="single" w:sz="4" w:space="0" w:color="auto"/>
              <w:left w:val="single" w:sz="4" w:space="0" w:color="auto"/>
              <w:bottom w:val="single" w:sz="4" w:space="0" w:color="auto"/>
              <w:right w:val="single" w:sz="4" w:space="0" w:color="auto"/>
            </w:tcBorders>
            <w:tcPrChange w:id="1769" w:author="SUNG Kit (250405321)" w:date="2026-06-24T14:42:00Z">
              <w:tcPr>
                <w:tcW w:w="0" w:type="auto"/>
              </w:tcPr>
            </w:tcPrChange>
          </w:tcPr>
          <w:p w14:paraId="0D7C2A5C" w14:textId="3FEF1995" w:rsidR="0090115D" w:rsidRPr="00F24057" w:rsidRDefault="0090115D" w:rsidP="4F8F4A64">
            <w:pPr>
              <w:keepNext w:val="0"/>
              <w:keepLines w:val="0"/>
              <w:jc w:val="center"/>
              <w:rPr>
                <w:rFonts w:eastAsia="Times New Roman" w:cs="Times New Roman"/>
              </w:rPr>
            </w:pPr>
            <w:bookmarkStart w:id="1770" w:name="_Toc2139831740"/>
            <w:r w:rsidRPr="00F24057">
              <w:rPr>
                <w:rFonts w:eastAsia="Times New Roman" w:cs="Times New Roman"/>
              </w:rPr>
              <w:t>Chan Ho Yin</w:t>
            </w:r>
            <w:bookmarkEnd w:id="1770"/>
          </w:p>
        </w:tc>
      </w:tr>
      <w:tr w:rsidR="0090115D" w:rsidRPr="00F24057" w14:paraId="4B125BC1" w14:textId="77777777"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771" w:author="SUNG Kit (250405321)" w:date="2026-06-24T14:42:00Z">
            <w:tblPrEx>
              <w:tblW w:w="7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772"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773" w:author="SUNG Kit (250405321)" w:date="2026-06-24T14:42:00Z">
              <w:tcPr>
                <w:tcW w:w="0" w:type="auto"/>
              </w:tcPr>
            </w:tcPrChange>
          </w:tcPr>
          <w:p w14:paraId="4F3D16F8" w14:textId="55246835" w:rsidR="0090115D" w:rsidRPr="00F24057" w:rsidRDefault="0090115D" w:rsidP="4F8F4A64">
            <w:pPr>
              <w:rPr>
                <w:rFonts w:eastAsia="Times New Roman" w:cs="Times New Roman"/>
              </w:rPr>
            </w:pPr>
            <w:bookmarkStart w:id="1774" w:name="_Toc1124117325"/>
            <w:r w:rsidRPr="00F24057">
              <w:rPr>
                <w:rFonts w:eastAsia="Times New Roman" w:cs="Times New Roman"/>
              </w:rPr>
              <w:t>View Order</w:t>
            </w:r>
            <w:bookmarkEnd w:id="1774"/>
          </w:p>
        </w:tc>
        <w:tc>
          <w:tcPr>
            <w:tcW w:w="1012" w:type="dxa"/>
            <w:tcBorders>
              <w:top w:val="single" w:sz="4" w:space="0" w:color="auto"/>
              <w:left w:val="single" w:sz="4" w:space="0" w:color="auto"/>
              <w:bottom w:val="single" w:sz="4" w:space="0" w:color="auto"/>
              <w:right w:val="single" w:sz="4" w:space="0" w:color="auto"/>
            </w:tcBorders>
            <w:vAlign w:val="center"/>
            <w:tcPrChange w:id="1775" w:author="SUNG Kit (250405321)" w:date="2026-06-24T14:42:00Z">
              <w:tcPr>
                <w:tcW w:w="0" w:type="auto"/>
              </w:tcPr>
            </w:tcPrChange>
          </w:tcPr>
          <w:p w14:paraId="75A6F5A4" w14:textId="05509A81" w:rsidR="0090115D" w:rsidRPr="00F24057" w:rsidRDefault="0090115D" w:rsidP="4F8F4A64">
            <w:pPr>
              <w:keepNext w:val="0"/>
              <w:keepLines w:val="0"/>
              <w:jc w:val="center"/>
              <w:rPr>
                <w:rFonts w:cs="Times New Roman"/>
                <w:color w:val="000000"/>
              </w:rPr>
            </w:pPr>
            <w:bookmarkStart w:id="1776" w:name="_Toc1779986270"/>
            <w:r w:rsidRPr="00F24057">
              <w:rPr>
                <w:rFonts w:cs="Times New Roman"/>
                <w:color w:val="000000" w:themeColor="text1"/>
              </w:rPr>
              <w:t>5 days</w:t>
            </w:r>
            <w:bookmarkEnd w:id="1776"/>
          </w:p>
        </w:tc>
        <w:tc>
          <w:tcPr>
            <w:tcW w:w="1544" w:type="dxa"/>
            <w:tcBorders>
              <w:top w:val="single" w:sz="4" w:space="0" w:color="auto"/>
              <w:left w:val="single" w:sz="4" w:space="0" w:color="auto"/>
              <w:bottom w:val="single" w:sz="4" w:space="0" w:color="auto"/>
              <w:right w:val="single" w:sz="4" w:space="0" w:color="auto"/>
            </w:tcBorders>
            <w:vAlign w:val="center"/>
            <w:tcPrChange w:id="1777" w:author="SUNG Kit (250405321)" w:date="2026-06-24T14:42:00Z">
              <w:tcPr>
                <w:tcW w:w="0" w:type="auto"/>
              </w:tcPr>
            </w:tcPrChange>
          </w:tcPr>
          <w:p w14:paraId="212A94B5" w14:textId="1BCDE316" w:rsidR="0090115D" w:rsidRPr="00F24057" w:rsidRDefault="0090115D" w:rsidP="4F8F4A64">
            <w:pPr>
              <w:keepNext w:val="0"/>
              <w:keepLines w:val="0"/>
              <w:jc w:val="center"/>
              <w:rPr>
                <w:rFonts w:cs="Times New Roman"/>
                <w:color w:val="000000"/>
              </w:rPr>
            </w:pPr>
            <w:bookmarkStart w:id="1778" w:name="_Toc924356395"/>
            <w:r w:rsidRPr="00F24057">
              <w:rPr>
                <w:rFonts w:cs="Times New Roman"/>
                <w:color w:val="000000" w:themeColor="text1"/>
              </w:rPr>
              <w:t>Sun 24-05-26</w:t>
            </w:r>
            <w:bookmarkEnd w:id="1778"/>
          </w:p>
        </w:tc>
        <w:tc>
          <w:tcPr>
            <w:tcW w:w="1515" w:type="dxa"/>
            <w:tcBorders>
              <w:top w:val="single" w:sz="4" w:space="0" w:color="auto"/>
              <w:left w:val="single" w:sz="4" w:space="0" w:color="auto"/>
              <w:bottom w:val="single" w:sz="4" w:space="0" w:color="auto"/>
              <w:right w:val="single" w:sz="4" w:space="0" w:color="auto"/>
            </w:tcBorders>
            <w:tcPrChange w:id="1779" w:author="SUNG Kit (250405321)" w:date="2026-06-24T14:42:00Z">
              <w:tcPr>
                <w:tcW w:w="0" w:type="auto"/>
              </w:tcPr>
            </w:tcPrChange>
          </w:tcPr>
          <w:p w14:paraId="7997AE9B" w14:textId="0D48AE06" w:rsidR="0090115D" w:rsidRPr="00F24057" w:rsidRDefault="0090115D" w:rsidP="4F8F4A64">
            <w:pPr>
              <w:keepNext w:val="0"/>
              <w:keepLines w:val="0"/>
              <w:jc w:val="center"/>
              <w:rPr>
                <w:rFonts w:eastAsia="Times New Roman" w:cs="Times New Roman"/>
              </w:rPr>
            </w:pPr>
            <w:bookmarkStart w:id="1780" w:name="_Toc1899793993"/>
            <w:r w:rsidRPr="00F24057">
              <w:rPr>
                <w:rFonts w:eastAsia="Times New Roman" w:cs="Times New Roman"/>
              </w:rPr>
              <w:t>Chan Ho Yin</w:t>
            </w:r>
            <w:bookmarkEnd w:id="1780"/>
          </w:p>
        </w:tc>
      </w:tr>
      <w:tr w:rsidR="0090115D" w:rsidRPr="00F24057" w14:paraId="3F4BD870" w14:textId="77777777"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781" w:author="SUNG Kit (250405321)" w:date="2026-06-24T14:42:00Z">
            <w:tblPrEx>
              <w:tblW w:w="7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782"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783" w:author="SUNG Kit (250405321)" w:date="2026-06-24T14:42:00Z">
              <w:tcPr>
                <w:tcW w:w="0" w:type="auto"/>
              </w:tcPr>
            </w:tcPrChange>
          </w:tcPr>
          <w:p w14:paraId="59B8D052" w14:textId="6264ED04" w:rsidR="0090115D" w:rsidRPr="00F24057" w:rsidRDefault="0090115D" w:rsidP="4F8F4A64">
            <w:pPr>
              <w:rPr>
                <w:rFonts w:eastAsia="Times New Roman" w:cs="Times New Roman"/>
              </w:rPr>
            </w:pPr>
            <w:bookmarkStart w:id="1784" w:name="_Toc1687103356"/>
            <w:r w:rsidRPr="00F24057">
              <w:rPr>
                <w:rFonts w:eastAsia="Times New Roman" w:cs="Times New Roman"/>
              </w:rPr>
              <w:t>Cancel Order</w:t>
            </w:r>
            <w:bookmarkEnd w:id="1784"/>
          </w:p>
        </w:tc>
        <w:tc>
          <w:tcPr>
            <w:tcW w:w="1012" w:type="dxa"/>
            <w:tcBorders>
              <w:top w:val="single" w:sz="4" w:space="0" w:color="auto"/>
              <w:left w:val="single" w:sz="4" w:space="0" w:color="auto"/>
              <w:bottom w:val="single" w:sz="4" w:space="0" w:color="auto"/>
              <w:right w:val="single" w:sz="4" w:space="0" w:color="auto"/>
            </w:tcBorders>
            <w:vAlign w:val="center"/>
            <w:tcPrChange w:id="1785" w:author="SUNG Kit (250405321)" w:date="2026-06-24T14:42:00Z">
              <w:tcPr>
                <w:tcW w:w="0" w:type="auto"/>
              </w:tcPr>
            </w:tcPrChange>
          </w:tcPr>
          <w:p w14:paraId="221CC65D" w14:textId="08BBE3CE" w:rsidR="0090115D" w:rsidRPr="00F24057" w:rsidRDefault="0090115D" w:rsidP="4F8F4A64">
            <w:pPr>
              <w:keepNext w:val="0"/>
              <w:keepLines w:val="0"/>
              <w:jc w:val="center"/>
              <w:rPr>
                <w:rFonts w:cs="Times New Roman"/>
                <w:color w:val="000000"/>
              </w:rPr>
            </w:pPr>
            <w:bookmarkStart w:id="1786" w:name="_Toc449126357"/>
            <w:r w:rsidRPr="00F24057">
              <w:rPr>
                <w:rFonts w:cs="Times New Roman"/>
                <w:color w:val="000000" w:themeColor="text1"/>
              </w:rPr>
              <w:t>5 days</w:t>
            </w:r>
            <w:bookmarkEnd w:id="1786"/>
          </w:p>
        </w:tc>
        <w:tc>
          <w:tcPr>
            <w:tcW w:w="1544" w:type="dxa"/>
            <w:tcBorders>
              <w:top w:val="single" w:sz="4" w:space="0" w:color="auto"/>
              <w:left w:val="single" w:sz="4" w:space="0" w:color="auto"/>
              <w:bottom w:val="single" w:sz="4" w:space="0" w:color="auto"/>
              <w:right w:val="single" w:sz="4" w:space="0" w:color="auto"/>
            </w:tcBorders>
            <w:vAlign w:val="center"/>
            <w:tcPrChange w:id="1787" w:author="SUNG Kit (250405321)" w:date="2026-06-24T14:42:00Z">
              <w:tcPr>
                <w:tcW w:w="0" w:type="auto"/>
              </w:tcPr>
            </w:tcPrChange>
          </w:tcPr>
          <w:p w14:paraId="44F298D4" w14:textId="09102729" w:rsidR="0090115D" w:rsidRPr="00F24057" w:rsidRDefault="0090115D" w:rsidP="4F8F4A64">
            <w:pPr>
              <w:keepNext w:val="0"/>
              <w:keepLines w:val="0"/>
              <w:jc w:val="center"/>
              <w:rPr>
                <w:rFonts w:cs="Times New Roman"/>
                <w:color w:val="000000"/>
              </w:rPr>
            </w:pPr>
            <w:bookmarkStart w:id="1788" w:name="_Toc1418398976"/>
            <w:r w:rsidRPr="00F24057">
              <w:rPr>
                <w:rFonts w:cs="Times New Roman"/>
                <w:color w:val="000000" w:themeColor="text1"/>
              </w:rPr>
              <w:t>Sun 24-05-26</w:t>
            </w:r>
            <w:bookmarkEnd w:id="1788"/>
          </w:p>
        </w:tc>
        <w:tc>
          <w:tcPr>
            <w:tcW w:w="1515" w:type="dxa"/>
            <w:tcBorders>
              <w:top w:val="single" w:sz="4" w:space="0" w:color="auto"/>
              <w:left w:val="single" w:sz="4" w:space="0" w:color="auto"/>
              <w:bottom w:val="single" w:sz="4" w:space="0" w:color="auto"/>
              <w:right w:val="single" w:sz="4" w:space="0" w:color="auto"/>
            </w:tcBorders>
            <w:tcPrChange w:id="1789" w:author="SUNG Kit (250405321)" w:date="2026-06-24T14:42:00Z">
              <w:tcPr>
                <w:tcW w:w="0" w:type="auto"/>
              </w:tcPr>
            </w:tcPrChange>
          </w:tcPr>
          <w:p w14:paraId="29DDDBF4" w14:textId="0EFE3CD6" w:rsidR="0090115D" w:rsidRPr="00F24057" w:rsidRDefault="0090115D" w:rsidP="4F8F4A64">
            <w:pPr>
              <w:keepNext w:val="0"/>
              <w:keepLines w:val="0"/>
              <w:jc w:val="center"/>
              <w:rPr>
                <w:rFonts w:eastAsia="Times New Roman" w:cs="Times New Roman"/>
              </w:rPr>
            </w:pPr>
            <w:bookmarkStart w:id="1790" w:name="_Toc704708984"/>
            <w:r w:rsidRPr="00F24057">
              <w:rPr>
                <w:rFonts w:eastAsia="Times New Roman" w:cs="Times New Roman"/>
              </w:rPr>
              <w:t>Chan Ho Yin</w:t>
            </w:r>
            <w:bookmarkEnd w:id="1790"/>
          </w:p>
        </w:tc>
      </w:tr>
      <w:tr w:rsidR="0090115D" w:rsidRPr="00F24057" w14:paraId="592715BA" w14:textId="77777777"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791" w:author="SUNG Kit (250405321)" w:date="2026-06-24T14:42:00Z">
            <w:tblPrEx>
              <w:tblW w:w="7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792"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793" w:author="SUNG Kit (250405321)" w:date="2026-06-24T14:42:00Z">
              <w:tcPr>
                <w:tcW w:w="0" w:type="auto"/>
              </w:tcPr>
            </w:tcPrChange>
          </w:tcPr>
          <w:p w14:paraId="6403AFD7" w14:textId="68F5906B" w:rsidR="0090115D" w:rsidRPr="00F24057" w:rsidRDefault="0090115D" w:rsidP="4F8F4A64">
            <w:pPr>
              <w:rPr>
                <w:rFonts w:eastAsia="Times New Roman" w:cs="Times New Roman"/>
              </w:rPr>
            </w:pPr>
            <w:bookmarkStart w:id="1794" w:name="_Toc786529637"/>
            <w:r w:rsidRPr="00F24057">
              <w:rPr>
                <w:rFonts w:eastAsia="Times New Roman" w:cs="Times New Roman"/>
              </w:rPr>
              <w:t>Search Order</w:t>
            </w:r>
            <w:bookmarkEnd w:id="1794"/>
          </w:p>
        </w:tc>
        <w:tc>
          <w:tcPr>
            <w:tcW w:w="1012" w:type="dxa"/>
            <w:tcBorders>
              <w:top w:val="single" w:sz="4" w:space="0" w:color="auto"/>
              <w:left w:val="single" w:sz="4" w:space="0" w:color="auto"/>
              <w:bottom w:val="single" w:sz="4" w:space="0" w:color="auto"/>
              <w:right w:val="single" w:sz="4" w:space="0" w:color="auto"/>
            </w:tcBorders>
            <w:vAlign w:val="center"/>
            <w:tcPrChange w:id="1795" w:author="SUNG Kit (250405321)" w:date="2026-06-24T14:42:00Z">
              <w:tcPr>
                <w:tcW w:w="0" w:type="auto"/>
              </w:tcPr>
            </w:tcPrChange>
          </w:tcPr>
          <w:p w14:paraId="7C7DB14E" w14:textId="61DC7CA5" w:rsidR="0090115D" w:rsidRPr="00F24057" w:rsidRDefault="00A24F0F" w:rsidP="4F8F4A64">
            <w:pPr>
              <w:keepNext w:val="0"/>
              <w:keepLines w:val="0"/>
              <w:jc w:val="center"/>
              <w:rPr>
                <w:rFonts w:cs="Times New Roman"/>
                <w:color w:val="000000"/>
              </w:rPr>
            </w:pPr>
            <w:bookmarkStart w:id="1796" w:name="_Toc1708438431"/>
            <w:r w:rsidRPr="00F24057">
              <w:rPr>
                <w:rFonts w:cs="Times New Roman"/>
                <w:color w:val="000000" w:themeColor="text1"/>
              </w:rPr>
              <w:t>7</w:t>
            </w:r>
            <w:r w:rsidR="0090115D" w:rsidRPr="00F24057">
              <w:rPr>
                <w:rFonts w:cs="Times New Roman"/>
                <w:color w:val="000000" w:themeColor="text1"/>
              </w:rPr>
              <w:t xml:space="preserve"> days</w:t>
            </w:r>
            <w:bookmarkEnd w:id="1796"/>
          </w:p>
        </w:tc>
        <w:tc>
          <w:tcPr>
            <w:tcW w:w="1544" w:type="dxa"/>
            <w:tcBorders>
              <w:top w:val="single" w:sz="4" w:space="0" w:color="auto"/>
              <w:left w:val="single" w:sz="4" w:space="0" w:color="auto"/>
              <w:bottom w:val="single" w:sz="4" w:space="0" w:color="auto"/>
              <w:right w:val="single" w:sz="4" w:space="0" w:color="auto"/>
            </w:tcBorders>
            <w:vAlign w:val="center"/>
            <w:tcPrChange w:id="1797" w:author="SUNG Kit (250405321)" w:date="2026-06-24T14:42:00Z">
              <w:tcPr>
                <w:tcW w:w="0" w:type="auto"/>
              </w:tcPr>
            </w:tcPrChange>
          </w:tcPr>
          <w:p w14:paraId="7D07F43E" w14:textId="49BD3ADA" w:rsidR="0090115D" w:rsidRPr="00F24057" w:rsidRDefault="0090115D" w:rsidP="4F8F4A64">
            <w:pPr>
              <w:keepNext w:val="0"/>
              <w:keepLines w:val="0"/>
              <w:jc w:val="center"/>
              <w:rPr>
                <w:rFonts w:cs="Times New Roman"/>
                <w:color w:val="000000"/>
              </w:rPr>
            </w:pPr>
            <w:bookmarkStart w:id="1798" w:name="_Toc1259153191"/>
            <w:r w:rsidRPr="00F24057">
              <w:rPr>
                <w:rFonts w:cs="Times New Roman"/>
                <w:color w:val="000000" w:themeColor="text1"/>
              </w:rPr>
              <w:t>Sun 24-05-26</w:t>
            </w:r>
            <w:bookmarkEnd w:id="1798"/>
          </w:p>
        </w:tc>
        <w:tc>
          <w:tcPr>
            <w:tcW w:w="1515" w:type="dxa"/>
            <w:tcBorders>
              <w:top w:val="single" w:sz="4" w:space="0" w:color="auto"/>
              <w:left w:val="single" w:sz="4" w:space="0" w:color="auto"/>
              <w:bottom w:val="single" w:sz="4" w:space="0" w:color="auto"/>
              <w:right w:val="single" w:sz="4" w:space="0" w:color="auto"/>
            </w:tcBorders>
            <w:tcPrChange w:id="1799" w:author="SUNG Kit (250405321)" w:date="2026-06-24T14:42:00Z">
              <w:tcPr>
                <w:tcW w:w="0" w:type="auto"/>
              </w:tcPr>
            </w:tcPrChange>
          </w:tcPr>
          <w:p w14:paraId="3531F8EB" w14:textId="71C1CE29" w:rsidR="0090115D" w:rsidRPr="00F24057" w:rsidRDefault="0090115D" w:rsidP="4F8F4A64">
            <w:pPr>
              <w:keepNext w:val="0"/>
              <w:keepLines w:val="0"/>
              <w:jc w:val="center"/>
              <w:rPr>
                <w:rFonts w:eastAsia="Times New Roman" w:cs="Times New Roman"/>
              </w:rPr>
            </w:pPr>
            <w:bookmarkStart w:id="1800" w:name="_Toc1465056147"/>
            <w:r w:rsidRPr="00F24057">
              <w:rPr>
                <w:rFonts w:eastAsia="Times New Roman" w:cs="Times New Roman"/>
              </w:rPr>
              <w:t>Chan Ho Yin</w:t>
            </w:r>
            <w:bookmarkEnd w:id="1800"/>
          </w:p>
        </w:tc>
      </w:tr>
      <w:tr w:rsidR="0090115D" w:rsidRPr="00F24057" w14:paraId="1DDEC299" w14:textId="77777777"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801" w:author="SUNG Kit (250405321)" w:date="2026-06-24T14:42:00Z">
            <w:tblPrEx>
              <w:tblW w:w="7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802"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803" w:author="SUNG Kit (250405321)" w:date="2026-06-24T14:42:00Z">
              <w:tcPr>
                <w:tcW w:w="0" w:type="auto"/>
              </w:tcPr>
            </w:tcPrChange>
          </w:tcPr>
          <w:p w14:paraId="29BF9182" w14:textId="2625470B" w:rsidR="0090115D" w:rsidRPr="00F24057" w:rsidRDefault="0090115D" w:rsidP="4F8F4A64">
            <w:pPr>
              <w:rPr>
                <w:rFonts w:eastAsia="Times New Roman" w:cs="Times New Roman"/>
              </w:rPr>
            </w:pPr>
            <w:bookmarkStart w:id="1804" w:name="_Toc1452141875"/>
            <w:r w:rsidRPr="00F24057">
              <w:rPr>
                <w:rFonts w:eastAsia="Times New Roman" w:cs="Times New Roman"/>
              </w:rPr>
              <w:t>Production Processing Management</w:t>
            </w:r>
            <w:bookmarkEnd w:id="1804"/>
            <w:r w:rsidRPr="00F24057">
              <w:rPr>
                <w:rFonts w:eastAsia="Times New Roman" w:cs="Times New Roman"/>
              </w:rPr>
              <w:t xml:space="preserve">  </w:t>
            </w:r>
          </w:p>
        </w:tc>
        <w:tc>
          <w:tcPr>
            <w:tcW w:w="1012" w:type="dxa"/>
            <w:tcBorders>
              <w:top w:val="single" w:sz="4" w:space="0" w:color="auto"/>
              <w:left w:val="single" w:sz="4" w:space="0" w:color="auto"/>
              <w:bottom w:val="single" w:sz="4" w:space="0" w:color="auto"/>
              <w:right w:val="single" w:sz="4" w:space="0" w:color="auto"/>
            </w:tcBorders>
            <w:vAlign w:val="center"/>
            <w:tcPrChange w:id="1805" w:author="SUNG Kit (250405321)" w:date="2026-06-24T14:42:00Z">
              <w:tcPr>
                <w:tcW w:w="0" w:type="auto"/>
              </w:tcPr>
            </w:tcPrChange>
          </w:tcPr>
          <w:p w14:paraId="353E03CA" w14:textId="6EFA49A4" w:rsidR="0090115D" w:rsidRPr="00F24057" w:rsidRDefault="0090115D" w:rsidP="4F8F4A64">
            <w:pPr>
              <w:keepNext w:val="0"/>
              <w:keepLines w:val="0"/>
              <w:jc w:val="center"/>
              <w:rPr>
                <w:rFonts w:cs="Times New Roman"/>
                <w:color w:val="000000"/>
              </w:rPr>
            </w:pPr>
            <w:bookmarkStart w:id="1806" w:name="_Toc1127430009"/>
            <w:r w:rsidRPr="00F24057">
              <w:rPr>
                <w:rFonts w:cs="Times New Roman"/>
                <w:color w:val="000000" w:themeColor="text1"/>
              </w:rPr>
              <w:t>5 days</w:t>
            </w:r>
            <w:bookmarkEnd w:id="1806"/>
          </w:p>
        </w:tc>
        <w:tc>
          <w:tcPr>
            <w:tcW w:w="1544" w:type="dxa"/>
            <w:tcBorders>
              <w:top w:val="single" w:sz="4" w:space="0" w:color="auto"/>
              <w:left w:val="single" w:sz="4" w:space="0" w:color="auto"/>
              <w:bottom w:val="single" w:sz="4" w:space="0" w:color="auto"/>
              <w:right w:val="single" w:sz="4" w:space="0" w:color="auto"/>
            </w:tcBorders>
            <w:vAlign w:val="center"/>
            <w:tcPrChange w:id="1807" w:author="SUNG Kit (250405321)" w:date="2026-06-24T14:42:00Z">
              <w:tcPr>
                <w:tcW w:w="0" w:type="auto"/>
              </w:tcPr>
            </w:tcPrChange>
          </w:tcPr>
          <w:p w14:paraId="272434E0" w14:textId="136DC37E" w:rsidR="0090115D" w:rsidRPr="00F24057" w:rsidRDefault="0090115D" w:rsidP="4F8F4A64">
            <w:pPr>
              <w:keepNext w:val="0"/>
              <w:keepLines w:val="0"/>
              <w:jc w:val="center"/>
              <w:rPr>
                <w:rFonts w:cs="Times New Roman"/>
                <w:color w:val="000000"/>
              </w:rPr>
            </w:pPr>
            <w:bookmarkStart w:id="1808" w:name="_Toc2095698671"/>
            <w:r w:rsidRPr="00F24057">
              <w:rPr>
                <w:rFonts w:cs="Times New Roman"/>
                <w:color w:val="000000" w:themeColor="text1"/>
              </w:rPr>
              <w:t>Sun 24-05-26</w:t>
            </w:r>
            <w:bookmarkEnd w:id="1808"/>
          </w:p>
        </w:tc>
        <w:tc>
          <w:tcPr>
            <w:tcW w:w="1515" w:type="dxa"/>
            <w:tcBorders>
              <w:top w:val="single" w:sz="4" w:space="0" w:color="auto"/>
              <w:left w:val="single" w:sz="4" w:space="0" w:color="auto"/>
              <w:bottom w:val="single" w:sz="4" w:space="0" w:color="auto"/>
              <w:right w:val="single" w:sz="4" w:space="0" w:color="auto"/>
            </w:tcBorders>
            <w:tcPrChange w:id="1809" w:author="SUNG Kit (250405321)" w:date="2026-06-24T14:42:00Z">
              <w:tcPr>
                <w:tcW w:w="0" w:type="auto"/>
              </w:tcPr>
            </w:tcPrChange>
          </w:tcPr>
          <w:p w14:paraId="330D3CB5" w14:textId="63512E33" w:rsidR="0090115D" w:rsidRPr="00F24057" w:rsidRDefault="0090115D" w:rsidP="4F8F4A64">
            <w:pPr>
              <w:keepNext w:val="0"/>
              <w:keepLines w:val="0"/>
              <w:jc w:val="center"/>
              <w:rPr>
                <w:rFonts w:eastAsia="Times New Roman" w:cs="Times New Roman"/>
              </w:rPr>
            </w:pPr>
            <w:bookmarkStart w:id="1810" w:name="_Toc619705237"/>
            <w:r w:rsidRPr="00F24057">
              <w:rPr>
                <w:rFonts w:eastAsia="Times New Roman" w:cs="Times New Roman"/>
              </w:rPr>
              <w:t>Sung Kit</w:t>
            </w:r>
            <w:bookmarkEnd w:id="1810"/>
          </w:p>
        </w:tc>
      </w:tr>
      <w:tr w:rsidR="0090115D" w:rsidRPr="00F24057" w14:paraId="0095DB4F" w14:textId="77777777"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811" w:author="SUNG Kit (250405321)" w:date="2026-06-24T14:42:00Z">
            <w:tblPrEx>
              <w:tblW w:w="7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812"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813" w:author="SUNG Kit (250405321)" w:date="2026-06-24T14:42:00Z">
              <w:tcPr>
                <w:tcW w:w="0" w:type="auto"/>
              </w:tcPr>
            </w:tcPrChange>
          </w:tcPr>
          <w:p w14:paraId="5C52CE58" w14:textId="509A5B36" w:rsidR="0090115D" w:rsidRPr="00F24057" w:rsidRDefault="0090115D" w:rsidP="4F8F4A64">
            <w:pPr>
              <w:rPr>
                <w:rFonts w:eastAsia="Times New Roman" w:cs="Times New Roman"/>
              </w:rPr>
            </w:pPr>
            <w:bookmarkStart w:id="1814" w:name="_Toc622771428"/>
            <w:r w:rsidRPr="00F24057">
              <w:rPr>
                <w:rFonts w:eastAsia="Times New Roman" w:cs="Times New Roman"/>
              </w:rPr>
              <w:t>Create Raw Material Request</w:t>
            </w:r>
            <w:bookmarkEnd w:id="1814"/>
          </w:p>
        </w:tc>
        <w:tc>
          <w:tcPr>
            <w:tcW w:w="1012" w:type="dxa"/>
            <w:tcBorders>
              <w:top w:val="single" w:sz="4" w:space="0" w:color="auto"/>
              <w:left w:val="single" w:sz="4" w:space="0" w:color="auto"/>
              <w:bottom w:val="single" w:sz="4" w:space="0" w:color="auto"/>
              <w:right w:val="single" w:sz="4" w:space="0" w:color="auto"/>
            </w:tcBorders>
            <w:vAlign w:val="center"/>
            <w:tcPrChange w:id="1815" w:author="SUNG Kit (250405321)" w:date="2026-06-24T14:42:00Z">
              <w:tcPr>
                <w:tcW w:w="0" w:type="auto"/>
              </w:tcPr>
            </w:tcPrChange>
          </w:tcPr>
          <w:p w14:paraId="6FC2E31A" w14:textId="5CCDAFA0" w:rsidR="0090115D" w:rsidRPr="00F24057" w:rsidRDefault="0090115D" w:rsidP="4F8F4A64">
            <w:pPr>
              <w:keepNext w:val="0"/>
              <w:keepLines w:val="0"/>
              <w:jc w:val="center"/>
              <w:rPr>
                <w:rFonts w:cs="Times New Roman"/>
                <w:color w:val="000000"/>
              </w:rPr>
            </w:pPr>
            <w:bookmarkStart w:id="1816" w:name="_Toc1043823678"/>
            <w:r w:rsidRPr="00F24057">
              <w:rPr>
                <w:rFonts w:cs="Times New Roman"/>
                <w:color w:val="000000" w:themeColor="text1"/>
              </w:rPr>
              <w:t>5 days</w:t>
            </w:r>
            <w:bookmarkEnd w:id="1816"/>
          </w:p>
        </w:tc>
        <w:tc>
          <w:tcPr>
            <w:tcW w:w="1544" w:type="dxa"/>
            <w:tcBorders>
              <w:top w:val="single" w:sz="4" w:space="0" w:color="auto"/>
              <w:left w:val="single" w:sz="4" w:space="0" w:color="auto"/>
              <w:bottom w:val="single" w:sz="4" w:space="0" w:color="auto"/>
              <w:right w:val="single" w:sz="4" w:space="0" w:color="auto"/>
            </w:tcBorders>
            <w:vAlign w:val="center"/>
            <w:tcPrChange w:id="1817" w:author="SUNG Kit (250405321)" w:date="2026-06-24T14:42:00Z">
              <w:tcPr>
                <w:tcW w:w="0" w:type="auto"/>
              </w:tcPr>
            </w:tcPrChange>
          </w:tcPr>
          <w:p w14:paraId="228F542F" w14:textId="08E7488E" w:rsidR="0090115D" w:rsidRPr="00F24057" w:rsidRDefault="0090115D" w:rsidP="4F8F4A64">
            <w:pPr>
              <w:keepNext w:val="0"/>
              <w:keepLines w:val="0"/>
              <w:jc w:val="center"/>
              <w:rPr>
                <w:rFonts w:cs="Times New Roman"/>
                <w:color w:val="000000"/>
              </w:rPr>
            </w:pPr>
            <w:bookmarkStart w:id="1818" w:name="_Toc791736501"/>
            <w:r w:rsidRPr="00F24057">
              <w:rPr>
                <w:rFonts w:cs="Times New Roman"/>
                <w:color w:val="000000" w:themeColor="text1"/>
              </w:rPr>
              <w:t>Sun 24-05-26</w:t>
            </w:r>
            <w:bookmarkEnd w:id="1818"/>
          </w:p>
        </w:tc>
        <w:tc>
          <w:tcPr>
            <w:tcW w:w="1515" w:type="dxa"/>
            <w:tcBorders>
              <w:top w:val="single" w:sz="4" w:space="0" w:color="auto"/>
              <w:left w:val="single" w:sz="4" w:space="0" w:color="auto"/>
              <w:bottom w:val="single" w:sz="4" w:space="0" w:color="auto"/>
              <w:right w:val="single" w:sz="4" w:space="0" w:color="auto"/>
            </w:tcBorders>
            <w:tcPrChange w:id="1819" w:author="SUNG Kit (250405321)" w:date="2026-06-24T14:42:00Z">
              <w:tcPr>
                <w:tcW w:w="0" w:type="auto"/>
              </w:tcPr>
            </w:tcPrChange>
          </w:tcPr>
          <w:p w14:paraId="6F9D4CBD" w14:textId="16FB7967" w:rsidR="0090115D" w:rsidRPr="00F24057" w:rsidRDefault="0090115D" w:rsidP="4F8F4A64">
            <w:pPr>
              <w:keepNext w:val="0"/>
              <w:keepLines w:val="0"/>
              <w:jc w:val="center"/>
              <w:rPr>
                <w:rFonts w:eastAsia="Times New Roman" w:cs="Times New Roman"/>
              </w:rPr>
            </w:pPr>
            <w:bookmarkStart w:id="1820" w:name="_Toc1997716315"/>
            <w:r w:rsidRPr="00F24057">
              <w:rPr>
                <w:rFonts w:eastAsia="Times New Roman" w:cs="Times New Roman"/>
              </w:rPr>
              <w:t>Sung Kit</w:t>
            </w:r>
            <w:bookmarkEnd w:id="1820"/>
          </w:p>
        </w:tc>
      </w:tr>
      <w:tr w:rsidR="0090115D" w:rsidRPr="00F24057" w14:paraId="00F7C454" w14:textId="77777777"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821" w:author="SUNG Kit (250405321)" w:date="2026-06-24T14:42:00Z">
            <w:tblPrEx>
              <w:tblW w:w="7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822"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823" w:author="SUNG Kit (250405321)" w:date="2026-06-24T14:42:00Z">
              <w:tcPr>
                <w:tcW w:w="0" w:type="auto"/>
              </w:tcPr>
            </w:tcPrChange>
          </w:tcPr>
          <w:p w14:paraId="545D165B" w14:textId="394D2F91" w:rsidR="0090115D" w:rsidRPr="00F24057" w:rsidRDefault="0090115D" w:rsidP="4F8F4A64">
            <w:pPr>
              <w:rPr>
                <w:rFonts w:eastAsia="Times New Roman" w:cs="Times New Roman"/>
              </w:rPr>
            </w:pPr>
            <w:bookmarkStart w:id="1824" w:name="_Toc1922235518"/>
            <w:r w:rsidRPr="00F24057">
              <w:rPr>
                <w:rFonts w:eastAsia="Times New Roman" w:cs="Times New Roman"/>
              </w:rPr>
              <w:t>Search Raw Material Request</w:t>
            </w:r>
            <w:bookmarkEnd w:id="1824"/>
            <w:r w:rsidRPr="00F24057">
              <w:rPr>
                <w:rFonts w:eastAsia="Times New Roman" w:cs="Times New Roman"/>
              </w:rPr>
              <w:t xml:space="preserve"> </w:t>
            </w:r>
          </w:p>
        </w:tc>
        <w:tc>
          <w:tcPr>
            <w:tcW w:w="1012" w:type="dxa"/>
            <w:tcBorders>
              <w:top w:val="single" w:sz="4" w:space="0" w:color="auto"/>
              <w:left w:val="single" w:sz="4" w:space="0" w:color="auto"/>
              <w:bottom w:val="single" w:sz="4" w:space="0" w:color="auto"/>
              <w:right w:val="single" w:sz="4" w:space="0" w:color="auto"/>
            </w:tcBorders>
            <w:vAlign w:val="center"/>
            <w:tcPrChange w:id="1825" w:author="SUNG Kit (250405321)" w:date="2026-06-24T14:42:00Z">
              <w:tcPr>
                <w:tcW w:w="0" w:type="auto"/>
              </w:tcPr>
            </w:tcPrChange>
          </w:tcPr>
          <w:p w14:paraId="122F7BBA" w14:textId="56C7C240" w:rsidR="0090115D" w:rsidRPr="00F24057" w:rsidRDefault="0090115D" w:rsidP="4F8F4A64">
            <w:pPr>
              <w:keepNext w:val="0"/>
              <w:keepLines w:val="0"/>
              <w:jc w:val="center"/>
              <w:rPr>
                <w:rFonts w:cs="Times New Roman"/>
                <w:color w:val="000000"/>
              </w:rPr>
            </w:pPr>
            <w:bookmarkStart w:id="1826" w:name="_Toc1636324234"/>
            <w:r w:rsidRPr="00F24057">
              <w:rPr>
                <w:rFonts w:cs="Times New Roman"/>
                <w:color w:val="000000" w:themeColor="text1"/>
              </w:rPr>
              <w:t>5 days</w:t>
            </w:r>
            <w:bookmarkEnd w:id="1826"/>
          </w:p>
        </w:tc>
        <w:tc>
          <w:tcPr>
            <w:tcW w:w="1544" w:type="dxa"/>
            <w:tcBorders>
              <w:top w:val="single" w:sz="4" w:space="0" w:color="auto"/>
              <w:left w:val="single" w:sz="4" w:space="0" w:color="auto"/>
              <w:bottom w:val="single" w:sz="4" w:space="0" w:color="auto"/>
              <w:right w:val="single" w:sz="4" w:space="0" w:color="auto"/>
            </w:tcBorders>
            <w:vAlign w:val="center"/>
            <w:tcPrChange w:id="1827" w:author="SUNG Kit (250405321)" w:date="2026-06-24T14:42:00Z">
              <w:tcPr>
                <w:tcW w:w="0" w:type="auto"/>
              </w:tcPr>
            </w:tcPrChange>
          </w:tcPr>
          <w:p w14:paraId="42AA39CE" w14:textId="434D2A4B" w:rsidR="0090115D" w:rsidRPr="00F24057" w:rsidRDefault="0090115D" w:rsidP="4F8F4A64">
            <w:pPr>
              <w:keepNext w:val="0"/>
              <w:keepLines w:val="0"/>
              <w:jc w:val="center"/>
              <w:rPr>
                <w:rFonts w:cs="Times New Roman"/>
                <w:color w:val="000000"/>
              </w:rPr>
            </w:pPr>
            <w:bookmarkStart w:id="1828" w:name="_Toc296418432"/>
            <w:r w:rsidRPr="00F24057">
              <w:rPr>
                <w:rFonts w:cs="Times New Roman"/>
                <w:color w:val="000000" w:themeColor="text1"/>
              </w:rPr>
              <w:t>Sun 24-05-26</w:t>
            </w:r>
            <w:bookmarkEnd w:id="1828"/>
          </w:p>
        </w:tc>
        <w:tc>
          <w:tcPr>
            <w:tcW w:w="1515" w:type="dxa"/>
            <w:tcBorders>
              <w:top w:val="single" w:sz="4" w:space="0" w:color="auto"/>
              <w:left w:val="single" w:sz="4" w:space="0" w:color="auto"/>
              <w:bottom w:val="single" w:sz="4" w:space="0" w:color="auto"/>
              <w:right w:val="single" w:sz="4" w:space="0" w:color="auto"/>
            </w:tcBorders>
            <w:tcPrChange w:id="1829" w:author="SUNG Kit (250405321)" w:date="2026-06-24T14:42:00Z">
              <w:tcPr>
                <w:tcW w:w="0" w:type="auto"/>
              </w:tcPr>
            </w:tcPrChange>
          </w:tcPr>
          <w:p w14:paraId="17786643" w14:textId="449A5D01" w:rsidR="0090115D" w:rsidRPr="00F24057" w:rsidRDefault="0090115D" w:rsidP="4F8F4A64">
            <w:pPr>
              <w:keepNext w:val="0"/>
              <w:keepLines w:val="0"/>
              <w:jc w:val="center"/>
              <w:rPr>
                <w:rFonts w:eastAsia="Times New Roman" w:cs="Times New Roman"/>
              </w:rPr>
            </w:pPr>
            <w:bookmarkStart w:id="1830" w:name="_Toc923308899"/>
            <w:r w:rsidRPr="00F24057">
              <w:rPr>
                <w:rFonts w:eastAsia="Times New Roman" w:cs="Times New Roman"/>
              </w:rPr>
              <w:t>Sung Kit</w:t>
            </w:r>
            <w:bookmarkEnd w:id="1830"/>
          </w:p>
        </w:tc>
      </w:tr>
      <w:tr w:rsidR="0090115D" w:rsidRPr="00F24057" w14:paraId="6D238B6A" w14:textId="77777777"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831" w:author="SUNG Kit (250405321)" w:date="2026-06-24T14:42:00Z">
            <w:tblPrEx>
              <w:tblW w:w="7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832"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833" w:author="SUNG Kit (250405321)" w:date="2026-06-24T14:42:00Z">
              <w:tcPr>
                <w:tcW w:w="0" w:type="auto"/>
              </w:tcPr>
            </w:tcPrChange>
          </w:tcPr>
          <w:p w14:paraId="30F62F82" w14:textId="2FD1AEDA" w:rsidR="0090115D" w:rsidRPr="00F24057" w:rsidRDefault="0090115D" w:rsidP="4F8F4A64">
            <w:pPr>
              <w:rPr>
                <w:rFonts w:eastAsia="Times New Roman" w:cs="Times New Roman"/>
              </w:rPr>
            </w:pPr>
            <w:bookmarkStart w:id="1834" w:name="_Toc1753293765"/>
            <w:r w:rsidRPr="00F24057">
              <w:rPr>
                <w:rFonts w:eastAsia="Times New Roman" w:cs="Times New Roman"/>
              </w:rPr>
              <w:t>Generate Delivery Notes &amp; Reply Slip</w:t>
            </w:r>
            <w:bookmarkEnd w:id="1834"/>
          </w:p>
        </w:tc>
        <w:tc>
          <w:tcPr>
            <w:tcW w:w="1012" w:type="dxa"/>
            <w:tcBorders>
              <w:top w:val="single" w:sz="4" w:space="0" w:color="auto"/>
              <w:left w:val="single" w:sz="4" w:space="0" w:color="auto"/>
              <w:bottom w:val="single" w:sz="4" w:space="0" w:color="auto"/>
              <w:right w:val="single" w:sz="4" w:space="0" w:color="auto"/>
            </w:tcBorders>
            <w:vAlign w:val="center"/>
            <w:tcPrChange w:id="1835" w:author="SUNG Kit (250405321)" w:date="2026-06-24T14:42:00Z">
              <w:tcPr>
                <w:tcW w:w="0" w:type="auto"/>
              </w:tcPr>
            </w:tcPrChange>
          </w:tcPr>
          <w:p w14:paraId="6F896DD5" w14:textId="207A9FD2" w:rsidR="0090115D" w:rsidRPr="00F24057" w:rsidRDefault="00A24F0F" w:rsidP="4F8F4A64">
            <w:pPr>
              <w:keepNext w:val="0"/>
              <w:keepLines w:val="0"/>
              <w:jc w:val="center"/>
              <w:rPr>
                <w:rFonts w:cs="Times New Roman"/>
                <w:color w:val="000000"/>
              </w:rPr>
            </w:pPr>
            <w:bookmarkStart w:id="1836" w:name="_Toc1690223313"/>
            <w:r w:rsidRPr="00F24057">
              <w:rPr>
                <w:rFonts w:cs="Times New Roman"/>
                <w:color w:val="000000" w:themeColor="text1"/>
              </w:rPr>
              <w:t>10</w:t>
            </w:r>
            <w:r w:rsidR="0090115D" w:rsidRPr="00F24057">
              <w:rPr>
                <w:rFonts w:cs="Times New Roman"/>
                <w:color w:val="000000" w:themeColor="text1"/>
              </w:rPr>
              <w:t xml:space="preserve"> days</w:t>
            </w:r>
            <w:bookmarkEnd w:id="1836"/>
          </w:p>
        </w:tc>
        <w:tc>
          <w:tcPr>
            <w:tcW w:w="1544" w:type="dxa"/>
            <w:tcBorders>
              <w:top w:val="single" w:sz="4" w:space="0" w:color="auto"/>
              <w:left w:val="single" w:sz="4" w:space="0" w:color="auto"/>
              <w:bottom w:val="single" w:sz="4" w:space="0" w:color="auto"/>
              <w:right w:val="single" w:sz="4" w:space="0" w:color="auto"/>
            </w:tcBorders>
            <w:vAlign w:val="center"/>
            <w:tcPrChange w:id="1837" w:author="SUNG Kit (250405321)" w:date="2026-06-24T14:42:00Z">
              <w:tcPr>
                <w:tcW w:w="0" w:type="auto"/>
              </w:tcPr>
            </w:tcPrChange>
          </w:tcPr>
          <w:p w14:paraId="06477BE5" w14:textId="4B743B0C" w:rsidR="0090115D" w:rsidRPr="00F24057" w:rsidRDefault="0090115D" w:rsidP="4F8F4A64">
            <w:pPr>
              <w:keepNext w:val="0"/>
              <w:keepLines w:val="0"/>
              <w:jc w:val="center"/>
              <w:rPr>
                <w:rFonts w:cs="Times New Roman"/>
                <w:color w:val="000000"/>
              </w:rPr>
            </w:pPr>
            <w:bookmarkStart w:id="1838" w:name="_Toc1434132330"/>
            <w:r w:rsidRPr="00F24057">
              <w:rPr>
                <w:rFonts w:cs="Times New Roman"/>
                <w:color w:val="000000" w:themeColor="text1"/>
              </w:rPr>
              <w:t>Sun 24-05-26</w:t>
            </w:r>
            <w:bookmarkEnd w:id="1838"/>
          </w:p>
        </w:tc>
        <w:tc>
          <w:tcPr>
            <w:tcW w:w="1515" w:type="dxa"/>
            <w:tcBorders>
              <w:top w:val="single" w:sz="4" w:space="0" w:color="auto"/>
              <w:left w:val="single" w:sz="4" w:space="0" w:color="auto"/>
              <w:bottom w:val="single" w:sz="4" w:space="0" w:color="auto"/>
              <w:right w:val="single" w:sz="4" w:space="0" w:color="auto"/>
            </w:tcBorders>
            <w:tcPrChange w:id="1839" w:author="SUNG Kit (250405321)" w:date="2026-06-24T14:42:00Z">
              <w:tcPr>
                <w:tcW w:w="0" w:type="auto"/>
              </w:tcPr>
            </w:tcPrChange>
          </w:tcPr>
          <w:p w14:paraId="7F68A8E0" w14:textId="3250695E" w:rsidR="0090115D" w:rsidRPr="00F24057" w:rsidRDefault="0090115D" w:rsidP="4F8F4A64">
            <w:pPr>
              <w:keepNext w:val="0"/>
              <w:keepLines w:val="0"/>
              <w:jc w:val="center"/>
              <w:rPr>
                <w:rFonts w:eastAsia="Times New Roman" w:cs="Times New Roman"/>
              </w:rPr>
            </w:pPr>
            <w:bookmarkStart w:id="1840" w:name="_Toc1938053548"/>
            <w:r w:rsidRPr="00F24057">
              <w:rPr>
                <w:rFonts w:eastAsia="Times New Roman" w:cs="Times New Roman"/>
              </w:rPr>
              <w:t>Sung Kit</w:t>
            </w:r>
            <w:bookmarkEnd w:id="1840"/>
          </w:p>
        </w:tc>
      </w:tr>
      <w:tr w:rsidR="008A1B9C" w:rsidRPr="00F24057" w14:paraId="5ADAF279" w14:textId="77777777"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841" w:author="SUNG Kit (250405321)" w:date="2026-06-24T14:42:00Z">
            <w:tblPrEx>
              <w:tblW w:w="7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842"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843" w:author="SUNG Kit (250405321)" w:date="2026-06-24T14:42:00Z">
              <w:tcPr>
                <w:tcW w:w="0" w:type="auto"/>
              </w:tcPr>
            </w:tcPrChange>
          </w:tcPr>
          <w:p w14:paraId="67C6B1BB" w14:textId="62894F6E" w:rsidR="008A1B9C" w:rsidRPr="00F24057" w:rsidRDefault="008A1B9C" w:rsidP="4F8F4A64">
            <w:pPr>
              <w:rPr>
                <w:rFonts w:eastAsia="Times New Roman" w:cs="Times New Roman"/>
              </w:rPr>
            </w:pPr>
            <w:bookmarkStart w:id="1844" w:name="_Toc636782374"/>
            <w:r w:rsidRPr="00F24057">
              <w:rPr>
                <w:rFonts w:eastAsia="Times New Roman" w:cs="Times New Roman"/>
              </w:rPr>
              <w:t>Handling Goods received</w:t>
            </w:r>
            <w:bookmarkEnd w:id="1844"/>
            <w:r w:rsidRPr="00F24057">
              <w:rPr>
                <w:rFonts w:eastAsia="Times New Roman" w:cs="Times New Roman"/>
              </w:rPr>
              <w:t xml:space="preserve"> </w:t>
            </w:r>
          </w:p>
        </w:tc>
        <w:tc>
          <w:tcPr>
            <w:tcW w:w="1012" w:type="dxa"/>
            <w:tcBorders>
              <w:top w:val="single" w:sz="4" w:space="0" w:color="auto"/>
              <w:left w:val="single" w:sz="4" w:space="0" w:color="auto"/>
              <w:bottom w:val="single" w:sz="4" w:space="0" w:color="auto"/>
              <w:right w:val="single" w:sz="4" w:space="0" w:color="auto"/>
            </w:tcBorders>
            <w:vAlign w:val="center"/>
            <w:tcPrChange w:id="1845" w:author="SUNG Kit (250405321)" w:date="2026-06-24T14:42:00Z">
              <w:tcPr>
                <w:tcW w:w="0" w:type="auto"/>
              </w:tcPr>
            </w:tcPrChange>
          </w:tcPr>
          <w:p w14:paraId="4C9D52D6" w14:textId="3BFD3024" w:rsidR="008A1B9C" w:rsidRPr="00F24057" w:rsidRDefault="008A1B9C" w:rsidP="4F8F4A64">
            <w:pPr>
              <w:keepNext w:val="0"/>
              <w:keepLines w:val="0"/>
              <w:jc w:val="center"/>
              <w:rPr>
                <w:rFonts w:cs="Times New Roman"/>
                <w:color w:val="000000"/>
              </w:rPr>
            </w:pPr>
            <w:bookmarkStart w:id="1846" w:name="_Toc447337993"/>
            <w:r w:rsidRPr="00F24057">
              <w:rPr>
                <w:rFonts w:cs="Times New Roman"/>
                <w:color w:val="000000" w:themeColor="text1"/>
              </w:rPr>
              <w:t>5 days</w:t>
            </w:r>
            <w:bookmarkEnd w:id="1846"/>
          </w:p>
        </w:tc>
        <w:tc>
          <w:tcPr>
            <w:tcW w:w="1544" w:type="dxa"/>
            <w:tcBorders>
              <w:top w:val="single" w:sz="4" w:space="0" w:color="auto"/>
              <w:left w:val="single" w:sz="4" w:space="0" w:color="auto"/>
              <w:bottom w:val="single" w:sz="4" w:space="0" w:color="auto"/>
              <w:right w:val="single" w:sz="4" w:space="0" w:color="auto"/>
            </w:tcBorders>
            <w:vAlign w:val="center"/>
            <w:tcPrChange w:id="1847" w:author="SUNG Kit (250405321)" w:date="2026-06-24T14:42:00Z">
              <w:tcPr>
                <w:tcW w:w="0" w:type="auto"/>
              </w:tcPr>
            </w:tcPrChange>
          </w:tcPr>
          <w:p w14:paraId="4A7FB7E7" w14:textId="62C9F321" w:rsidR="008A1B9C" w:rsidRPr="00F24057" w:rsidRDefault="008A1B9C" w:rsidP="4F8F4A64">
            <w:pPr>
              <w:keepNext w:val="0"/>
              <w:keepLines w:val="0"/>
              <w:jc w:val="center"/>
              <w:rPr>
                <w:rFonts w:cs="Times New Roman"/>
                <w:color w:val="000000"/>
              </w:rPr>
            </w:pPr>
            <w:bookmarkStart w:id="1848" w:name="_Toc170101012"/>
            <w:r w:rsidRPr="00F24057">
              <w:rPr>
                <w:rFonts w:cs="Times New Roman"/>
                <w:color w:val="000000" w:themeColor="text1"/>
              </w:rPr>
              <w:t>Sun 24-05-26</w:t>
            </w:r>
            <w:bookmarkEnd w:id="1848"/>
          </w:p>
        </w:tc>
        <w:tc>
          <w:tcPr>
            <w:tcW w:w="1515" w:type="dxa"/>
            <w:tcBorders>
              <w:top w:val="single" w:sz="4" w:space="0" w:color="auto"/>
              <w:left w:val="single" w:sz="4" w:space="0" w:color="auto"/>
              <w:bottom w:val="single" w:sz="4" w:space="0" w:color="auto"/>
              <w:right w:val="single" w:sz="4" w:space="0" w:color="auto"/>
            </w:tcBorders>
            <w:tcPrChange w:id="1849" w:author="SUNG Kit (250405321)" w:date="2026-06-24T14:42:00Z">
              <w:tcPr>
                <w:tcW w:w="0" w:type="auto"/>
              </w:tcPr>
            </w:tcPrChange>
          </w:tcPr>
          <w:p w14:paraId="20BF02CB" w14:textId="0D583C8A" w:rsidR="008A1B9C" w:rsidRPr="00F24057" w:rsidRDefault="008A1B9C" w:rsidP="4F8F4A64">
            <w:pPr>
              <w:keepNext w:val="0"/>
              <w:keepLines w:val="0"/>
              <w:jc w:val="center"/>
              <w:rPr>
                <w:rFonts w:eastAsia="Times New Roman" w:cs="Times New Roman"/>
              </w:rPr>
            </w:pPr>
            <w:bookmarkStart w:id="1850" w:name="_Toc1136339142"/>
            <w:r w:rsidRPr="00F24057">
              <w:rPr>
                <w:rFonts w:eastAsia="Times New Roman" w:cs="Times New Roman"/>
              </w:rPr>
              <w:t>Miao Tung</w:t>
            </w:r>
            <w:bookmarkEnd w:id="1850"/>
          </w:p>
        </w:tc>
      </w:tr>
      <w:tr w:rsidR="008A1B9C" w:rsidRPr="00F24057" w14:paraId="4B2B8716" w14:textId="77777777"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851" w:author="SUNG Kit (250405321)" w:date="2026-06-24T14:42:00Z">
            <w:tblPrEx>
              <w:tblW w:w="7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852"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853" w:author="SUNG Kit (250405321)" w:date="2026-06-24T14:42:00Z">
              <w:tcPr>
                <w:tcW w:w="0" w:type="auto"/>
              </w:tcPr>
            </w:tcPrChange>
          </w:tcPr>
          <w:p w14:paraId="41917962" w14:textId="4F5D30E7" w:rsidR="008A1B9C" w:rsidRPr="00F24057" w:rsidRDefault="008A1B9C" w:rsidP="4F8F4A64">
            <w:pPr>
              <w:rPr>
                <w:rFonts w:eastAsia="Times New Roman" w:cs="Times New Roman"/>
              </w:rPr>
            </w:pPr>
            <w:bookmarkStart w:id="1854" w:name="_Toc353010844"/>
            <w:r w:rsidRPr="00F24057">
              <w:rPr>
                <w:rFonts w:eastAsia="Times New Roman" w:cs="Times New Roman"/>
              </w:rPr>
              <w:t>Record of inward goods</w:t>
            </w:r>
            <w:bookmarkEnd w:id="1854"/>
          </w:p>
        </w:tc>
        <w:tc>
          <w:tcPr>
            <w:tcW w:w="1012" w:type="dxa"/>
            <w:tcBorders>
              <w:top w:val="single" w:sz="4" w:space="0" w:color="auto"/>
              <w:left w:val="single" w:sz="4" w:space="0" w:color="auto"/>
              <w:bottom w:val="single" w:sz="4" w:space="0" w:color="auto"/>
              <w:right w:val="single" w:sz="4" w:space="0" w:color="auto"/>
            </w:tcBorders>
            <w:vAlign w:val="center"/>
            <w:tcPrChange w:id="1855" w:author="SUNG Kit (250405321)" w:date="2026-06-24T14:42:00Z">
              <w:tcPr>
                <w:tcW w:w="0" w:type="auto"/>
              </w:tcPr>
            </w:tcPrChange>
          </w:tcPr>
          <w:p w14:paraId="04EA6AF7" w14:textId="141C6B23" w:rsidR="008A1B9C" w:rsidRPr="00F24057" w:rsidRDefault="008A1B9C" w:rsidP="4F8F4A64">
            <w:pPr>
              <w:keepNext w:val="0"/>
              <w:keepLines w:val="0"/>
              <w:jc w:val="center"/>
              <w:rPr>
                <w:rFonts w:cs="Times New Roman"/>
                <w:color w:val="000000"/>
              </w:rPr>
            </w:pPr>
            <w:bookmarkStart w:id="1856" w:name="_Toc651709140"/>
            <w:r w:rsidRPr="00F24057">
              <w:rPr>
                <w:rFonts w:cs="Times New Roman"/>
                <w:color w:val="000000" w:themeColor="text1"/>
              </w:rPr>
              <w:t>5 days</w:t>
            </w:r>
            <w:bookmarkEnd w:id="1856"/>
          </w:p>
        </w:tc>
        <w:tc>
          <w:tcPr>
            <w:tcW w:w="1544" w:type="dxa"/>
            <w:tcBorders>
              <w:top w:val="single" w:sz="4" w:space="0" w:color="auto"/>
              <w:left w:val="single" w:sz="4" w:space="0" w:color="auto"/>
              <w:bottom w:val="single" w:sz="4" w:space="0" w:color="auto"/>
              <w:right w:val="single" w:sz="4" w:space="0" w:color="auto"/>
            </w:tcBorders>
            <w:vAlign w:val="center"/>
            <w:tcPrChange w:id="1857" w:author="SUNG Kit (250405321)" w:date="2026-06-24T14:42:00Z">
              <w:tcPr>
                <w:tcW w:w="0" w:type="auto"/>
              </w:tcPr>
            </w:tcPrChange>
          </w:tcPr>
          <w:p w14:paraId="30162859" w14:textId="26FF8549" w:rsidR="008A1B9C" w:rsidRPr="00F24057" w:rsidRDefault="008A1B9C" w:rsidP="4F8F4A64">
            <w:pPr>
              <w:keepNext w:val="0"/>
              <w:keepLines w:val="0"/>
              <w:jc w:val="center"/>
              <w:rPr>
                <w:rFonts w:cs="Times New Roman"/>
                <w:color w:val="000000"/>
              </w:rPr>
            </w:pPr>
            <w:bookmarkStart w:id="1858" w:name="_Toc805967834"/>
            <w:r w:rsidRPr="00F24057">
              <w:rPr>
                <w:rFonts w:cs="Times New Roman"/>
                <w:color w:val="000000" w:themeColor="text1"/>
              </w:rPr>
              <w:t>Sun 24-05-26</w:t>
            </w:r>
            <w:bookmarkEnd w:id="1858"/>
          </w:p>
        </w:tc>
        <w:tc>
          <w:tcPr>
            <w:tcW w:w="1515" w:type="dxa"/>
            <w:tcBorders>
              <w:top w:val="single" w:sz="4" w:space="0" w:color="auto"/>
              <w:left w:val="single" w:sz="4" w:space="0" w:color="auto"/>
              <w:bottom w:val="single" w:sz="4" w:space="0" w:color="auto"/>
              <w:right w:val="single" w:sz="4" w:space="0" w:color="auto"/>
            </w:tcBorders>
            <w:tcPrChange w:id="1859" w:author="SUNG Kit (250405321)" w:date="2026-06-24T14:42:00Z">
              <w:tcPr>
                <w:tcW w:w="0" w:type="auto"/>
              </w:tcPr>
            </w:tcPrChange>
          </w:tcPr>
          <w:p w14:paraId="5D16B506" w14:textId="52C6D0F6" w:rsidR="008A1B9C" w:rsidRPr="00F24057" w:rsidRDefault="008A1B9C" w:rsidP="4F8F4A64">
            <w:pPr>
              <w:keepNext w:val="0"/>
              <w:keepLines w:val="0"/>
              <w:jc w:val="center"/>
              <w:rPr>
                <w:rFonts w:eastAsia="Times New Roman" w:cs="Times New Roman"/>
              </w:rPr>
            </w:pPr>
            <w:bookmarkStart w:id="1860" w:name="_Toc538542923"/>
            <w:r w:rsidRPr="00F24057">
              <w:rPr>
                <w:rFonts w:eastAsia="Times New Roman" w:cs="Times New Roman"/>
              </w:rPr>
              <w:t>Miao Tung</w:t>
            </w:r>
            <w:bookmarkEnd w:id="1860"/>
          </w:p>
        </w:tc>
      </w:tr>
      <w:tr w:rsidR="008A1B9C" w:rsidRPr="00F24057" w14:paraId="2E51AD06" w14:textId="77777777"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861" w:author="SUNG Kit (250405321)" w:date="2026-06-24T14:42:00Z">
            <w:tblPrEx>
              <w:tblW w:w="7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862"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863" w:author="SUNG Kit (250405321)" w:date="2026-06-24T14:42:00Z">
              <w:tcPr>
                <w:tcW w:w="0" w:type="auto"/>
              </w:tcPr>
            </w:tcPrChange>
          </w:tcPr>
          <w:p w14:paraId="3EC9825A" w14:textId="33D1DA1E" w:rsidR="008A1B9C" w:rsidRPr="00F24057" w:rsidRDefault="008A1B9C" w:rsidP="4F8F4A64">
            <w:pPr>
              <w:rPr>
                <w:rFonts w:eastAsia="Times New Roman" w:cs="Times New Roman"/>
              </w:rPr>
            </w:pPr>
            <w:bookmarkStart w:id="1864" w:name="_Toc1081262949"/>
            <w:r w:rsidRPr="00F24057">
              <w:rPr>
                <w:rFonts w:eastAsia="Times New Roman" w:cs="Times New Roman"/>
              </w:rPr>
              <w:t>Create and Edit Procurement</w:t>
            </w:r>
            <w:bookmarkEnd w:id="1864"/>
            <w:r w:rsidRPr="00F24057">
              <w:rPr>
                <w:rFonts w:eastAsia="Times New Roman" w:cs="Times New Roman"/>
              </w:rPr>
              <w:t xml:space="preserve"> </w:t>
            </w:r>
          </w:p>
        </w:tc>
        <w:tc>
          <w:tcPr>
            <w:tcW w:w="1012" w:type="dxa"/>
            <w:tcBorders>
              <w:top w:val="single" w:sz="4" w:space="0" w:color="auto"/>
              <w:left w:val="single" w:sz="4" w:space="0" w:color="auto"/>
              <w:bottom w:val="single" w:sz="4" w:space="0" w:color="auto"/>
              <w:right w:val="single" w:sz="4" w:space="0" w:color="auto"/>
            </w:tcBorders>
            <w:vAlign w:val="center"/>
            <w:tcPrChange w:id="1865" w:author="SUNG Kit (250405321)" w:date="2026-06-24T14:42:00Z">
              <w:tcPr>
                <w:tcW w:w="0" w:type="auto"/>
              </w:tcPr>
            </w:tcPrChange>
          </w:tcPr>
          <w:p w14:paraId="539A8D16" w14:textId="5A1A965C" w:rsidR="008A1B9C" w:rsidRPr="00F24057" w:rsidRDefault="00A24F0F" w:rsidP="4F8F4A64">
            <w:pPr>
              <w:keepNext w:val="0"/>
              <w:keepLines w:val="0"/>
              <w:jc w:val="center"/>
              <w:rPr>
                <w:rFonts w:cs="Times New Roman"/>
                <w:color w:val="000000"/>
              </w:rPr>
            </w:pPr>
            <w:bookmarkStart w:id="1866" w:name="_Toc202482976"/>
            <w:r w:rsidRPr="00F24057">
              <w:rPr>
                <w:rFonts w:cs="Times New Roman"/>
                <w:color w:val="000000" w:themeColor="text1"/>
              </w:rPr>
              <w:t>3</w:t>
            </w:r>
            <w:r w:rsidR="008A1B9C" w:rsidRPr="00F24057">
              <w:rPr>
                <w:rFonts w:cs="Times New Roman"/>
                <w:color w:val="000000" w:themeColor="text1"/>
              </w:rPr>
              <w:t xml:space="preserve"> days</w:t>
            </w:r>
            <w:bookmarkEnd w:id="1866"/>
          </w:p>
        </w:tc>
        <w:tc>
          <w:tcPr>
            <w:tcW w:w="1544" w:type="dxa"/>
            <w:tcBorders>
              <w:top w:val="single" w:sz="4" w:space="0" w:color="auto"/>
              <w:left w:val="single" w:sz="4" w:space="0" w:color="auto"/>
              <w:bottom w:val="single" w:sz="4" w:space="0" w:color="auto"/>
              <w:right w:val="single" w:sz="4" w:space="0" w:color="auto"/>
            </w:tcBorders>
            <w:vAlign w:val="center"/>
            <w:tcPrChange w:id="1867" w:author="SUNG Kit (250405321)" w:date="2026-06-24T14:42:00Z">
              <w:tcPr>
                <w:tcW w:w="0" w:type="auto"/>
              </w:tcPr>
            </w:tcPrChange>
          </w:tcPr>
          <w:p w14:paraId="6B236F63" w14:textId="42225A25" w:rsidR="008A1B9C" w:rsidRPr="00F24057" w:rsidRDefault="008A1B9C" w:rsidP="4F8F4A64">
            <w:pPr>
              <w:keepNext w:val="0"/>
              <w:keepLines w:val="0"/>
              <w:jc w:val="center"/>
              <w:rPr>
                <w:rFonts w:cs="Times New Roman"/>
                <w:color w:val="000000"/>
              </w:rPr>
            </w:pPr>
            <w:bookmarkStart w:id="1868" w:name="_Toc1996704487"/>
            <w:r w:rsidRPr="00F24057">
              <w:rPr>
                <w:rFonts w:cs="Times New Roman"/>
                <w:color w:val="000000" w:themeColor="text1"/>
              </w:rPr>
              <w:t>Sun 24-05-26</w:t>
            </w:r>
            <w:bookmarkEnd w:id="1868"/>
          </w:p>
        </w:tc>
        <w:tc>
          <w:tcPr>
            <w:tcW w:w="1515" w:type="dxa"/>
            <w:tcBorders>
              <w:top w:val="single" w:sz="4" w:space="0" w:color="auto"/>
              <w:left w:val="single" w:sz="4" w:space="0" w:color="auto"/>
              <w:bottom w:val="single" w:sz="4" w:space="0" w:color="auto"/>
              <w:right w:val="single" w:sz="4" w:space="0" w:color="auto"/>
            </w:tcBorders>
            <w:tcPrChange w:id="1869" w:author="SUNG Kit (250405321)" w:date="2026-06-24T14:42:00Z">
              <w:tcPr>
                <w:tcW w:w="0" w:type="auto"/>
              </w:tcPr>
            </w:tcPrChange>
          </w:tcPr>
          <w:p w14:paraId="49752678" w14:textId="78B5382A" w:rsidR="008A1B9C" w:rsidRPr="00F24057" w:rsidRDefault="008A1B9C" w:rsidP="4F8F4A64">
            <w:pPr>
              <w:keepNext w:val="0"/>
              <w:keepLines w:val="0"/>
              <w:jc w:val="center"/>
              <w:rPr>
                <w:rFonts w:eastAsia="Times New Roman" w:cs="Times New Roman"/>
              </w:rPr>
            </w:pPr>
            <w:bookmarkStart w:id="1870" w:name="_Toc168427990"/>
            <w:r w:rsidRPr="00F24057">
              <w:rPr>
                <w:rFonts w:eastAsia="Times New Roman" w:cs="Times New Roman"/>
              </w:rPr>
              <w:t>Miao Tung</w:t>
            </w:r>
            <w:bookmarkEnd w:id="1870"/>
          </w:p>
        </w:tc>
      </w:tr>
      <w:tr w:rsidR="008A1B9C" w:rsidRPr="00F24057" w14:paraId="13AF8231" w14:textId="77777777"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871" w:author="SUNG Kit (250405321)" w:date="2026-06-24T14:42:00Z">
            <w:tblPrEx>
              <w:tblW w:w="7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872"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873" w:author="SUNG Kit (250405321)" w:date="2026-06-24T14:42:00Z">
              <w:tcPr>
                <w:tcW w:w="0" w:type="auto"/>
              </w:tcPr>
            </w:tcPrChange>
          </w:tcPr>
          <w:p w14:paraId="7C79137D" w14:textId="480E1A6E" w:rsidR="008A1B9C" w:rsidRPr="00F24057" w:rsidRDefault="008A1B9C" w:rsidP="4F8F4A64">
            <w:pPr>
              <w:rPr>
                <w:rFonts w:eastAsia="Times New Roman" w:cs="Times New Roman"/>
              </w:rPr>
            </w:pPr>
            <w:bookmarkStart w:id="1874" w:name="_Toc540306685"/>
            <w:r w:rsidRPr="00F24057">
              <w:rPr>
                <w:rFonts w:eastAsia="Times New Roman" w:cs="Times New Roman"/>
              </w:rPr>
              <w:t>Search and List Procurement</w:t>
            </w:r>
            <w:bookmarkEnd w:id="1874"/>
            <w:r w:rsidRPr="00F24057">
              <w:rPr>
                <w:rFonts w:eastAsia="Times New Roman" w:cs="Times New Roman"/>
              </w:rPr>
              <w:t xml:space="preserve"> </w:t>
            </w:r>
          </w:p>
        </w:tc>
        <w:tc>
          <w:tcPr>
            <w:tcW w:w="1012" w:type="dxa"/>
            <w:tcBorders>
              <w:top w:val="single" w:sz="4" w:space="0" w:color="auto"/>
              <w:left w:val="single" w:sz="4" w:space="0" w:color="auto"/>
              <w:bottom w:val="single" w:sz="4" w:space="0" w:color="auto"/>
              <w:right w:val="single" w:sz="4" w:space="0" w:color="auto"/>
            </w:tcBorders>
            <w:vAlign w:val="center"/>
            <w:tcPrChange w:id="1875" w:author="SUNG Kit (250405321)" w:date="2026-06-24T14:42:00Z">
              <w:tcPr>
                <w:tcW w:w="0" w:type="auto"/>
              </w:tcPr>
            </w:tcPrChange>
          </w:tcPr>
          <w:p w14:paraId="4BED9C18" w14:textId="762E2635" w:rsidR="008A1B9C" w:rsidRPr="00F24057" w:rsidRDefault="00A24F0F" w:rsidP="4F8F4A64">
            <w:pPr>
              <w:keepNext w:val="0"/>
              <w:keepLines w:val="0"/>
              <w:jc w:val="center"/>
              <w:rPr>
                <w:rFonts w:cs="Times New Roman"/>
                <w:color w:val="000000"/>
              </w:rPr>
            </w:pPr>
            <w:bookmarkStart w:id="1876" w:name="_Toc1337119799"/>
            <w:r w:rsidRPr="00F24057">
              <w:rPr>
                <w:rFonts w:cs="Times New Roman"/>
                <w:color w:val="000000" w:themeColor="text1"/>
              </w:rPr>
              <w:t>3</w:t>
            </w:r>
            <w:r w:rsidR="008A1B9C" w:rsidRPr="00F24057">
              <w:rPr>
                <w:rFonts w:cs="Times New Roman"/>
                <w:color w:val="000000" w:themeColor="text1"/>
              </w:rPr>
              <w:t xml:space="preserve"> days</w:t>
            </w:r>
            <w:bookmarkEnd w:id="1876"/>
          </w:p>
        </w:tc>
        <w:tc>
          <w:tcPr>
            <w:tcW w:w="1544" w:type="dxa"/>
            <w:tcBorders>
              <w:top w:val="single" w:sz="4" w:space="0" w:color="auto"/>
              <w:left w:val="single" w:sz="4" w:space="0" w:color="auto"/>
              <w:bottom w:val="single" w:sz="4" w:space="0" w:color="auto"/>
              <w:right w:val="single" w:sz="4" w:space="0" w:color="auto"/>
            </w:tcBorders>
            <w:vAlign w:val="center"/>
            <w:tcPrChange w:id="1877" w:author="SUNG Kit (250405321)" w:date="2026-06-24T14:42:00Z">
              <w:tcPr>
                <w:tcW w:w="0" w:type="auto"/>
              </w:tcPr>
            </w:tcPrChange>
          </w:tcPr>
          <w:p w14:paraId="758A297F" w14:textId="175D8FD4" w:rsidR="008A1B9C" w:rsidRPr="00F24057" w:rsidRDefault="008A1B9C" w:rsidP="4F8F4A64">
            <w:pPr>
              <w:keepNext w:val="0"/>
              <w:keepLines w:val="0"/>
              <w:jc w:val="center"/>
              <w:rPr>
                <w:rFonts w:cs="Times New Roman"/>
                <w:color w:val="000000"/>
              </w:rPr>
            </w:pPr>
            <w:bookmarkStart w:id="1878" w:name="_Toc1142920734"/>
            <w:r w:rsidRPr="00F24057">
              <w:rPr>
                <w:rFonts w:cs="Times New Roman"/>
                <w:color w:val="000000" w:themeColor="text1"/>
              </w:rPr>
              <w:t>Sun 24-05-26</w:t>
            </w:r>
            <w:bookmarkEnd w:id="1878"/>
          </w:p>
        </w:tc>
        <w:tc>
          <w:tcPr>
            <w:tcW w:w="1515" w:type="dxa"/>
            <w:tcBorders>
              <w:top w:val="single" w:sz="4" w:space="0" w:color="auto"/>
              <w:left w:val="single" w:sz="4" w:space="0" w:color="auto"/>
              <w:bottom w:val="single" w:sz="4" w:space="0" w:color="auto"/>
              <w:right w:val="single" w:sz="4" w:space="0" w:color="auto"/>
            </w:tcBorders>
            <w:tcPrChange w:id="1879" w:author="SUNG Kit (250405321)" w:date="2026-06-24T14:42:00Z">
              <w:tcPr>
                <w:tcW w:w="0" w:type="auto"/>
              </w:tcPr>
            </w:tcPrChange>
          </w:tcPr>
          <w:p w14:paraId="5066D2BD" w14:textId="540EDD75" w:rsidR="008A1B9C" w:rsidRPr="00F24057" w:rsidRDefault="008A1B9C" w:rsidP="4F8F4A64">
            <w:pPr>
              <w:keepNext w:val="0"/>
              <w:keepLines w:val="0"/>
              <w:jc w:val="center"/>
              <w:rPr>
                <w:rFonts w:eastAsia="Times New Roman" w:cs="Times New Roman"/>
              </w:rPr>
            </w:pPr>
            <w:bookmarkStart w:id="1880" w:name="_Toc670849557"/>
            <w:r w:rsidRPr="00F24057">
              <w:rPr>
                <w:rFonts w:eastAsia="Times New Roman" w:cs="Times New Roman"/>
              </w:rPr>
              <w:t>Sung Kit</w:t>
            </w:r>
            <w:bookmarkEnd w:id="1880"/>
          </w:p>
        </w:tc>
      </w:tr>
      <w:tr w:rsidR="008A1B9C" w:rsidRPr="00F24057" w14:paraId="35F9E576" w14:textId="77777777"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881" w:author="SUNG Kit (250405321)" w:date="2026-06-24T14:42:00Z">
            <w:tblPrEx>
              <w:tblW w:w="7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882"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883" w:author="SUNG Kit (250405321)" w:date="2026-06-24T14:42:00Z">
              <w:tcPr>
                <w:tcW w:w="0" w:type="auto"/>
              </w:tcPr>
            </w:tcPrChange>
          </w:tcPr>
          <w:p w14:paraId="5F2E3049" w14:textId="4A030E27" w:rsidR="008A1B9C" w:rsidRPr="00F24057" w:rsidRDefault="008A1B9C" w:rsidP="4F8F4A64">
            <w:pPr>
              <w:rPr>
                <w:rFonts w:eastAsia="Times New Roman" w:cs="Times New Roman"/>
              </w:rPr>
            </w:pPr>
            <w:bookmarkStart w:id="1884" w:name="_Toc1729311250"/>
            <w:r w:rsidRPr="00F24057">
              <w:rPr>
                <w:rFonts w:eastAsia="Times New Roman" w:cs="Times New Roman"/>
              </w:rPr>
              <w:t>After-service Management</w:t>
            </w:r>
            <w:bookmarkEnd w:id="1884"/>
          </w:p>
        </w:tc>
        <w:tc>
          <w:tcPr>
            <w:tcW w:w="1012" w:type="dxa"/>
            <w:tcBorders>
              <w:top w:val="single" w:sz="4" w:space="0" w:color="auto"/>
              <w:left w:val="single" w:sz="4" w:space="0" w:color="auto"/>
              <w:bottom w:val="single" w:sz="4" w:space="0" w:color="auto"/>
              <w:right w:val="single" w:sz="4" w:space="0" w:color="auto"/>
            </w:tcBorders>
            <w:vAlign w:val="center"/>
            <w:tcPrChange w:id="1885" w:author="SUNG Kit (250405321)" w:date="2026-06-24T14:42:00Z">
              <w:tcPr>
                <w:tcW w:w="0" w:type="auto"/>
              </w:tcPr>
            </w:tcPrChange>
          </w:tcPr>
          <w:p w14:paraId="09FF36B1" w14:textId="5B931F0B" w:rsidR="008A1B9C" w:rsidRPr="00F24057" w:rsidRDefault="008A1B9C" w:rsidP="4F8F4A64">
            <w:pPr>
              <w:keepNext w:val="0"/>
              <w:keepLines w:val="0"/>
              <w:jc w:val="center"/>
              <w:rPr>
                <w:rFonts w:cs="Times New Roman"/>
                <w:color w:val="000000"/>
              </w:rPr>
            </w:pPr>
            <w:bookmarkStart w:id="1886" w:name="_Toc2132614198"/>
            <w:r w:rsidRPr="00F24057">
              <w:rPr>
                <w:rFonts w:cs="Times New Roman"/>
                <w:color w:val="000000" w:themeColor="text1"/>
              </w:rPr>
              <w:t>5 days</w:t>
            </w:r>
            <w:bookmarkEnd w:id="1886"/>
          </w:p>
        </w:tc>
        <w:tc>
          <w:tcPr>
            <w:tcW w:w="1544" w:type="dxa"/>
            <w:tcBorders>
              <w:top w:val="single" w:sz="4" w:space="0" w:color="auto"/>
              <w:left w:val="single" w:sz="4" w:space="0" w:color="auto"/>
              <w:bottom w:val="single" w:sz="4" w:space="0" w:color="auto"/>
              <w:right w:val="single" w:sz="4" w:space="0" w:color="auto"/>
            </w:tcBorders>
            <w:vAlign w:val="center"/>
            <w:tcPrChange w:id="1887" w:author="SUNG Kit (250405321)" w:date="2026-06-24T14:42:00Z">
              <w:tcPr>
                <w:tcW w:w="0" w:type="auto"/>
              </w:tcPr>
            </w:tcPrChange>
          </w:tcPr>
          <w:p w14:paraId="1EE1D36F" w14:textId="4786F54F" w:rsidR="008A1B9C" w:rsidRPr="00F24057" w:rsidRDefault="008A1B9C" w:rsidP="4F8F4A64">
            <w:pPr>
              <w:keepNext w:val="0"/>
              <w:keepLines w:val="0"/>
              <w:jc w:val="center"/>
              <w:rPr>
                <w:rFonts w:cs="Times New Roman"/>
                <w:color w:val="000000"/>
              </w:rPr>
            </w:pPr>
            <w:bookmarkStart w:id="1888" w:name="_Toc1853721360"/>
            <w:r w:rsidRPr="00F24057">
              <w:rPr>
                <w:rFonts w:cs="Times New Roman"/>
                <w:color w:val="000000" w:themeColor="text1"/>
              </w:rPr>
              <w:t>Sun 24-05-26</w:t>
            </w:r>
            <w:bookmarkEnd w:id="1888"/>
          </w:p>
        </w:tc>
        <w:tc>
          <w:tcPr>
            <w:tcW w:w="1515" w:type="dxa"/>
            <w:tcBorders>
              <w:top w:val="single" w:sz="4" w:space="0" w:color="auto"/>
              <w:left w:val="single" w:sz="4" w:space="0" w:color="auto"/>
              <w:bottom w:val="single" w:sz="4" w:space="0" w:color="auto"/>
              <w:right w:val="single" w:sz="4" w:space="0" w:color="auto"/>
            </w:tcBorders>
            <w:tcPrChange w:id="1889" w:author="SUNG Kit (250405321)" w:date="2026-06-24T14:42:00Z">
              <w:tcPr>
                <w:tcW w:w="0" w:type="auto"/>
              </w:tcPr>
            </w:tcPrChange>
          </w:tcPr>
          <w:p w14:paraId="58790677" w14:textId="4FF5C02C" w:rsidR="008A1B9C" w:rsidRPr="00F24057" w:rsidRDefault="008A1B9C" w:rsidP="4F8F4A64">
            <w:pPr>
              <w:keepNext w:val="0"/>
              <w:keepLines w:val="0"/>
              <w:jc w:val="center"/>
              <w:rPr>
                <w:rFonts w:eastAsia="Times New Roman" w:cs="Times New Roman"/>
              </w:rPr>
            </w:pPr>
            <w:bookmarkStart w:id="1890" w:name="_Toc860719859"/>
            <w:r w:rsidRPr="00F24057">
              <w:rPr>
                <w:rFonts w:eastAsia="Times New Roman" w:cs="Times New Roman"/>
              </w:rPr>
              <w:t>Sung Kit</w:t>
            </w:r>
            <w:bookmarkEnd w:id="1890"/>
          </w:p>
        </w:tc>
      </w:tr>
      <w:tr w:rsidR="008A1B9C" w:rsidRPr="00F24057" w14:paraId="165BAEC7" w14:textId="77777777"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891" w:author="SUNG Kit (250405321)" w:date="2026-06-24T14:42:00Z">
            <w:tblPrEx>
              <w:tblW w:w="7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892"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893" w:author="SUNG Kit (250405321)" w:date="2026-06-24T14:42:00Z">
              <w:tcPr>
                <w:tcW w:w="0" w:type="auto"/>
              </w:tcPr>
            </w:tcPrChange>
          </w:tcPr>
          <w:p w14:paraId="39E50550" w14:textId="3C7A2A3D" w:rsidR="008A1B9C" w:rsidRPr="00F24057" w:rsidRDefault="008A1B9C" w:rsidP="4F8F4A64">
            <w:pPr>
              <w:keepNext w:val="0"/>
              <w:keepLines w:val="0"/>
              <w:rPr>
                <w:rFonts w:cs="Times New Roman"/>
              </w:rPr>
            </w:pPr>
            <w:bookmarkStart w:id="1894" w:name="_Toc1489771696"/>
            <w:r w:rsidRPr="00F24057">
              <w:rPr>
                <w:rFonts w:eastAsia="Times New Roman" w:cs="Times New Roman"/>
              </w:rPr>
              <w:t>Master Data Maintenance</w:t>
            </w:r>
            <w:bookmarkEnd w:id="1894"/>
          </w:p>
        </w:tc>
        <w:tc>
          <w:tcPr>
            <w:tcW w:w="1012" w:type="dxa"/>
            <w:tcBorders>
              <w:top w:val="single" w:sz="4" w:space="0" w:color="auto"/>
              <w:left w:val="single" w:sz="4" w:space="0" w:color="auto"/>
              <w:bottom w:val="single" w:sz="4" w:space="0" w:color="auto"/>
              <w:right w:val="single" w:sz="4" w:space="0" w:color="auto"/>
            </w:tcBorders>
            <w:vAlign w:val="center"/>
            <w:tcPrChange w:id="1895" w:author="SUNG Kit (250405321)" w:date="2026-06-24T14:42:00Z">
              <w:tcPr>
                <w:tcW w:w="0" w:type="auto"/>
              </w:tcPr>
            </w:tcPrChange>
          </w:tcPr>
          <w:p w14:paraId="220992BD" w14:textId="1D7673F9" w:rsidR="008A1B9C" w:rsidRPr="00F24057" w:rsidRDefault="00A24F0F" w:rsidP="4F8F4A64">
            <w:pPr>
              <w:keepNext w:val="0"/>
              <w:keepLines w:val="0"/>
              <w:jc w:val="center"/>
              <w:rPr>
                <w:rFonts w:cs="Times New Roman"/>
                <w:color w:val="000000"/>
              </w:rPr>
            </w:pPr>
            <w:bookmarkStart w:id="1896" w:name="_Toc313770338"/>
            <w:r w:rsidRPr="00F24057">
              <w:rPr>
                <w:rFonts w:cs="Times New Roman"/>
                <w:color w:val="000000" w:themeColor="text1"/>
              </w:rPr>
              <w:t>15</w:t>
            </w:r>
            <w:r w:rsidR="008A1B9C" w:rsidRPr="00F24057">
              <w:rPr>
                <w:rFonts w:cs="Times New Roman"/>
                <w:color w:val="000000" w:themeColor="text1"/>
              </w:rPr>
              <w:t xml:space="preserve"> days</w:t>
            </w:r>
            <w:bookmarkEnd w:id="1896"/>
          </w:p>
        </w:tc>
        <w:tc>
          <w:tcPr>
            <w:tcW w:w="1544" w:type="dxa"/>
            <w:tcBorders>
              <w:top w:val="single" w:sz="4" w:space="0" w:color="auto"/>
              <w:left w:val="single" w:sz="4" w:space="0" w:color="auto"/>
              <w:bottom w:val="single" w:sz="4" w:space="0" w:color="auto"/>
              <w:right w:val="single" w:sz="4" w:space="0" w:color="auto"/>
            </w:tcBorders>
            <w:vAlign w:val="center"/>
            <w:tcPrChange w:id="1897" w:author="SUNG Kit (250405321)" w:date="2026-06-24T14:42:00Z">
              <w:tcPr>
                <w:tcW w:w="0" w:type="auto"/>
              </w:tcPr>
            </w:tcPrChange>
          </w:tcPr>
          <w:p w14:paraId="644F0F29" w14:textId="33B034F0" w:rsidR="008A1B9C" w:rsidRPr="00F24057" w:rsidRDefault="008A1B9C" w:rsidP="4F8F4A64">
            <w:pPr>
              <w:keepNext w:val="0"/>
              <w:keepLines w:val="0"/>
              <w:jc w:val="center"/>
              <w:rPr>
                <w:rFonts w:cs="Times New Roman"/>
                <w:color w:val="000000"/>
              </w:rPr>
            </w:pPr>
            <w:bookmarkStart w:id="1898" w:name="_Toc1297827283"/>
            <w:r w:rsidRPr="00F24057">
              <w:rPr>
                <w:rFonts w:cs="Times New Roman"/>
                <w:color w:val="000000" w:themeColor="text1"/>
              </w:rPr>
              <w:t>Sun 24-05-26</w:t>
            </w:r>
            <w:bookmarkEnd w:id="1898"/>
          </w:p>
        </w:tc>
        <w:tc>
          <w:tcPr>
            <w:tcW w:w="1515" w:type="dxa"/>
            <w:tcBorders>
              <w:top w:val="single" w:sz="4" w:space="0" w:color="auto"/>
              <w:left w:val="single" w:sz="4" w:space="0" w:color="auto"/>
              <w:bottom w:val="single" w:sz="4" w:space="0" w:color="auto"/>
              <w:right w:val="single" w:sz="4" w:space="0" w:color="auto"/>
            </w:tcBorders>
            <w:tcPrChange w:id="1899" w:author="SUNG Kit (250405321)" w:date="2026-06-24T14:42:00Z">
              <w:tcPr>
                <w:tcW w:w="0" w:type="auto"/>
              </w:tcPr>
            </w:tcPrChange>
          </w:tcPr>
          <w:p w14:paraId="48058211" w14:textId="7C3B2060" w:rsidR="008A1B9C" w:rsidRPr="00F24057" w:rsidRDefault="008A1B9C" w:rsidP="4F8F4A64">
            <w:pPr>
              <w:keepNext w:val="0"/>
              <w:keepLines w:val="0"/>
              <w:jc w:val="center"/>
              <w:rPr>
                <w:rFonts w:eastAsia="Times New Roman" w:cs="Times New Roman"/>
              </w:rPr>
            </w:pPr>
            <w:bookmarkStart w:id="1900" w:name="_Toc198551030"/>
            <w:r w:rsidRPr="00F24057">
              <w:rPr>
                <w:rFonts w:eastAsia="Times New Roman" w:cs="Times New Roman"/>
              </w:rPr>
              <w:t>Sung Kit</w:t>
            </w:r>
            <w:bookmarkEnd w:id="1900"/>
          </w:p>
        </w:tc>
      </w:tr>
      <w:tr w:rsidR="008A1B9C" w:rsidRPr="00F24057" w14:paraId="62D41259" w14:textId="77777777"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901" w:author="SUNG Kit (250405321)" w:date="2026-06-24T14:42:00Z">
            <w:tblPrEx>
              <w:tblW w:w="7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902"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903" w:author="SUNG Kit (250405321)" w:date="2026-06-24T14:42:00Z">
              <w:tcPr>
                <w:tcW w:w="0" w:type="auto"/>
              </w:tcPr>
            </w:tcPrChange>
          </w:tcPr>
          <w:p w14:paraId="1984CF86" w14:textId="379ED94D" w:rsidR="008A1B9C" w:rsidRPr="00F24057" w:rsidRDefault="008A1B9C" w:rsidP="4F8F4A64">
            <w:pPr>
              <w:keepNext w:val="0"/>
              <w:keepLines w:val="0"/>
              <w:rPr>
                <w:rFonts w:cs="Times New Roman"/>
              </w:rPr>
            </w:pPr>
            <w:bookmarkStart w:id="1904" w:name="_Toc363196665"/>
            <w:r w:rsidRPr="00F24057">
              <w:rPr>
                <w:rFonts w:eastAsia="Times New Roman" w:cs="Times New Roman"/>
              </w:rPr>
              <w:t>System Security &amp; Control</w:t>
            </w:r>
            <w:bookmarkEnd w:id="1904"/>
          </w:p>
        </w:tc>
        <w:tc>
          <w:tcPr>
            <w:tcW w:w="1012" w:type="dxa"/>
            <w:tcBorders>
              <w:top w:val="single" w:sz="4" w:space="0" w:color="auto"/>
              <w:left w:val="single" w:sz="4" w:space="0" w:color="auto"/>
              <w:bottom w:val="single" w:sz="4" w:space="0" w:color="auto"/>
              <w:right w:val="single" w:sz="4" w:space="0" w:color="auto"/>
            </w:tcBorders>
            <w:vAlign w:val="center"/>
            <w:tcPrChange w:id="1905" w:author="SUNG Kit (250405321)" w:date="2026-06-24T14:42:00Z">
              <w:tcPr>
                <w:tcW w:w="0" w:type="auto"/>
              </w:tcPr>
            </w:tcPrChange>
          </w:tcPr>
          <w:p w14:paraId="1719F4DD" w14:textId="4708DD11" w:rsidR="008A1B9C" w:rsidRPr="00F24057" w:rsidRDefault="008A1B9C" w:rsidP="4F8F4A64">
            <w:pPr>
              <w:keepNext w:val="0"/>
              <w:keepLines w:val="0"/>
              <w:jc w:val="center"/>
              <w:rPr>
                <w:rFonts w:cs="Times New Roman"/>
                <w:color w:val="000000"/>
              </w:rPr>
            </w:pPr>
            <w:bookmarkStart w:id="1906" w:name="_Toc731446536"/>
            <w:r w:rsidRPr="00F24057">
              <w:rPr>
                <w:rFonts w:cs="Times New Roman"/>
                <w:color w:val="000000" w:themeColor="text1"/>
              </w:rPr>
              <w:t>5 days</w:t>
            </w:r>
            <w:bookmarkEnd w:id="1906"/>
          </w:p>
        </w:tc>
        <w:tc>
          <w:tcPr>
            <w:tcW w:w="1544" w:type="dxa"/>
            <w:tcBorders>
              <w:top w:val="single" w:sz="4" w:space="0" w:color="auto"/>
              <w:left w:val="single" w:sz="4" w:space="0" w:color="auto"/>
              <w:bottom w:val="single" w:sz="4" w:space="0" w:color="auto"/>
              <w:right w:val="single" w:sz="4" w:space="0" w:color="auto"/>
            </w:tcBorders>
            <w:vAlign w:val="center"/>
            <w:tcPrChange w:id="1907" w:author="SUNG Kit (250405321)" w:date="2026-06-24T14:42:00Z">
              <w:tcPr>
                <w:tcW w:w="0" w:type="auto"/>
              </w:tcPr>
            </w:tcPrChange>
          </w:tcPr>
          <w:p w14:paraId="59D38A11" w14:textId="6D0AC373" w:rsidR="008A1B9C" w:rsidRPr="00F24057" w:rsidRDefault="008A1B9C" w:rsidP="4F8F4A64">
            <w:pPr>
              <w:keepNext w:val="0"/>
              <w:keepLines w:val="0"/>
              <w:jc w:val="center"/>
              <w:rPr>
                <w:rFonts w:cs="Times New Roman"/>
                <w:color w:val="000000"/>
              </w:rPr>
            </w:pPr>
            <w:bookmarkStart w:id="1908" w:name="_Toc1440605410"/>
            <w:r w:rsidRPr="00F24057">
              <w:rPr>
                <w:rFonts w:cs="Times New Roman"/>
                <w:color w:val="000000" w:themeColor="text1"/>
              </w:rPr>
              <w:t>Sun 24-05-26</w:t>
            </w:r>
            <w:bookmarkEnd w:id="1908"/>
          </w:p>
        </w:tc>
        <w:tc>
          <w:tcPr>
            <w:tcW w:w="1515" w:type="dxa"/>
            <w:tcBorders>
              <w:top w:val="single" w:sz="4" w:space="0" w:color="auto"/>
              <w:left w:val="single" w:sz="4" w:space="0" w:color="auto"/>
              <w:bottom w:val="single" w:sz="4" w:space="0" w:color="auto"/>
              <w:right w:val="single" w:sz="4" w:space="0" w:color="auto"/>
            </w:tcBorders>
            <w:tcPrChange w:id="1909" w:author="SUNG Kit (250405321)" w:date="2026-06-24T14:42:00Z">
              <w:tcPr>
                <w:tcW w:w="0" w:type="auto"/>
              </w:tcPr>
            </w:tcPrChange>
          </w:tcPr>
          <w:p w14:paraId="23648877" w14:textId="39E06482" w:rsidR="008A1B9C" w:rsidRPr="00F24057" w:rsidRDefault="008A1B9C" w:rsidP="4F8F4A64">
            <w:pPr>
              <w:keepNext w:val="0"/>
              <w:keepLines w:val="0"/>
              <w:jc w:val="center"/>
              <w:rPr>
                <w:rFonts w:eastAsia="Times New Roman" w:cs="Times New Roman"/>
              </w:rPr>
            </w:pPr>
            <w:bookmarkStart w:id="1910" w:name="_Toc396321786"/>
            <w:r w:rsidRPr="00F24057">
              <w:rPr>
                <w:rFonts w:eastAsia="Times New Roman" w:cs="Times New Roman"/>
              </w:rPr>
              <w:t>Sung Kit</w:t>
            </w:r>
            <w:bookmarkEnd w:id="1910"/>
          </w:p>
        </w:tc>
      </w:tr>
      <w:tr w:rsidR="008A1B9C" w:rsidRPr="00F24057" w14:paraId="4265844D" w14:textId="77777777"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911" w:author="SUNG Kit (250405321)" w:date="2026-06-24T14:42:00Z">
            <w:tblPrEx>
              <w:tblW w:w="7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912"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913" w:author="SUNG Kit (250405321)" w:date="2026-06-24T14:42:00Z">
              <w:tcPr>
                <w:tcW w:w="0" w:type="auto"/>
              </w:tcPr>
            </w:tcPrChange>
          </w:tcPr>
          <w:p w14:paraId="736A0838" w14:textId="005740B5" w:rsidR="008A1B9C" w:rsidRPr="00F24057" w:rsidRDefault="008A1B9C" w:rsidP="4F8F4A64">
            <w:pPr>
              <w:keepNext w:val="0"/>
              <w:keepLines w:val="0"/>
              <w:rPr>
                <w:rFonts w:cs="Times New Roman"/>
                <w:color w:val="000000"/>
              </w:rPr>
            </w:pPr>
            <w:bookmarkStart w:id="1914" w:name="_Toc241462879"/>
            <w:r w:rsidRPr="00F24057">
              <w:rPr>
                <w:rFonts w:eastAsia="Times New Roman" w:cs="Times New Roman"/>
              </w:rPr>
              <w:t>Database Implementation</w:t>
            </w:r>
            <w:bookmarkEnd w:id="1914"/>
          </w:p>
        </w:tc>
        <w:tc>
          <w:tcPr>
            <w:tcW w:w="1012" w:type="dxa"/>
            <w:tcBorders>
              <w:top w:val="single" w:sz="4" w:space="0" w:color="auto"/>
              <w:left w:val="single" w:sz="4" w:space="0" w:color="auto"/>
              <w:bottom w:val="single" w:sz="4" w:space="0" w:color="auto"/>
              <w:right w:val="single" w:sz="4" w:space="0" w:color="auto"/>
            </w:tcBorders>
            <w:vAlign w:val="center"/>
            <w:tcPrChange w:id="1915" w:author="SUNG Kit (250405321)" w:date="2026-06-24T14:42:00Z">
              <w:tcPr>
                <w:tcW w:w="0" w:type="auto"/>
              </w:tcPr>
            </w:tcPrChange>
          </w:tcPr>
          <w:p w14:paraId="45CA34DE" w14:textId="5B38528E" w:rsidR="008A1B9C" w:rsidRPr="00F24057" w:rsidRDefault="00A24F0F" w:rsidP="4F8F4A64">
            <w:pPr>
              <w:keepNext w:val="0"/>
              <w:keepLines w:val="0"/>
              <w:jc w:val="center"/>
              <w:rPr>
                <w:rFonts w:cs="Times New Roman"/>
                <w:color w:val="000000"/>
              </w:rPr>
            </w:pPr>
            <w:bookmarkStart w:id="1916" w:name="_Toc1519633977"/>
            <w:r w:rsidRPr="00F24057">
              <w:rPr>
                <w:rFonts w:cs="Times New Roman"/>
                <w:color w:val="000000" w:themeColor="text1"/>
              </w:rPr>
              <w:t>3</w:t>
            </w:r>
            <w:r w:rsidR="008A1B9C" w:rsidRPr="00F24057">
              <w:rPr>
                <w:rFonts w:cs="Times New Roman"/>
                <w:color w:val="000000" w:themeColor="text1"/>
              </w:rPr>
              <w:t xml:space="preserve"> days</w:t>
            </w:r>
            <w:bookmarkEnd w:id="1916"/>
          </w:p>
        </w:tc>
        <w:tc>
          <w:tcPr>
            <w:tcW w:w="1544" w:type="dxa"/>
            <w:tcBorders>
              <w:top w:val="single" w:sz="4" w:space="0" w:color="auto"/>
              <w:left w:val="single" w:sz="4" w:space="0" w:color="auto"/>
              <w:bottom w:val="single" w:sz="4" w:space="0" w:color="auto"/>
              <w:right w:val="single" w:sz="4" w:space="0" w:color="auto"/>
            </w:tcBorders>
            <w:vAlign w:val="center"/>
            <w:tcPrChange w:id="1917" w:author="SUNG Kit (250405321)" w:date="2026-06-24T14:42:00Z">
              <w:tcPr>
                <w:tcW w:w="0" w:type="auto"/>
              </w:tcPr>
            </w:tcPrChange>
          </w:tcPr>
          <w:p w14:paraId="795B1178" w14:textId="5B88F0D5" w:rsidR="008A1B9C" w:rsidRPr="00F24057" w:rsidRDefault="008A1B9C" w:rsidP="4F8F4A64">
            <w:pPr>
              <w:keepNext w:val="0"/>
              <w:keepLines w:val="0"/>
              <w:jc w:val="center"/>
              <w:rPr>
                <w:rFonts w:cs="Times New Roman"/>
                <w:color w:val="000000"/>
              </w:rPr>
            </w:pPr>
            <w:bookmarkStart w:id="1918" w:name="_Toc1560024906"/>
            <w:r w:rsidRPr="00F24057">
              <w:rPr>
                <w:rFonts w:cs="Times New Roman"/>
                <w:color w:val="000000" w:themeColor="text1"/>
              </w:rPr>
              <w:t>Sun 24-05-26</w:t>
            </w:r>
            <w:bookmarkEnd w:id="1918"/>
          </w:p>
        </w:tc>
        <w:tc>
          <w:tcPr>
            <w:tcW w:w="1515" w:type="dxa"/>
            <w:tcBorders>
              <w:top w:val="single" w:sz="4" w:space="0" w:color="auto"/>
              <w:left w:val="single" w:sz="4" w:space="0" w:color="auto"/>
              <w:bottom w:val="single" w:sz="4" w:space="0" w:color="auto"/>
              <w:right w:val="single" w:sz="4" w:space="0" w:color="auto"/>
            </w:tcBorders>
            <w:tcPrChange w:id="1919" w:author="SUNG Kit (250405321)" w:date="2026-06-24T14:42:00Z">
              <w:tcPr>
                <w:tcW w:w="0" w:type="auto"/>
              </w:tcPr>
            </w:tcPrChange>
          </w:tcPr>
          <w:p w14:paraId="35BA2D38" w14:textId="46B67961" w:rsidR="008A1B9C" w:rsidRPr="00F24057" w:rsidRDefault="008A1B9C" w:rsidP="4F8F4A64">
            <w:pPr>
              <w:keepNext w:val="0"/>
              <w:keepLines w:val="0"/>
              <w:jc w:val="center"/>
              <w:rPr>
                <w:rFonts w:eastAsia="Times New Roman" w:cs="Times New Roman"/>
              </w:rPr>
            </w:pPr>
            <w:bookmarkStart w:id="1920" w:name="_Toc1615770224"/>
            <w:r w:rsidRPr="00F24057">
              <w:rPr>
                <w:rFonts w:eastAsia="Times New Roman" w:cs="Times New Roman"/>
              </w:rPr>
              <w:t>Chan Ho Yin</w:t>
            </w:r>
            <w:bookmarkEnd w:id="1920"/>
          </w:p>
        </w:tc>
      </w:tr>
      <w:tr w:rsidR="008A1B9C" w:rsidRPr="00F24057" w14:paraId="62C2F923" w14:textId="77777777" w:rsidTr="56149C86">
        <w:tblPrEx>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1921" w:author="SUNG Kit (250405321)" w:date="2026-06-24T14:42:00Z">
            <w:tblPrEx>
              <w:tblW w:w="7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300"/>
          <w:trPrChange w:id="1922" w:author="SUNG Kit (250405321)" w:date="2026-06-24T14:42:00Z">
            <w:trPr>
              <w:gridAfter w:val="0"/>
            </w:trPr>
          </w:trPrChange>
        </w:trPr>
        <w:tc>
          <w:tcPr>
            <w:tcW w:w="3855" w:type="dxa"/>
            <w:tcBorders>
              <w:top w:val="single" w:sz="4" w:space="0" w:color="auto"/>
              <w:left w:val="single" w:sz="4" w:space="0" w:color="auto"/>
              <w:bottom w:val="single" w:sz="4" w:space="0" w:color="auto"/>
              <w:right w:val="single" w:sz="4" w:space="0" w:color="auto"/>
            </w:tcBorders>
            <w:vAlign w:val="center"/>
            <w:tcPrChange w:id="1923" w:author="SUNG Kit (250405321)" w:date="2026-06-24T14:42:00Z">
              <w:tcPr>
                <w:tcW w:w="0" w:type="auto"/>
              </w:tcPr>
            </w:tcPrChange>
          </w:tcPr>
          <w:p w14:paraId="5E5A1AF7" w14:textId="6E55E198" w:rsidR="008A1B9C" w:rsidRPr="00F24057" w:rsidRDefault="008A1B9C" w:rsidP="4F8F4A64">
            <w:pPr>
              <w:keepNext w:val="0"/>
              <w:keepLines w:val="0"/>
              <w:rPr>
                <w:rFonts w:cs="Times New Roman"/>
                <w:color w:val="000000"/>
              </w:rPr>
            </w:pPr>
            <w:bookmarkStart w:id="1924" w:name="_Toc489804434"/>
            <w:r w:rsidRPr="00F24057">
              <w:rPr>
                <w:rFonts w:eastAsia="Times New Roman" w:cs="Times New Roman"/>
              </w:rPr>
              <w:t>Statistical Reports</w:t>
            </w:r>
            <w:bookmarkEnd w:id="1924"/>
          </w:p>
        </w:tc>
        <w:tc>
          <w:tcPr>
            <w:tcW w:w="1012" w:type="dxa"/>
            <w:tcBorders>
              <w:top w:val="single" w:sz="4" w:space="0" w:color="auto"/>
              <w:left w:val="single" w:sz="4" w:space="0" w:color="auto"/>
              <w:bottom w:val="single" w:sz="4" w:space="0" w:color="auto"/>
              <w:right w:val="single" w:sz="4" w:space="0" w:color="auto"/>
            </w:tcBorders>
            <w:vAlign w:val="center"/>
            <w:tcPrChange w:id="1925" w:author="SUNG Kit (250405321)" w:date="2026-06-24T14:42:00Z">
              <w:tcPr>
                <w:tcW w:w="0" w:type="auto"/>
              </w:tcPr>
            </w:tcPrChange>
          </w:tcPr>
          <w:p w14:paraId="41C96D04" w14:textId="308A1160" w:rsidR="008A1B9C" w:rsidRPr="00F24057" w:rsidRDefault="008A1B9C" w:rsidP="4F8F4A64">
            <w:pPr>
              <w:keepNext w:val="0"/>
              <w:keepLines w:val="0"/>
              <w:jc w:val="center"/>
              <w:rPr>
                <w:rFonts w:cs="Times New Roman"/>
                <w:color w:val="000000"/>
              </w:rPr>
            </w:pPr>
            <w:bookmarkStart w:id="1926" w:name="_Toc1655957551"/>
            <w:r w:rsidRPr="00F24057">
              <w:rPr>
                <w:rFonts w:cs="Times New Roman"/>
                <w:color w:val="000000" w:themeColor="text1"/>
              </w:rPr>
              <w:t>5 days</w:t>
            </w:r>
            <w:bookmarkEnd w:id="1926"/>
          </w:p>
        </w:tc>
        <w:tc>
          <w:tcPr>
            <w:tcW w:w="1544" w:type="dxa"/>
            <w:tcBorders>
              <w:top w:val="single" w:sz="4" w:space="0" w:color="auto"/>
              <w:left w:val="single" w:sz="4" w:space="0" w:color="auto"/>
              <w:bottom w:val="single" w:sz="4" w:space="0" w:color="auto"/>
              <w:right w:val="single" w:sz="4" w:space="0" w:color="auto"/>
            </w:tcBorders>
            <w:vAlign w:val="center"/>
            <w:tcPrChange w:id="1927" w:author="SUNG Kit (250405321)" w:date="2026-06-24T14:42:00Z">
              <w:tcPr>
                <w:tcW w:w="0" w:type="auto"/>
              </w:tcPr>
            </w:tcPrChange>
          </w:tcPr>
          <w:p w14:paraId="676812E2" w14:textId="55253752" w:rsidR="008A1B9C" w:rsidRPr="00F24057" w:rsidRDefault="008A1B9C" w:rsidP="4F8F4A64">
            <w:pPr>
              <w:keepNext w:val="0"/>
              <w:keepLines w:val="0"/>
              <w:jc w:val="center"/>
              <w:rPr>
                <w:rFonts w:cs="Times New Roman"/>
                <w:color w:val="000000"/>
              </w:rPr>
            </w:pPr>
            <w:bookmarkStart w:id="1928" w:name="_Toc1527341798"/>
            <w:r w:rsidRPr="00F24057">
              <w:rPr>
                <w:rFonts w:cs="Times New Roman"/>
                <w:color w:val="000000" w:themeColor="text1"/>
              </w:rPr>
              <w:t>Sun 24-05-26</w:t>
            </w:r>
            <w:bookmarkEnd w:id="1928"/>
          </w:p>
        </w:tc>
        <w:tc>
          <w:tcPr>
            <w:tcW w:w="1515" w:type="dxa"/>
            <w:tcBorders>
              <w:top w:val="single" w:sz="4" w:space="0" w:color="auto"/>
              <w:left w:val="single" w:sz="4" w:space="0" w:color="auto"/>
              <w:bottom w:val="single" w:sz="4" w:space="0" w:color="auto"/>
              <w:right w:val="single" w:sz="4" w:space="0" w:color="auto"/>
            </w:tcBorders>
            <w:tcPrChange w:id="1929" w:author="SUNG Kit (250405321)" w:date="2026-06-24T14:42:00Z">
              <w:tcPr>
                <w:tcW w:w="0" w:type="auto"/>
              </w:tcPr>
            </w:tcPrChange>
          </w:tcPr>
          <w:p w14:paraId="1EA95F8A" w14:textId="7A7355C1" w:rsidR="008A1B9C" w:rsidRPr="00F24057" w:rsidRDefault="008A1B9C" w:rsidP="4F8F4A64">
            <w:pPr>
              <w:keepNext w:val="0"/>
              <w:keepLines w:val="0"/>
              <w:jc w:val="center"/>
              <w:rPr>
                <w:rFonts w:eastAsia="Times New Roman" w:cs="Times New Roman"/>
              </w:rPr>
            </w:pPr>
            <w:bookmarkStart w:id="1930" w:name="_Toc1350421967"/>
            <w:r w:rsidRPr="00F24057">
              <w:rPr>
                <w:rFonts w:eastAsia="Times New Roman" w:cs="Times New Roman"/>
              </w:rPr>
              <w:t>Chan Ho Yin</w:t>
            </w:r>
            <w:bookmarkEnd w:id="1930"/>
          </w:p>
        </w:tc>
      </w:tr>
    </w:tbl>
    <w:p w14:paraId="01986B2D" w14:textId="77777777" w:rsidR="00D03C21" w:rsidRPr="00F24057" w:rsidRDefault="00D03C21" w:rsidP="4F8F4A64">
      <w:pPr>
        <w:keepNext w:val="0"/>
        <w:keepLines w:val="0"/>
        <w:spacing w:after="160"/>
        <w:rPr>
          <w:rFonts w:cs="Times New Roman"/>
          <w:sz w:val="32"/>
          <w:szCs w:val="32"/>
          <w:lang w:val="en-GB"/>
        </w:rPr>
      </w:pPr>
      <w:r w:rsidRPr="00F24057">
        <w:rPr>
          <w:rFonts w:cs="Times New Roman"/>
        </w:rPr>
        <w:br w:type="page"/>
      </w:r>
    </w:p>
    <w:p w14:paraId="6FF12B12" w14:textId="4ADD8F00" w:rsidR="7D8C6AC8" w:rsidRPr="00F24057" w:rsidRDefault="31CD2F7C" w:rsidP="4EEDA9C0">
      <w:pPr>
        <w:pStyle w:val="Heading1"/>
        <w:rPr>
          <w:rFonts w:cs="Times New Roman"/>
        </w:rPr>
      </w:pPr>
      <w:bookmarkStart w:id="1931" w:name="_Toc581775828"/>
      <w:bookmarkStart w:id="1932" w:name="_Toc1237880147"/>
      <w:bookmarkStart w:id="1933" w:name="_Toc233377610"/>
      <w:bookmarkStart w:id="1934" w:name="_Toc895960228"/>
      <w:bookmarkStart w:id="1935" w:name="_Toc233378249"/>
      <w:r w:rsidRPr="09E374B7">
        <w:rPr>
          <w:rFonts w:cs="Times New Roman"/>
        </w:rPr>
        <w:t>20</w:t>
      </w:r>
      <w:r w:rsidR="16D644F8" w:rsidRPr="00F24057">
        <w:rPr>
          <w:rFonts w:cs="Times New Roman"/>
        </w:rPr>
        <w:t>.</w:t>
      </w:r>
      <w:r w:rsidR="623F091C" w:rsidRPr="00F24057">
        <w:rPr>
          <w:rFonts w:cs="Times New Roman"/>
        </w:rPr>
        <w:t xml:space="preserve"> Reference</w:t>
      </w:r>
      <w:bookmarkEnd w:id="1931"/>
      <w:bookmarkEnd w:id="1932"/>
      <w:bookmarkEnd w:id="1933"/>
      <w:bookmarkEnd w:id="1934"/>
      <w:bookmarkEnd w:id="1935"/>
    </w:p>
    <w:p w14:paraId="51EC5592" w14:textId="77777777" w:rsidR="008B47E6" w:rsidRPr="00F24057" w:rsidRDefault="008B47E6" w:rsidP="006A3746">
      <w:pPr>
        <w:pStyle w:val="ListParagraph"/>
        <w:numPr>
          <w:ilvl w:val="0"/>
          <w:numId w:val="1"/>
        </w:numPr>
        <w:spacing w:line="276" w:lineRule="auto"/>
        <w:rPr>
          <w:rFonts w:eastAsia="Times New Roman" w:cs="Times New Roman"/>
        </w:rPr>
      </w:pPr>
      <w:proofErr w:type="spellStart"/>
      <w:r w:rsidRPr="00F24057">
        <w:rPr>
          <w:rFonts w:eastAsia="Times New Roman" w:cs="Times New Roman"/>
        </w:rPr>
        <w:t>Tophoj</w:t>
      </w:r>
      <w:proofErr w:type="spellEnd"/>
      <w:r w:rsidRPr="00F24057">
        <w:rPr>
          <w:rFonts w:eastAsia="Times New Roman" w:cs="Times New Roman"/>
        </w:rPr>
        <w:t xml:space="preserve">, M. (2026, February 19). </w:t>
      </w:r>
      <w:r w:rsidRPr="00F24057">
        <w:rPr>
          <w:rFonts w:eastAsia="Times New Roman" w:cs="Times New Roman"/>
          <w:i/>
        </w:rPr>
        <w:t xml:space="preserve">What is B2C </w:t>
      </w:r>
      <w:proofErr w:type="gramStart"/>
      <w:r w:rsidRPr="00F24057">
        <w:rPr>
          <w:rFonts w:eastAsia="Times New Roman" w:cs="Times New Roman"/>
          <w:i/>
        </w:rPr>
        <w:t>Marketing?:</w:t>
      </w:r>
      <w:proofErr w:type="gramEnd"/>
      <w:r w:rsidRPr="00F24057">
        <w:rPr>
          <w:rFonts w:eastAsia="Times New Roman" w:cs="Times New Roman"/>
          <w:i/>
        </w:rPr>
        <w:t xml:space="preserve"> Definition, Challenges &amp; Tips | SAP Engagement Cloud</w:t>
      </w:r>
      <w:r w:rsidRPr="00F24057">
        <w:rPr>
          <w:rFonts w:eastAsia="Times New Roman" w:cs="Times New Roman"/>
        </w:rPr>
        <w:t>. SAP Engagement Cloud. https://emarsys.com/learn/blog/what-is-b2c-marketing/</w:t>
      </w:r>
    </w:p>
    <w:p w14:paraId="729A2318" w14:textId="77777777" w:rsidR="00B1700F" w:rsidRPr="00F24057" w:rsidRDefault="00B1700F" w:rsidP="006A3746">
      <w:pPr>
        <w:pStyle w:val="ListParagraph"/>
        <w:numPr>
          <w:ilvl w:val="0"/>
          <w:numId w:val="1"/>
        </w:numPr>
        <w:spacing w:line="276" w:lineRule="auto"/>
        <w:rPr>
          <w:rFonts w:eastAsia="Times New Roman" w:cs="Times New Roman"/>
        </w:rPr>
      </w:pPr>
      <w:r w:rsidRPr="00F24057">
        <w:rPr>
          <w:rFonts w:eastAsia="Times New Roman" w:cs="Times New Roman"/>
        </w:rPr>
        <w:t xml:space="preserve">Hashemi-Pour, C., &amp; Contributor, T. (2024, March 15). </w:t>
      </w:r>
      <w:r w:rsidRPr="00F24057">
        <w:rPr>
          <w:rFonts w:eastAsia="Times New Roman" w:cs="Times New Roman"/>
          <w:i/>
        </w:rPr>
        <w:t>B2B (business to business)</w:t>
      </w:r>
      <w:r w:rsidRPr="00F24057">
        <w:rPr>
          <w:rFonts w:eastAsia="Times New Roman" w:cs="Times New Roman"/>
        </w:rPr>
        <w:t>. Search CIO. https://www.techtarget.com/searchcio/definition/B2B</w:t>
      </w:r>
    </w:p>
    <w:p w14:paraId="0A5AB6D5" w14:textId="77777777" w:rsidR="008D5406" w:rsidRPr="00F24057" w:rsidRDefault="008D5406" w:rsidP="006A3746">
      <w:pPr>
        <w:pStyle w:val="ListParagraph"/>
        <w:numPr>
          <w:ilvl w:val="0"/>
          <w:numId w:val="1"/>
        </w:numPr>
        <w:spacing w:line="276" w:lineRule="auto"/>
        <w:rPr>
          <w:rFonts w:cs="Times New Roman"/>
          <w:lang w:eastAsia="zh-TW"/>
        </w:rPr>
      </w:pPr>
      <w:r w:rsidRPr="00F24057">
        <w:rPr>
          <w:rFonts w:cs="Times New Roman"/>
          <w:lang w:eastAsia="zh-TW"/>
        </w:rPr>
        <w:t xml:space="preserve">Ramesh, P. (2025, September 1). What is inventory control? Its objectives, methods, and how to do it. </w:t>
      </w:r>
      <w:r w:rsidRPr="00F24057">
        <w:rPr>
          <w:rFonts w:cs="Times New Roman"/>
          <w:i/>
          <w:lang w:eastAsia="zh-TW"/>
        </w:rPr>
        <w:t>Frappe Blog</w:t>
      </w:r>
      <w:r w:rsidRPr="00F24057">
        <w:rPr>
          <w:rFonts w:cs="Times New Roman"/>
          <w:lang w:eastAsia="zh-TW"/>
        </w:rPr>
        <w:t>. https://frappe.io/blog/inventory-management/inventory-control</w:t>
      </w:r>
    </w:p>
    <w:p w14:paraId="0F57A5AB" w14:textId="77777777" w:rsidR="00BF798B" w:rsidRPr="00F24057" w:rsidRDefault="00BF798B" w:rsidP="006A3746">
      <w:pPr>
        <w:pStyle w:val="ListParagraph"/>
        <w:numPr>
          <w:ilvl w:val="0"/>
          <w:numId w:val="1"/>
        </w:numPr>
        <w:spacing w:line="276" w:lineRule="auto"/>
        <w:rPr>
          <w:rFonts w:cs="Times New Roman"/>
          <w:lang w:eastAsia="zh-TW"/>
        </w:rPr>
      </w:pPr>
      <w:r w:rsidRPr="00F24057">
        <w:rPr>
          <w:rFonts w:cs="Times New Roman"/>
          <w:lang w:eastAsia="zh-TW"/>
        </w:rPr>
        <w:t xml:space="preserve">Grant, M. (2025, May 3). </w:t>
      </w:r>
      <w:r w:rsidRPr="00F24057">
        <w:rPr>
          <w:rFonts w:cs="Times New Roman"/>
          <w:i/>
          <w:lang w:eastAsia="zh-TW"/>
        </w:rPr>
        <w:t>What is customer service, and what makes it excellent?</w:t>
      </w:r>
      <w:r w:rsidRPr="00F24057">
        <w:rPr>
          <w:rFonts w:cs="Times New Roman"/>
          <w:lang w:eastAsia="zh-TW"/>
        </w:rPr>
        <w:t xml:space="preserve"> Investopedia. https://www.investopedia.com/terms/c/customer-service.asp</w:t>
      </w:r>
    </w:p>
    <w:p w14:paraId="59862CE9" w14:textId="77777777" w:rsidR="00CB633B" w:rsidRPr="00F24057" w:rsidRDefault="00CB633B" w:rsidP="006A3746">
      <w:pPr>
        <w:pStyle w:val="ListParagraph"/>
        <w:numPr>
          <w:ilvl w:val="0"/>
          <w:numId w:val="1"/>
        </w:numPr>
        <w:spacing w:line="276" w:lineRule="auto"/>
        <w:rPr>
          <w:rFonts w:cs="Times New Roman"/>
          <w:lang w:eastAsia="zh-TW"/>
        </w:rPr>
      </w:pPr>
      <w:r w:rsidRPr="00F24057">
        <w:rPr>
          <w:rFonts w:cs="Times New Roman"/>
          <w:lang w:eastAsia="zh-TW"/>
        </w:rPr>
        <w:t xml:space="preserve">Carrow, K. (2025, May 12). Sales representative. Who is it? And what do they do? </w:t>
      </w:r>
      <w:r w:rsidRPr="00F24057">
        <w:rPr>
          <w:rFonts w:cs="Times New Roman"/>
          <w:i/>
          <w:lang w:eastAsia="zh-TW"/>
        </w:rPr>
        <w:t>RAYNET CRM</w:t>
      </w:r>
      <w:r w:rsidRPr="00F24057">
        <w:rPr>
          <w:rFonts w:cs="Times New Roman"/>
          <w:lang w:eastAsia="zh-TW"/>
        </w:rPr>
        <w:t>. https://raynetcrm.com/know-how/sales-representative/</w:t>
      </w:r>
    </w:p>
    <w:p w14:paraId="19E0EDE1" w14:textId="77777777" w:rsidR="001C15CD" w:rsidRPr="00F24057" w:rsidRDefault="001C15CD" w:rsidP="006A3746">
      <w:pPr>
        <w:pStyle w:val="ListParagraph"/>
        <w:numPr>
          <w:ilvl w:val="0"/>
          <w:numId w:val="1"/>
        </w:numPr>
        <w:spacing w:line="276" w:lineRule="auto"/>
        <w:rPr>
          <w:rFonts w:cs="Times New Roman"/>
          <w:lang w:eastAsia="zh-TW"/>
        </w:rPr>
      </w:pPr>
      <w:r w:rsidRPr="00F24057">
        <w:rPr>
          <w:rFonts w:cs="Times New Roman"/>
          <w:lang w:eastAsia="zh-TW"/>
        </w:rPr>
        <w:t xml:space="preserve">_ESIC Business &amp; Marketing School. (n.d.). </w:t>
      </w:r>
      <w:r w:rsidRPr="00F24057">
        <w:rPr>
          <w:rFonts w:cs="Times New Roman"/>
          <w:i/>
          <w:lang w:eastAsia="zh-TW"/>
        </w:rPr>
        <w:t>The logistics department: What are its main functions?</w:t>
      </w:r>
      <w:r w:rsidRPr="00F24057">
        <w:rPr>
          <w:rFonts w:cs="Times New Roman"/>
          <w:lang w:eastAsia="zh-TW"/>
        </w:rPr>
        <w:t xml:space="preserve"> ESIC. https://www.esic.edu/rethink/logistica/logistics-department-main-functions-c</w:t>
      </w:r>
    </w:p>
    <w:p w14:paraId="53D9366D" w14:textId="77777777" w:rsidR="000A70FE" w:rsidRPr="00F24057" w:rsidRDefault="000A70FE" w:rsidP="006A3746">
      <w:pPr>
        <w:pStyle w:val="ListParagraph"/>
        <w:numPr>
          <w:ilvl w:val="0"/>
          <w:numId w:val="1"/>
        </w:numPr>
        <w:spacing w:line="276" w:lineRule="auto"/>
        <w:rPr>
          <w:rFonts w:cs="Times New Roman"/>
          <w:lang w:eastAsia="zh-TW"/>
        </w:rPr>
      </w:pPr>
      <w:r w:rsidRPr="00F24057">
        <w:rPr>
          <w:rFonts w:cs="Times New Roman"/>
          <w:lang w:eastAsia="zh-TW"/>
        </w:rPr>
        <w:t xml:space="preserve">Kolosky, C. (2025, August 2). </w:t>
      </w:r>
      <w:r w:rsidRPr="00F24057">
        <w:rPr>
          <w:rFonts w:cs="Times New Roman"/>
          <w:i/>
          <w:lang w:eastAsia="zh-TW"/>
        </w:rPr>
        <w:t>A comprehensive guide to understanding and optimizing the approval process</w:t>
      </w:r>
      <w:r w:rsidRPr="00F24057">
        <w:rPr>
          <w:rFonts w:cs="Times New Roman"/>
          <w:lang w:eastAsia="zh-TW"/>
        </w:rPr>
        <w:t>. Knack: No-Code Application Development Platform. https://www.knack.com/blog/understanding-approval-processes/</w:t>
      </w:r>
    </w:p>
    <w:p w14:paraId="2A879878" w14:textId="77777777" w:rsidR="008567C7" w:rsidRPr="00F24057" w:rsidRDefault="008567C7" w:rsidP="006A3746">
      <w:pPr>
        <w:pStyle w:val="ListParagraph"/>
        <w:numPr>
          <w:ilvl w:val="0"/>
          <w:numId w:val="1"/>
        </w:numPr>
        <w:spacing w:line="276" w:lineRule="auto"/>
        <w:rPr>
          <w:rFonts w:cs="Times New Roman"/>
          <w:lang w:eastAsia="zh-TW"/>
        </w:rPr>
      </w:pPr>
      <w:r w:rsidRPr="00F24057">
        <w:rPr>
          <w:rFonts w:cs="Times New Roman"/>
          <w:i/>
          <w:lang w:eastAsia="zh-TW"/>
        </w:rPr>
        <w:t>What is a CMMS? | Features, Benefits &amp; Selection Tips</w:t>
      </w:r>
      <w:r w:rsidRPr="00F24057">
        <w:rPr>
          <w:rFonts w:cs="Times New Roman"/>
          <w:lang w:eastAsia="zh-TW"/>
        </w:rPr>
        <w:t>. (n.d.). https://www.fabrico.io/blog/what-is-a-cmms/</w:t>
      </w:r>
    </w:p>
    <w:p w14:paraId="611F25C5" w14:textId="77777777" w:rsidR="0062169D" w:rsidRPr="00F24057" w:rsidRDefault="0062169D" w:rsidP="006A3746">
      <w:pPr>
        <w:pStyle w:val="ListParagraph"/>
        <w:numPr>
          <w:ilvl w:val="0"/>
          <w:numId w:val="1"/>
        </w:numPr>
        <w:spacing w:line="276" w:lineRule="auto"/>
        <w:rPr>
          <w:rFonts w:cs="Times New Roman"/>
          <w:lang w:eastAsia="zh-TW"/>
        </w:rPr>
      </w:pPr>
      <w:r w:rsidRPr="00F24057">
        <w:rPr>
          <w:rFonts w:cs="Times New Roman"/>
          <w:lang w:eastAsia="zh-TW"/>
        </w:rPr>
        <w:t xml:space="preserve">Oracle. (2023, September 21). </w:t>
      </w:r>
      <w:r w:rsidRPr="00F24057">
        <w:rPr>
          <w:rFonts w:cs="Times New Roman"/>
          <w:i/>
          <w:lang w:eastAsia="zh-TW"/>
        </w:rPr>
        <w:t>What is ERP?</w:t>
      </w:r>
      <w:r w:rsidRPr="00F24057">
        <w:rPr>
          <w:rFonts w:cs="Times New Roman"/>
          <w:lang w:eastAsia="zh-TW"/>
        </w:rPr>
        <w:t xml:space="preserve"> https://www.oracle.com/erp/what-is-erp/</w:t>
      </w:r>
    </w:p>
    <w:p w14:paraId="4A97DF9A" w14:textId="279C077E" w:rsidR="00514645" w:rsidRPr="00F24057" w:rsidRDefault="00514645" w:rsidP="006A3746">
      <w:pPr>
        <w:pStyle w:val="ListParagraph"/>
        <w:numPr>
          <w:ilvl w:val="0"/>
          <w:numId w:val="1"/>
        </w:numPr>
        <w:spacing w:line="276" w:lineRule="auto"/>
        <w:rPr>
          <w:rFonts w:cs="Times New Roman"/>
          <w:lang w:eastAsia="zh-TW"/>
        </w:rPr>
      </w:pPr>
      <w:proofErr w:type="spellStart"/>
      <w:r w:rsidRPr="00F24057">
        <w:rPr>
          <w:rFonts w:cs="Times New Roman"/>
          <w:lang w:eastAsia="zh-TW"/>
        </w:rPr>
        <w:t>Authgear</w:t>
      </w:r>
      <w:proofErr w:type="spellEnd"/>
      <w:r w:rsidRPr="00F24057">
        <w:rPr>
          <w:rFonts w:cs="Times New Roman"/>
          <w:lang w:eastAsia="zh-TW"/>
        </w:rPr>
        <w:t xml:space="preserve">. (2026, February 12). </w:t>
      </w:r>
      <w:r w:rsidRPr="00F24057">
        <w:rPr>
          <w:rFonts w:cs="Times New Roman"/>
          <w:i/>
          <w:lang w:eastAsia="zh-TW"/>
        </w:rPr>
        <w:t>What is Role-Based Access Control (RBAC)? Benefits, Comparisons, and Best Practices</w:t>
      </w:r>
      <w:r w:rsidRPr="00F24057">
        <w:rPr>
          <w:rFonts w:cs="Times New Roman"/>
          <w:lang w:eastAsia="zh-TW"/>
        </w:rPr>
        <w:t xml:space="preserve">. </w:t>
      </w:r>
      <w:hyperlink r:id="rId220">
        <w:r w:rsidR="00F00E80" w:rsidRPr="599D6034">
          <w:rPr>
            <w:rStyle w:val="Hyperlink"/>
            <w:rFonts w:cs="Times New Roman"/>
            <w:lang w:eastAsia="zh-TW"/>
          </w:rPr>
          <w:t>https://www.authgear.com/post/what-is-role-based-access-control-rbac-benefits-comparisons-and-best-practices</w:t>
        </w:r>
      </w:hyperlink>
    </w:p>
    <w:p w14:paraId="2BE91DD3" w14:textId="77777777" w:rsidR="00F00E80" w:rsidRPr="00F24057" w:rsidRDefault="00F00E80" w:rsidP="006A3746">
      <w:pPr>
        <w:pStyle w:val="NormalWeb"/>
        <w:numPr>
          <w:ilvl w:val="0"/>
          <w:numId w:val="1"/>
        </w:numPr>
        <w:spacing w:beforeAutospacing="0" w:afterAutospacing="0" w:line="276" w:lineRule="auto"/>
        <w:rPr>
          <w:rFonts w:cs="Times New Roman"/>
        </w:rPr>
      </w:pPr>
      <w:r w:rsidRPr="00F24057">
        <w:rPr>
          <w:rFonts w:cs="Times New Roman"/>
        </w:rPr>
        <w:t xml:space="preserve">Yayo, D. (2026, March 30). Residential and commercial planning specialists. </w:t>
      </w:r>
      <w:r w:rsidRPr="00F24057">
        <w:rPr>
          <w:rFonts w:cs="Times New Roman"/>
          <w:i/>
          <w:iCs/>
        </w:rPr>
        <w:t>Expert Planning Consultants</w:t>
      </w:r>
      <w:r w:rsidRPr="00F24057">
        <w:rPr>
          <w:rFonts w:cs="Times New Roman"/>
        </w:rPr>
        <w:t xml:space="preserve">. </w:t>
      </w:r>
      <w:r w:rsidRPr="00F24057">
        <w:rPr>
          <w:rStyle w:val="url"/>
          <w:rFonts w:cs="Times New Roman"/>
        </w:rPr>
        <w:t>https://expert-planning-consultants.com/residential-and-commercial-planning-specialists/</w:t>
      </w:r>
    </w:p>
    <w:p w14:paraId="17C7144D" w14:textId="77777777" w:rsidR="001F647E" w:rsidRPr="00F24057" w:rsidRDefault="001F647E" w:rsidP="006A3746">
      <w:pPr>
        <w:pStyle w:val="NormalWeb"/>
        <w:numPr>
          <w:ilvl w:val="0"/>
          <w:numId w:val="1"/>
        </w:numPr>
        <w:spacing w:beforeAutospacing="0" w:afterAutospacing="0" w:line="276" w:lineRule="auto"/>
        <w:rPr>
          <w:rFonts w:cs="Times New Roman"/>
        </w:rPr>
      </w:pPr>
      <w:r w:rsidRPr="00F24057">
        <w:rPr>
          <w:rFonts w:cs="Times New Roman"/>
          <w:i/>
          <w:iCs/>
        </w:rPr>
        <w:t>What is an Entity Relationship Diagram (ERD)?</w:t>
      </w:r>
      <w:r w:rsidRPr="00F24057">
        <w:rPr>
          <w:rFonts w:cs="Times New Roman"/>
        </w:rPr>
        <w:t xml:space="preserve"> (n.d.). </w:t>
      </w:r>
      <w:proofErr w:type="spellStart"/>
      <w:r w:rsidRPr="00F24057">
        <w:rPr>
          <w:rFonts w:cs="Times New Roman"/>
        </w:rPr>
        <w:t>Lucidchart</w:t>
      </w:r>
      <w:proofErr w:type="spellEnd"/>
      <w:r w:rsidRPr="00F24057">
        <w:rPr>
          <w:rFonts w:cs="Times New Roman"/>
        </w:rPr>
        <w:t xml:space="preserve">. </w:t>
      </w:r>
      <w:r w:rsidRPr="00F24057">
        <w:rPr>
          <w:rStyle w:val="url"/>
          <w:rFonts w:cs="Times New Roman"/>
        </w:rPr>
        <w:t>https://www.lucidchart.com/pages/er-diagrams</w:t>
      </w:r>
    </w:p>
    <w:p w14:paraId="43AF83CB" w14:textId="77777777" w:rsidR="0054377F" w:rsidRPr="00F24057" w:rsidRDefault="0054377F" w:rsidP="006A3746">
      <w:pPr>
        <w:pStyle w:val="NormalWeb"/>
        <w:numPr>
          <w:ilvl w:val="0"/>
          <w:numId w:val="1"/>
        </w:numPr>
        <w:spacing w:beforeAutospacing="0" w:afterAutospacing="0" w:line="276" w:lineRule="auto"/>
        <w:rPr>
          <w:rFonts w:cs="Times New Roman"/>
        </w:rPr>
      </w:pPr>
      <w:r w:rsidRPr="00F24057">
        <w:rPr>
          <w:rFonts w:cs="Times New Roman"/>
          <w:i/>
          <w:iCs/>
        </w:rPr>
        <w:t>What is Use Case Diagram?</w:t>
      </w:r>
      <w:r w:rsidRPr="00F24057">
        <w:rPr>
          <w:rFonts w:cs="Times New Roman"/>
        </w:rPr>
        <w:t xml:space="preserve"> (n.d.). </w:t>
      </w:r>
      <w:r w:rsidRPr="00F24057">
        <w:rPr>
          <w:rStyle w:val="url"/>
          <w:rFonts w:cs="Times New Roman"/>
        </w:rPr>
        <w:t>https://www.visual-paradigm.com/guide/uml-unified-modeling-language/what-is-use-case-diagram/</w:t>
      </w:r>
    </w:p>
    <w:p w14:paraId="55BA0818" w14:textId="77777777" w:rsidR="00CF0955" w:rsidRPr="00F24057" w:rsidRDefault="00CF0955" w:rsidP="006A3746">
      <w:pPr>
        <w:pStyle w:val="NormalWeb"/>
        <w:numPr>
          <w:ilvl w:val="0"/>
          <w:numId w:val="1"/>
        </w:numPr>
        <w:spacing w:beforeAutospacing="0" w:afterAutospacing="0" w:line="276" w:lineRule="auto"/>
        <w:rPr>
          <w:rFonts w:cs="Times New Roman"/>
        </w:rPr>
      </w:pPr>
      <w:r w:rsidRPr="00F24057">
        <w:rPr>
          <w:rFonts w:cs="Times New Roman"/>
          <w:i/>
          <w:iCs/>
        </w:rPr>
        <w:t>What is Dynamics 365 | Microsoft Dynamics 365</w:t>
      </w:r>
      <w:r w:rsidRPr="00F24057">
        <w:rPr>
          <w:rFonts w:cs="Times New Roman"/>
        </w:rPr>
        <w:t xml:space="preserve">. (n.d.). </w:t>
      </w:r>
      <w:r w:rsidRPr="00F24057">
        <w:rPr>
          <w:rStyle w:val="url"/>
          <w:rFonts w:cs="Times New Roman"/>
        </w:rPr>
        <w:t>https://www.microsoft.com/en-us/dynamics-365/what-is-dynamics-365</w:t>
      </w:r>
    </w:p>
    <w:p w14:paraId="7479A98D" w14:textId="77777777" w:rsidR="00132D0D" w:rsidRPr="00F24057" w:rsidRDefault="00132D0D" w:rsidP="006A3746">
      <w:pPr>
        <w:pStyle w:val="NormalWeb"/>
        <w:numPr>
          <w:ilvl w:val="0"/>
          <w:numId w:val="1"/>
        </w:numPr>
        <w:spacing w:beforeAutospacing="0" w:afterAutospacing="0" w:line="276" w:lineRule="auto"/>
        <w:rPr>
          <w:rFonts w:cs="Times New Roman"/>
        </w:rPr>
      </w:pPr>
      <w:r w:rsidRPr="00F24057">
        <w:rPr>
          <w:rFonts w:cs="Times New Roman"/>
        </w:rPr>
        <w:t xml:space="preserve">Microsoft. (2024, August 27). </w:t>
      </w:r>
      <w:r w:rsidRPr="00F24057">
        <w:rPr>
          <w:rFonts w:cs="Times New Roman"/>
          <w:i/>
          <w:iCs/>
        </w:rPr>
        <w:t>Understanding information silos</w:t>
      </w:r>
      <w:r w:rsidRPr="00F24057">
        <w:rPr>
          <w:rFonts w:cs="Times New Roman"/>
        </w:rPr>
        <w:t xml:space="preserve">. Microsoft 365. </w:t>
      </w:r>
      <w:r w:rsidRPr="00F24057">
        <w:rPr>
          <w:rStyle w:val="url"/>
          <w:rFonts w:cs="Times New Roman"/>
        </w:rPr>
        <w:t>https://www.microsoft.com/en-us/microsoft-365-life-hacks/organization/understanding-information-silos</w:t>
      </w:r>
    </w:p>
    <w:p w14:paraId="31AD0014" w14:textId="77777777" w:rsidR="00614EDB" w:rsidRPr="00F24057" w:rsidRDefault="00614EDB" w:rsidP="006A3746">
      <w:pPr>
        <w:pStyle w:val="NormalWeb"/>
        <w:numPr>
          <w:ilvl w:val="0"/>
          <w:numId w:val="1"/>
        </w:numPr>
        <w:spacing w:beforeAutospacing="0" w:afterAutospacing="0" w:line="276" w:lineRule="auto"/>
        <w:rPr>
          <w:rFonts w:cs="Times New Roman"/>
        </w:rPr>
      </w:pPr>
      <w:proofErr w:type="spellStart"/>
      <w:r w:rsidRPr="00F24057">
        <w:rPr>
          <w:rFonts w:cs="Times New Roman"/>
        </w:rPr>
        <w:t>Susnjara</w:t>
      </w:r>
      <w:proofErr w:type="spellEnd"/>
      <w:r w:rsidRPr="00F24057">
        <w:rPr>
          <w:rFonts w:cs="Times New Roman"/>
        </w:rPr>
        <w:t xml:space="preserve">, S., &amp; Smalley, I. (2026, January 9). Disaster recovery. </w:t>
      </w:r>
      <w:r w:rsidRPr="00F24057">
        <w:rPr>
          <w:rFonts w:cs="Times New Roman"/>
          <w:i/>
          <w:iCs/>
        </w:rPr>
        <w:t>Think</w:t>
      </w:r>
      <w:r w:rsidRPr="00F24057">
        <w:rPr>
          <w:rFonts w:cs="Times New Roman"/>
        </w:rPr>
        <w:t xml:space="preserve">. </w:t>
      </w:r>
      <w:r w:rsidRPr="00F24057">
        <w:rPr>
          <w:rStyle w:val="url"/>
          <w:rFonts w:cs="Times New Roman"/>
        </w:rPr>
        <w:t>https://www.ibm.com/think/topics/disaster-recovery</w:t>
      </w:r>
    </w:p>
    <w:p w14:paraId="7B7D1D9C" w14:textId="77777777" w:rsidR="00345DC2" w:rsidRPr="00F24057" w:rsidRDefault="00345DC2" w:rsidP="006A3746">
      <w:pPr>
        <w:pStyle w:val="NormalWeb"/>
        <w:numPr>
          <w:ilvl w:val="0"/>
          <w:numId w:val="1"/>
        </w:numPr>
        <w:spacing w:beforeAutospacing="0" w:afterAutospacing="0" w:line="276" w:lineRule="auto"/>
        <w:rPr>
          <w:rFonts w:cs="Times New Roman"/>
        </w:rPr>
      </w:pPr>
      <w:r w:rsidRPr="00F24057">
        <w:rPr>
          <w:rFonts w:cs="Times New Roman"/>
          <w:i/>
          <w:iCs/>
        </w:rPr>
        <w:t>Cisco Next Generation Firewall (NGFW) overview</w:t>
      </w:r>
      <w:r w:rsidRPr="00F24057">
        <w:rPr>
          <w:rFonts w:cs="Times New Roman"/>
        </w:rPr>
        <w:t xml:space="preserve">. (2026, April 3). [Video]. Cisco. </w:t>
      </w:r>
      <w:r w:rsidRPr="00F24057">
        <w:rPr>
          <w:rStyle w:val="url"/>
          <w:rFonts w:cs="Times New Roman"/>
        </w:rPr>
        <w:t>https://www.cisco.com/site/us/en/learn/topics/security/what-is-a-next-generation-firewall.html</w:t>
      </w:r>
    </w:p>
    <w:p w14:paraId="5D476121" w14:textId="77777777" w:rsidR="00DE453C" w:rsidRPr="00F24057" w:rsidRDefault="00DE453C" w:rsidP="006A3746">
      <w:pPr>
        <w:pStyle w:val="NormalWeb"/>
        <w:numPr>
          <w:ilvl w:val="0"/>
          <w:numId w:val="1"/>
        </w:numPr>
        <w:spacing w:beforeAutospacing="0" w:afterAutospacing="0" w:line="276" w:lineRule="auto"/>
        <w:rPr>
          <w:rFonts w:cs="Times New Roman"/>
        </w:rPr>
      </w:pPr>
      <w:r w:rsidRPr="00F24057">
        <w:rPr>
          <w:rFonts w:cs="Times New Roman"/>
          <w:i/>
          <w:iCs/>
        </w:rPr>
        <w:t>What is network Security? | Microsoft Security</w:t>
      </w:r>
      <w:r w:rsidRPr="00F24057">
        <w:rPr>
          <w:rFonts w:cs="Times New Roman"/>
        </w:rPr>
        <w:t xml:space="preserve">. (n.d.). </w:t>
      </w:r>
      <w:r w:rsidRPr="00F24057">
        <w:rPr>
          <w:rStyle w:val="url"/>
          <w:rFonts w:cs="Times New Roman"/>
        </w:rPr>
        <w:t>https://www.microsoft.com/en-us/security/business/security-101/what-is-network-security</w:t>
      </w:r>
    </w:p>
    <w:p w14:paraId="3D4C859F" w14:textId="77777777" w:rsidR="005E3794" w:rsidRPr="00F24057" w:rsidRDefault="005E3794" w:rsidP="006A3746">
      <w:pPr>
        <w:pStyle w:val="NormalWeb"/>
        <w:numPr>
          <w:ilvl w:val="0"/>
          <w:numId w:val="1"/>
        </w:numPr>
        <w:spacing w:beforeAutospacing="0" w:afterAutospacing="0" w:line="276" w:lineRule="auto"/>
        <w:rPr>
          <w:rFonts w:cs="Times New Roman"/>
        </w:rPr>
      </w:pPr>
      <w:r w:rsidRPr="00F24057">
        <w:rPr>
          <w:rFonts w:cs="Times New Roman"/>
        </w:rPr>
        <w:t xml:space="preserve">Synology Inc. (n.d.). </w:t>
      </w:r>
      <w:r w:rsidRPr="00F24057">
        <w:rPr>
          <w:rFonts w:cs="Times New Roman"/>
          <w:i/>
          <w:iCs/>
        </w:rPr>
        <w:t>What is NAS | Benefits of on-premises storage for home users | Synology Inc.</w:t>
      </w:r>
      <w:r w:rsidRPr="00F24057">
        <w:rPr>
          <w:rFonts w:cs="Times New Roman"/>
        </w:rPr>
        <w:t xml:space="preserve"> </w:t>
      </w:r>
      <w:r w:rsidRPr="00F24057">
        <w:rPr>
          <w:rStyle w:val="url"/>
          <w:rFonts w:cs="Times New Roman"/>
        </w:rPr>
        <w:t>https://www.synology.com/en-global/dsm/solution/what-is-nas/for-home</w:t>
      </w:r>
    </w:p>
    <w:p w14:paraId="1CB30C8E" w14:textId="77777777" w:rsidR="0093607B" w:rsidRPr="00F24057" w:rsidRDefault="0093607B" w:rsidP="006A3746">
      <w:pPr>
        <w:pStyle w:val="NormalWeb"/>
        <w:numPr>
          <w:ilvl w:val="0"/>
          <w:numId w:val="1"/>
        </w:numPr>
        <w:spacing w:beforeAutospacing="0" w:afterAutospacing="0" w:line="276" w:lineRule="auto"/>
        <w:rPr>
          <w:rFonts w:cs="Times New Roman"/>
        </w:rPr>
      </w:pPr>
      <w:r w:rsidRPr="00F24057">
        <w:rPr>
          <w:rFonts w:cs="Times New Roman"/>
        </w:rPr>
        <w:t xml:space="preserve">Staff, C. (2025, December 8). </w:t>
      </w:r>
      <w:r w:rsidRPr="00F24057">
        <w:rPr>
          <w:rFonts w:cs="Times New Roman"/>
          <w:i/>
          <w:iCs/>
        </w:rPr>
        <w:t>What is Supply Chain Management? Roles, Salaries, and Career Insights</w:t>
      </w:r>
      <w:r w:rsidRPr="00F24057">
        <w:rPr>
          <w:rFonts w:cs="Times New Roman"/>
        </w:rPr>
        <w:t xml:space="preserve">. Coursera. </w:t>
      </w:r>
      <w:r w:rsidRPr="00F24057">
        <w:rPr>
          <w:rStyle w:val="url"/>
          <w:rFonts w:cs="Times New Roman"/>
        </w:rPr>
        <w:t>https://www.coursera.org/articles/supply-chain-management</w:t>
      </w:r>
    </w:p>
    <w:p w14:paraId="61A32F6E" w14:textId="6A5F706A" w:rsidR="00C003A8" w:rsidRPr="00F24057" w:rsidRDefault="00C003A8" w:rsidP="006A3746">
      <w:pPr>
        <w:pStyle w:val="NormalWeb"/>
        <w:numPr>
          <w:ilvl w:val="0"/>
          <w:numId w:val="1"/>
        </w:numPr>
        <w:spacing w:beforeAutospacing="0" w:afterAutospacing="0" w:line="276" w:lineRule="auto"/>
        <w:rPr>
          <w:rFonts w:cs="Times New Roman"/>
        </w:rPr>
      </w:pPr>
      <w:r w:rsidRPr="00F24057">
        <w:rPr>
          <w:rFonts w:cs="Times New Roman"/>
          <w:i/>
          <w:iCs/>
        </w:rPr>
        <w:t>What is Sequence Diagram?</w:t>
      </w:r>
      <w:r w:rsidRPr="00F24057">
        <w:rPr>
          <w:rFonts w:cs="Times New Roman"/>
        </w:rPr>
        <w:t xml:space="preserve"> (n.d.). </w:t>
      </w:r>
      <w:r w:rsidRPr="00F24057">
        <w:rPr>
          <w:rStyle w:val="url"/>
          <w:rFonts w:cs="Times New Roman"/>
        </w:rPr>
        <w:t>https://www.visual-paradigm.com/guide/uml-unified-modeling-language/what-is-sequence-diagram/</w:t>
      </w:r>
    </w:p>
    <w:p w14:paraId="2D3636F6" w14:textId="5EB413EB" w:rsidR="00396399" w:rsidRPr="00F24057" w:rsidRDefault="00396399" w:rsidP="006A3746">
      <w:pPr>
        <w:pStyle w:val="NormalWeb"/>
        <w:numPr>
          <w:ilvl w:val="0"/>
          <w:numId w:val="1"/>
        </w:numPr>
        <w:spacing w:beforeAutospacing="0" w:afterAutospacing="0" w:line="276" w:lineRule="auto"/>
        <w:rPr>
          <w:rFonts w:cs="Times New Roman"/>
        </w:rPr>
      </w:pPr>
      <w:r w:rsidRPr="00F24057">
        <w:rPr>
          <w:rFonts w:cs="Times New Roman"/>
        </w:rPr>
        <w:t xml:space="preserve">Bigelow, S. J. (2020, September 30). </w:t>
      </w:r>
      <w:r w:rsidRPr="00F24057">
        <w:rPr>
          <w:rFonts w:cs="Times New Roman"/>
          <w:i/>
          <w:iCs/>
        </w:rPr>
        <w:t>Functional vs. nonfunctional requirements in software engineering</w:t>
      </w:r>
      <w:r w:rsidRPr="00F24057">
        <w:rPr>
          <w:rFonts w:cs="Times New Roman"/>
        </w:rPr>
        <w:t xml:space="preserve">. Search Software Quality. </w:t>
      </w:r>
      <w:r w:rsidRPr="00F24057">
        <w:rPr>
          <w:rStyle w:val="url"/>
          <w:rFonts w:cs="Times New Roman"/>
        </w:rPr>
        <w:t>https://www.techtarget.com/searchsoftwarequality/answer/Functional-and-nonfunctional-requirements</w:t>
      </w:r>
    </w:p>
    <w:p w14:paraId="130DC8D4" w14:textId="77777777" w:rsidR="003E6C34" w:rsidRPr="00F24057" w:rsidRDefault="003E6C34" w:rsidP="006A3746">
      <w:pPr>
        <w:pStyle w:val="NormalWeb"/>
        <w:numPr>
          <w:ilvl w:val="0"/>
          <w:numId w:val="1"/>
        </w:numPr>
        <w:spacing w:beforeAutospacing="0" w:afterAutospacing="0" w:line="276" w:lineRule="auto"/>
        <w:rPr>
          <w:rFonts w:cs="Times New Roman"/>
        </w:rPr>
      </w:pPr>
      <w:r w:rsidRPr="00F24057">
        <w:rPr>
          <w:rFonts w:cs="Times New Roman"/>
          <w:i/>
          <w:iCs/>
        </w:rPr>
        <w:t>What is high availability?</w:t>
      </w:r>
      <w:r w:rsidRPr="00F24057">
        <w:rPr>
          <w:rFonts w:cs="Times New Roman"/>
        </w:rPr>
        <w:t xml:space="preserve"> (n.d.). </w:t>
      </w:r>
      <w:r w:rsidRPr="00F24057">
        <w:rPr>
          <w:rStyle w:val="url"/>
          <w:rFonts w:cs="Times New Roman"/>
        </w:rPr>
        <w:t>https://www.redhat.com/en/topics/linux/what-is-high-availability</w:t>
      </w:r>
    </w:p>
    <w:p w14:paraId="39DE237E" w14:textId="77777777" w:rsidR="00AA432D" w:rsidRPr="00F24057" w:rsidRDefault="00AA432D" w:rsidP="006A3746">
      <w:pPr>
        <w:pStyle w:val="NormalWeb"/>
        <w:numPr>
          <w:ilvl w:val="0"/>
          <w:numId w:val="1"/>
        </w:numPr>
        <w:spacing w:beforeAutospacing="0" w:afterAutospacing="0" w:line="276" w:lineRule="auto"/>
        <w:rPr>
          <w:rFonts w:cs="Times New Roman"/>
        </w:rPr>
      </w:pPr>
      <w:r w:rsidRPr="00F24057">
        <w:rPr>
          <w:rFonts w:cs="Times New Roman"/>
        </w:rPr>
        <w:t xml:space="preserve">Guru99. (2024, December 18). </w:t>
      </w:r>
      <w:r w:rsidRPr="00F24057">
        <w:rPr>
          <w:rFonts w:cs="Times New Roman"/>
          <w:i/>
          <w:iCs/>
        </w:rPr>
        <w:t>What is User Acceptance Testing (UAT)? Examples</w:t>
      </w:r>
      <w:r w:rsidRPr="00F24057">
        <w:rPr>
          <w:rFonts w:cs="Times New Roman"/>
        </w:rPr>
        <w:t xml:space="preserve">. </w:t>
      </w:r>
      <w:r w:rsidRPr="00F24057">
        <w:rPr>
          <w:rStyle w:val="url"/>
          <w:rFonts w:cs="Times New Roman"/>
        </w:rPr>
        <w:t>https://www.guru99.com/user-acceptance-testing.html</w:t>
      </w:r>
    </w:p>
    <w:p w14:paraId="27984D18" w14:textId="77777777" w:rsidR="00F948BE" w:rsidRPr="00F24057" w:rsidRDefault="00F948BE" w:rsidP="006A3746">
      <w:pPr>
        <w:pStyle w:val="NormalWeb"/>
        <w:numPr>
          <w:ilvl w:val="0"/>
          <w:numId w:val="1"/>
        </w:numPr>
        <w:spacing w:beforeAutospacing="0" w:afterAutospacing="0" w:line="276" w:lineRule="auto"/>
        <w:rPr>
          <w:rFonts w:cs="Times New Roman"/>
        </w:rPr>
      </w:pPr>
      <w:r w:rsidRPr="00F24057">
        <w:rPr>
          <w:rFonts w:cs="Times New Roman"/>
          <w:i/>
          <w:iCs/>
        </w:rPr>
        <w:t>Duo for AnyConnect VPN Overview Video</w:t>
      </w:r>
      <w:r w:rsidRPr="00F24057">
        <w:rPr>
          <w:rFonts w:cs="Times New Roman"/>
        </w:rPr>
        <w:t xml:space="preserve">. (2025, August 7). [Video]. Cisco. </w:t>
      </w:r>
      <w:r w:rsidRPr="00F24057">
        <w:rPr>
          <w:rStyle w:val="url"/>
          <w:rFonts w:cs="Times New Roman"/>
        </w:rPr>
        <w:t>https://www.cisco.com/site/us/en/learn/topics/security/what-is-a-virtual-private-network-vpn.html</w:t>
      </w:r>
    </w:p>
    <w:p w14:paraId="662C6C8E" w14:textId="77777777" w:rsidR="00A71BDC" w:rsidRPr="00F24057" w:rsidRDefault="00A71BDC" w:rsidP="006A3746">
      <w:pPr>
        <w:pStyle w:val="NormalWeb"/>
        <w:numPr>
          <w:ilvl w:val="0"/>
          <w:numId w:val="1"/>
        </w:numPr>
        <w:spacing w:beforeAutospacing="0" w:afterAutospacing="0" w:line="276" w:lineRule="auto"/>
        <w:rPr>
          <w:rFonts w:cs="Times New Roman"/>
        </w:rPr>
      </w:pPr>
      <w:r w:rsidRPr="00F24057">
        <w:rPr>
          <w:rFonts w:cs="Times New Roman"/>
          <w:i/>
          <w:iCs/>
        </w:rPr>
        <w:t>What is Deep Packet Inspection (DPI)? | Fortinet</w:t>
      </w:r>
      <w:r w:rsidRPr="00F24057">
        <w:rPr>
          <w:rFonts w:cs="Times New Roman"/>
        </w:rPr>
        <w:t xml:space="preserve">. (n.d.). Fortinet. </w:t>
      </w:r>
      <w:r w:rsidRPr="00F24057">
        <w:rPr>
          <w:rStyle w:val="url"/>
          <w:rFonts w:cs="Times New Roman"/>
        </w:rPr>
        <w:t>https://www.fortinet.com/resources/cyberglossary/dpi-deep-packet-inspection</w:t>
      </w:r>
    </w:p>
    <w:p w14:paraId="746F64A0" w14:textId="77777777" w:rsidR="00DB33A4" w:rsidRPr="00F24057" w:rsidRDefault="00DB33A4" w:rsidP="006A3746">
      <w:pPr>
        <w:pStyle w:val="NormalWeb"/>
        <w:numPr>
          <w:ilvl w:val="0"/>
          <w:numId w:val="1"/>
        </w:numPr>
        <w:spacing w:beforeAutospacing="0" w:afterAutospacing="0" w:line="276" w:lineRule="auto"/>
        <w:rPr>
          <w:rFonts w:cs="Times New Roman"/>
        </w:rPr>
      </w:pPr>
      <w:r w:rsidRPr="00F24057">
        <w:rPr>
          <w:rFonts w:cs="Times New Roman"/>
          <w:i/>
          <w:iCs/>
        </w:rPr>
        <w:t>Cloud scalability: What it is and how it works</w:t>
      </w:r>
      <w:r w:rsidRPr="00F24057">
        <w:rPr>
          <w:rFonts w:cs="Times New Roman"/>
        </w:rPr>
        <w:t xml:space="preserve">. (n.d.). Google Cloud. </w:t>
      </w:r>
      <w:r w:rsidRPr="00F24057">
        <w:rPr>
          <w:rStyle w:val="url"/>
          <w:rFonts w:cs="Times New Roman"/>
        </w:rPr>
        <w:t>https://cloud.google.com/discover/what-is-cloud-scalability</w:t>
      </w:r>
    </w:p>
    <w:p w14:paraId="27BDA0D3" w14:textId="77777777" w:rsidR="001311BB" w:rsidRPr="00F24057" w:rsidRDefault="001311BB" w:rsidP="006A3746">
      <w:pPr>
        <w:pStyle w:val="NormalWeb"/>
        <w:numPr>
          <w:ilvl w:val="0"/>
          <w:numId w:val="1"/>
        </w:numPr>
        <w:spacing w:beforeAutospacing="0" w:afterAutospacing="0" w:line="276" w:lineRule="auto"/>
        <w:rPr>
          <w:rFonts w:cs="Times New Roman"/>
        </w:rPr>
      </w:pPr>
      <w:proofErr w:type="spellStart"/>
      <w:r w:rsidRPr="00F24057">
        <w:rPr>
          <w:rFonts w:cs="Times New Roman"/>
        </w:rPr>
        <w:t>Adamyk</w:t>
      </w:r>
      <w:proofErr w:type="spellEnd"/>
      <w:r w:rsidRPr="00F24057">
        <w:rPr>
          <w:rFonts w:cs="Times New Roman"/>
        </w:rPr>
        <w:t xml:space="preserve">, B., Benson, V., </w:t>
      </w:r>
      <w:proofErr w:type="spellStart"/>
      <w:r w:rsidRPr="00F24057">
        <w:rPr>
          <w:rFonts w:cs="Times New Roman"/>
        </w:rPr>
        <w:t>Adamyk</w:t>
      </w:r>
      <w:proofErr w:type="spellEnd"/>
      <w:r w:rsidRPr="00F24057">
        <w:rPr>
          <w:rFonts w:cs="Times New Roman"/>
        </w:rPr>
        <w:t xml:space="preserve">, O., &amp; </w:t>
      </w:r>
      <w:proofErr w:type="spellStart"/>
      <w:r w:rsidRPr="00F24057">
        <w:rPr>
          <w:rFonts w:cs="Times New Roman"/>
        </w:rPr>
        <w:t>Liashenko</w:t>
      </w:r>
      <w:proofErr w:type="spellEnd"/>
      <w:r w:rsidRPr="00F24057">
        <w:rPr>
          <w:rFonts w:cs="Times New Roman"/>
        </w:rPr>
        <w:t xml:space="preserve">, O. (2025). Risk Management in DEFI: Analyses of the innovative tools and platforms for tracking DEFI transactions. </w:t>
      </w:r>
      <w:r w:rsidRPr="00F24057">
        <w:rPr>
          <w:rFonts w:cs="Times New Roman"/>
          <w:i/>
          <w:iCs/>
        </w:rPr>
        <w:t>Journal of Risk and Financial Management</w:t>
      </w:r>
      <w:r w:rsidRPr="00F24057">
        <w:rPr>
          <w:rFonts w:cs="Times New Roman"/>
        </w:rPr>
        <w:t xml:space="preserve">, </w:t>
      </w:r>
      <w:r w:rsidRPr="00F24057">
        <w:rPr>
          <w:rFonts w:cs="Times New Roman"/>
          <w:i/>
          <w:iCs/>
        </w:rPr>
        <w:t>18</w:t>
      </w:r>
      <w:r w:rsidRPr="00F24057">
        <w:rPr>
          <w:rFonts w:cs="Times New Roman"/>
        </w:rPr>
        <w:t xml:space="preserve">(1), 38. </w:t>
      </w:r>
      <w:r w:rsidRPr="00F24057">
        <w:rPr>
          <w:rStyle w:val="url"/>
          <w:rFonts w:cs="Times New Roman"/>
        </w:rPr>
        <w:t>https://doi.org/10.3390/jrfm18010038</w:t>
      </w:r>
    </w:p>
    <w:p w14:paraId="51558FA5" w14:textId="77777777" w:rsidR="007F359A" w:rsidRPr="00F24057" w:rsidRDefault="007F359A" w:rsidP="006A3746">
      <w:pPr>
        <w:pStyle w:val="NormalWeb"/>
        <w:numPr>
          <w:ilvl w:val="0"/>
          <w:numId w:val="1"/>
        </w:numPr>
        <w:spacing w:beforeAutospacing="0" w:afterAutospacing="0" w:line="276" w:lineRule="auto"/>
        <w:rPr>
          <w:rFonts w:cs="Times New Roman"/>
        </w:rPr>
      </w:pPr>
      <w:r w:rsidRPr="00F24057">
        <w:rPr>
          <w:rFonts w:cs="Times New Roman"/>
        </w:rPr>
        <w:t xml:space="preserve">Oracle. (2021, June 18). </w:t>
      </w:r>
      <w:r w:rsidRPr="00F24057">
        <w:rPr>
          <w:rFonts w:cs="Times New Roman"/>
          <w:i/>
          <w:iCs/>
        </w:rPr>
        <w:t>What is a Relational Database (RDBMS)?</w:t>
      </w:r>
      <w:r w:rsidRPr="00F24057">
        <w:rPr>
          <w:rFonts w:cs="Times New Roman"/>
        </w:rPr>
        <w:t xml:space="preserve"> </w:t>
      </w:r>
      <w:r w:rsidRPr="00F24057">
        <w:rPr>
          <w:rStyle w:val="url"/>
          <w:rFonts w:cs="Times New Roman"/>
        </w:rPr>
        <w:t>https://www.oracle.com/apac/database/what-is-a-relational-database/</w:t>
      </w:r>
    </w:p>
    <w:p w14:paraId="7E67DCC6" w14:textId="31596A1B" w:rsidR="7D8C6AC8" w:rsidRPr="00F24057" w:rsidRDefault="003037A9" w:rsidP="006A3746">
      <w:pPr>
        <w:pStyle w:val="NormalWeb"/>
        <w:numPr>
          <w:ilvl w:val="0"/>
          <w:numId w:val="1"/>
        </w:numPr>
        <w:spacing w:beforeAutospacing="0" w:afterAutospacing="0" w:line="276" w:lineRule="auto"/>
        <w:rPr>
          <w:rFonts w:cs="Times New Roman"/>
        </w:rPr>
      </w:pPr>
      <w:r w:rsidRPr="00F24057">
        <w:rPr>
          <w:rFonts w:cs="Times New Roman"/>
        </w:rPr>
        <w:t xml:space="preserve">Romanchuk, J. (2025, October 16). </w:t>
      </w:r>
      <w:r w:rsidRPr="00F24057">
        <w:rPr>
          <w:rFonts w:cs="Times New Roman"/>
          <w:i/>
          <w:iCs/>
        </w:rPr>
        <w:t>How to do market research and better understand your target customers [+ AI prompts &amp; template]</w:t>
      </w:r>
      <w:r w:rsidRPr="00F24057">
        <w:rPr>
          <w:rFonts w:cs="Times New Roman"/>
        </w:rPr>
        <w:t xml:space="preserve">. HubSpot Blog. </w:t>
      </w:r>
      <w:r w:rsidRPr="00F24057">
        <w:rPr>
          <w:rStyle w:val="url"/>
          <w:rFonts w:cs="Times New Roman"/>
        </w:rPr>
        <w:t>https://blog.hubspot.com/marketing/market-research-buyers-journey-guide</w:t>
      </w:r>
    </w:p>
    <w:sectPr w:rsidR="7D8C6AC8" w:rsidRPr="00F24057">
      <w:headerReference w:type="default" r:id="rId221"/>
      <w:footerReference w:type="default" r:id="rId222"/>
      <w:headerReference w:type="first" r:id="rId223"/>
      <w:footerReference w:type="first" r:id="rId2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C1E49" w14:textId="77777777" w:rsidR="00312712" w:rsidRDefault="00312712">
      <w:pPr>
        <w:spacing w:line="240" w:lineRule="auto"/>
      </w:pPr>
      <w:r>
        <w:separator/>
      </w:r>
    </w:p>
  </w:endnote>
  <w:endnote w:type="continuationSeparator" w:id="0">
    <w:p w14:paraId="19AF8E33" w14:textId="77777777" w:rsidR="00312712" w:rsidRDefault="003127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UICTFontTextStyleBody">
    <w:altName w:val="Cambria"/>
    <w:charset w:val="00"/>
    <w:family w:val="roman"/>
    <w:pitch w:val="default"/>
  </w:font>
  <w:font w:name=".AppleSystemUIFont">
    <w:altName w:val="Cambria"/>
    <w:charset w:val="00"/>
    <w:family w:val="roman"/>
    <w:pitch w:val="default"/>
  </w:font>
  <w:font w:name="system-ui">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49BC9" w14:textId="53F94D90" w:rsidR="6AA07840" w:rsidRDefault="6AA07840">
    <w:r>
      <w:t xml:space="preserve">Prototype II and Final </w:t>
    </w:r>
  </w:p>
  <w:tbl>
    <w:tblPr>
      <w:tblW w:w="0" w:type="auto"/>
      <w:tblLook w:val="06A0" w:firstRow="1" w:lastRow="0" w:firstColumn="1" w:lastColumn="0" w:noHBand="1" w:noVBand="1"/>
    </w:tblPr>
    <w:tblGrid>
      <w:gridCol w:w="3120"/>
      <w:gridCol w:w="3120"/>
      <w:gridCol w:w="3120"/>
    </w:tblGrid>
    <w:tr w:rsidR="007D253C" w14:paraId="761C22DC" w14:textId="77777777" w:rsidTr="00202D68">
      <w:trPr>
        <w:trHeight w:val="70"/>
      </w:trPr>
      <w:tc>
        <w:tcPr>
          <w:tcW w:w="3120" w:type="dxa"/>
        </w:tcPr>
        <w:p w14:paraId="7663DF82" w14:textId="7D5B6536" w:rsidR="53918F22" w:rsidRDefault="54370638" w:rsidP="53918F22">
          <w:pPr>
            <w:pStyle w:val="Header"/>
            <w:ind w:left="-115"/>
          </w:pPr>
          <w:r>
            <w:t xml:space="preserve"> Report</w:t>
          </w:r>
        </w:p>
      </w:tc>
      <w:tc>
        <w:tcPr>
          <w:tcW w:w="3120" w:type="dxa"/>
        </w:tcPr>
        <w:p w14:paraId="3FAD8B40" w14:textId="5A451269" w:rsidR="53918F22" w:rsidRDefault="53918F22" w:rsidP="53918F22">
          <w:pPr>
            <w:pStyle w:val="Header"/>
            <w:jc w:val="center"/>
          </w:pPr>
        </w:p>
      </w:tc>
      <w:tc>
        <w:tcPr>
          <w:tcW w:w="3120" w:type="dxa"/>
        </w:tcPr>
        <w:p w14:paraId="5DED7CE9" w14:textId="0E9189E8" w:rsidR="53918F22" w:rsidRDefault="53918F22" w:rsidP="53918F22">
          <w:pPr>
            <w:pStyle w:val="Header"/>
            <w:ind w:right="-115"/>
            <w:jc w:val="right"/>
          </w:pPr>
          <w:r>
            <w:fldChar w:fldCharType="begin"/>
          </w:r>
          <w:r>
            <w:instrText>PAGE</w:instrText>
          </w:r>
          <w:r>
            <w:fldChar w:fldCharType="separate"/>
          </w:r>
          <w:r w:rsidR="00F56BA6">
            <w:rPr>
              <w:noProof/>
            </w:rPr>
            <w:t>1</w:t>
          </w:r>
          <w:r>
            <w:fldChar w:fldCharType="end"/>
          </w:r>
        </w:p>
      </w:tc>
    </w:tr>
  </w:tbl>
  <w:p w14:paraId="4CA73C88" w14:textId="38FA779B" w:rsidR="53918F22" w:rsidRDefault="53918F22" w:rsidP="00EC68F5">
    <w:pPr>
      <w:pStyle w:val="Footer"/>
      <w:rPr>
        <w:lang w:eastAsia="zh-TW"/>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7D253C" w14:paraId="044232FC" w14:textId="77777777" w:rsidTr="53918F22">
      <w:trPr>
        <w:trHeight w:val="300"/>
      </w:trPr>
      <w:tc>
        <w:tcPr>
          <w:tcW w:w="3120" w:type="dxa"/>
        </w:tcPr>
        <w:p w14:paraId="01B48FB0" w14:textId="4EFF5396" w:rsidR="53918F22" w:rsidRDefault="53918F22" w:rsidP="53918F22">
          <w:pPr>
            <w:pStyle w:val="Header"/>
            <w:ind w:left="-115"/>
          </w:pPr>
        </w:p>
      </w:tc>
      <w:tc>
        <w:tcPr>
          <w:tcW w:w="3120" w:type="dxa"/>
        </w:tcPr>
        <w:p w14:paraId="780A8F91" w14:textId="720A3DE8" w:rsidR="53918F22" w:rsidRDefault="53918F22" w:rsidP="53918F22">
          <w:pPr>
            <w:pStyle w:val="Header"/>
            <w:jc w:val="center"/>
          </w:pPr>
        </w:p>
      </w:tc>
      <w:tc>
        <w:tcPr>
          <w:tcW w:w="3120" w:type="dxa"/>
        </w:tcPr>
        <w:p w14:paraId="2C4BDD39" w14:textId="4F933A42" w:rsidR="53918F22" w:rsidRDefault="53918F22" w:rsidP="53918F22">
          <w:pPr>
            <w:pStyle w:val="Header"/>
            <w:ind w:right="-115"/>
            <w:jc w:val="right"/>
          </w:pPr>
        </w:p>
      </w:tc>
    </w:tr>
  </w:tbl>
  <w:p w14:paraId="7B8C25DD" w14:textId="2A684017" w:rsidR="53918F22" w:rsidRDefault="53918F22" w:rsidP="53918F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21A34" w14:textId="77777777" w:rsidR="00312712" w:rsidRDefault="00312712">
      <w:pPr>
        <w:spacing w:line="240" w:lineRule="auto"/>
      </w:pPr>
      <w:r>
        <w:separator/>
      </w:r>
    </w:p>
  </w:footnote>
  <w:footnote w:type="continuationSeparator" w:id="0">
    <w:p w14:paraId="6DEE6BBC" w14:textId="77777777" w:rsidR="00312712" w:rsidRDefault="003127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7D253C" w14:paraId="655B458C" w14:textId="77777777" w:rsidTr="53918F22">
      <w:trPr>
        <w:trHeight w:val="300"/>
      </w:trPr>
      <w:tc>
        <w:tcPr>
          <w:tcW w:w="3120" w:type="dxa"/>
        </w:tcPr>
        <w:p w14:paraId="1AEC320F" w14:textId="7B2036EC" w:rsidR="53918F22" w:rsidRDefault="53918F22" w:rsidP="53918F22">
          <w:pPr>
            <w:pStyle w:val="Header"/>
            <w:ind w:left="-115"/>
          </w:pPr>
        </w:p>
      </w:tc>
      <w:tc>
        <w:tcPr>
          <w:tcW w:w="3120" w:type="dxa"/>
        </w:tcPr>
        <w:p w14:paraId="1B524864" w14:textId="3995FE9B" w:rsidR="53918F22" w:rsidRDefault="53918F22" w:rsidP="53918F22">
          <w:pPr>
            <w:pStyle w:val="Header"/>
            <w:jc w:val="center"/>
          </w:pPr>
        </w:p>
      </w:tc>
      <w:tc>
        <w:tcPr>
          <w:tcW w:w="3120" w:type="dxa"/>
        </w:tcPr>
        <w:p w14:paraId="7EC7FD70" w14:textId="1C0802B7" w:rsidR="53918F22" w:rsidRDefault="53918F22" w:rsidP="53918F22">
          <w:pPr>
            <w:pStyle w:val="Header"/>
            <w:ind w:right="-115"/>
            <w:jc w:val="right"/>
          </w:pPr>
          <w:r>
            <w:t>Group 1</w:t>
          </w:r>
        </w:p>
      </w:tc>
    </w:tr>
  </w:tbl>
  <w:p w14:paraId="0510FF9B" w14:textId="59411B46" w:rsidR="53918F22" w:rsidRDefault="53918F22" w:rsidP="53918F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7D253C" w14:paraId="0AC97619" w14:textId="77777777" w:rsidTr="53918F22">
      <w:trPr>
        <w:trHeight w:val="300"/>
      </w:trPr>
      <w:tc>
        <w:tcPr>
          <w:tcW w:w="3120" w:type="dxa"/>
        </w:tcPr>
        <w:p w14:paraId="769FBA97" w14:textId="223902BD" w:rsidR="53918F22" w:rsidRDefault="53918F22" w:rsidP="53918F22">
          <w:pPr>
            <w:pStyle w:val="Header"/>
            <w:ind w:left="-115"/>
          </w:pPr>
        </w:p>
      </w:tc>
      <w:tc>
        <w:tcPr>
          <w:tcW w:w="3120" w:type="dxa"/>
        </w:tcPr>
        <w:p w14:paraId="0EB36D65" w14:textId="4654F2AD" w:rsidR="53918F22" w:rsidRDefault="53918F22" w:rsidP="53918F22">
          <w:pPr>
            <w:pStyle w:val="Header"/>
            <w:jc w:val="center"/>
          </w:pPr>
        </w:p>
      </w:tc>
      <w:tc>
        <w:tcPr>
          <w:tcW w:w="3120" w:type="dxa"/>
        </w:tcPr>
        <w:p w14:paraId="01082416" w14:textId="1725D4B7" w:rsidR="53918F22" w:rsidRDefault="53918F22" w:rsidP="53918F22">
          <w:pPr>
            <w:pStyle w:val="Header"/>
            <w:ind w:right="-115"/>
            <w:jc w:val="right"/>
          </w:pPr>
        </w:p>
      </w:tc>
    </w:tr>
  </w:tbl>
  <w:p w14:paraId="67556438" w14:textId="2BB30E42" w:rsidR="53918F22" w:rsidRDefault="53918F22" w:rsidP="53918F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EEF5"/>
    <w:multiLevelType w:val="hybridMultilevel"/>
    <w:tmpl w:val="FFFFFFFF"/>
    <w:lvl w:ilvl="0" w:tplc="B0E24934">
      <w:start w:val="1"/>
      <w:numFmt w:val="decimal"/>
      <w:lvlText w:val="%1."/>
      <w:lvlJc w:val="left"/>
      <w:pPr>
        <w:ind w:left="720" w:hanging="360"/>
      </w:pPr>
    </w:lvl>
    <w:lvl w:ilvl="1" w:tplc="DF4E353C">
      <w:start w:val="1"/>
      <w:numFmt w:val="lowerLetter"/>
      <w:lvlText w:val="%2."/>
      <w:lvlJc w:val="left"/>
      <w:pPr>
        <w:ind w:left="1440" w:hanging="360"/>
      </w:pPr>
    </w:lvl>
    <w:lvl w:ilvl="2" w:tplc="B48297D0">
      <w:start w:val="1"/>
      <w:numFmt w:val="lowerRoman"/>
      <w:lvlText w:val="%3."/>
      <w:lvlJc w:val="right"/>
      <w:pPr>
        <w:ind w:left="2160" w:hanging="180"/>
      </w:pPr>
    </w:lvl>
    <w:lvl w:ilvl="3" w:tplc="6C821A6C">
      <w:start w:val="1"/>
      <w:numFmt w:val="decimal"/>
      <w:lvlText w:val="%4."/>
      <w:lvlJc w:val="left"/>
      <w:pPr>
        <w:ind w:left="2880" w:hanging="360"/>
      </w:pPr>
    </w:lvl>
    <w:lvl w:ilvl="4" w:tplc="F26A96F2">
      <w:start w:val="1"/>
      <w:numFmt w:val="lowerLetter"/>
      <w:lvlText w:val="%5."/>
      <w:lvlJc w:val="left"/>
      <w:pPr>
        <w:ind w:left="3600" w:hanging="360"/>
      </w:pPr>
    </w:lvl>
    <w:lvl w:ilvl="5" w:tplc="69427626">
      <w:start w:val="1"/>
      <w:numFmt w:val="lowerRoman"/>
      <w:lvlText w:val="%6."/>
      <w:lvlJc w:val="right"/>
      <w:pPr>
        <w:ind w:left="4320" w:hanging="180"/>
      </w:pPr>
    </w:lvl>
    <w:lvl w:ilvl="6" w:tplc="18224770">
      <w:start w:val="1"/>
      <w:numFmt w:val="decimal"/>
      <w:lvlText w:val="%7."/>
      <w:lvlJc w:val="left"/>
      <w:pPr>
        <w:ind w:left="5040" w:hanging="360"/>
      </w:pPr>
    </w:lvl>
    <w:lvl w:ilvl="7" w:tplc="072EE17A">
      <w:start w:val="1"/>
      <w:numFmt w:val="lowerLetter"/>
      <w:lvlText w:val="%8."/>
      <w:lvlJc w:val="left"/>
      <w:pPr>
        <w:ind w:left="5760" w:hanging="360"/>
      </w:pPr>
    </w:lvl>
    <w:lvl w:ilvl="8" w:tplc="806C1F98">
      <w:start w:val="1"/>
      <w:numFmt w:val="lowerRoman"/>
      <w:lvlText w:val="%9."/>
      <w:lvlJc w:val="right"/>
      <w:pPr>
        <w:ind w:left="6480" w:hanging="180"/>
      </w:pPr>
    </w:lvl>
  </w:abstractNum>
  <w:abstractNum w:abstractNumId="1" w15:restartNumberingAfterBreak="0">
    <w:nsid w:val="0236749D"/>
    <w:multiLevelType w:val="hybridMultilevel"/>
    <w:tmpl w:val="FFFFFFFF"/>
    <w:lvl w:ilvl="0" w:tplc="FA88CAFE">
      <w:start w:val="1"/>
      <w:numFmt w:val="decimal"/>
      <w:lvlText w:val="%1."/>
      <w:lvlJc w:val="left"/>
      <w:pPr>
        <w:ind w:left="720" w:hanging="360"/>
      </w:pPr>
    </w:lvl>
    <w:lvl w:ilvl="1" w:tplc="03E0EE9E">
      <w:start w:val="1"/>
      <w:numFmt w:val="lowerLetter"/>
      <w:lvlText w:val="%2."/>
      <w:lvlJc w:val="left"/>
      <w:pPr>
        <w:ind w:left="1440" w:hanging="360"/>
      </w:pPr>
    </w:lvl>
    <w:lvl w:ilvl="2" w:tplc="EAAEC36A">
      <w:start w:val="1"/>
      <w:numFmt w:val="lowerRoman"/>
      <w:lvlText w:val="%3."/>
      <w:lvlJc w:val="right"/>
      <w:pPr>
        <w:ind w:left="2160" w:hanging="180"/>
      </w:pPr>
    </w:lvl>
    <w:lvl w:ilvl="3" w:tplc="4276071E">
      <w:start w:val="1"/>
      <w:numFmt w:val="decimal"/>
      <w:lvlText w:val="%4."/>
      <w:lvlJc w:val="left"/>
      <w:pPr>
        <w:ind w:left="2880" w:hanging="360"/>
      </w:pPr>
    </w:lvl>
    <w:lvl w:ilvl="4" w:tplc="689C8018">
      <w:start w:val="1"/>
      <w:numFmt w:val="lowerLetter"/>
      <w:lvlText w:val="%5."/>
      <w:lvlJc w:val="left"/>
      <w:pPr>
        <w:ind w:left="3600" w:hanging="360"/>
      </w:pPr>
    </w:lvl>
    <w:lvl w:ilvl="5" w:tplc="931055F8">
      <w:start w:val="1"/>
      <w:numFmt w:val="lowerRoman"/>
      <w:lvlText w:val="%6."/>
      <w:lvlJc w:val="right"/>
      <w:pPr>
        <w:ind w:left="4320" w:hanging="180"/>
      </w:pPr>
    </w:lvl>
    <w:lvl w:ilvl="6" w:tplc="75022B6C">
      <w:start w:val="1"/>
      <w:numFmt w:val="decimal"/>
      <w:lvlText w:val="%7."/>
      <w:lvlJc w:val="left"/>
      <w:pPr>
        <w:ind w:left="5040" w:hanging="360"/>
      </w:pPr>
    </w:lvl>
    <w:lvl w:ilvl="7" w:tplc="11789FC2">
      <w:start w:val="1"/>
      <w:numFmt w:val="lowerLetter"/>
      <w:lvlText w:val="%8."/>
      <w:lvlJc w:val="left"/>
      <w:pPr>
        <w:ind w:left="5760" w:hanging="360"/>
      </w:pPr>
    </w:lvl>
    <w:lvl w:ilvl="8" w:tplc="453206AE">
      <w:start w:val="1"/>
      <w:numFmt w:val="lowerRoman"/>
      <w:lvlText w:val="%9."/>
      <w:lvlJc w:val="right"/>
      <w:pPr>
        <w:ind w:left="6480" w:hanging="180"/>
      </w:pPr>
    </w:lvl>
  </w:abstractNum>
  <w:abstractNum w:abstractNumId="2" w15:restartNumberingAfterBreak="0">
    <w:nsid w:val="0676B3D5"/>
    <w:multiLevelType w:val="hybridMultilevel"/>
    <w:tmpl w:val="FFFFFFFF"/>
    <w:lvl w:ilvl="0" w:tplc="E552FCEC">
      <w:start w:val="1"/>
      <w:numFmt w:val="decimal"/>
      <w:lvlText w:val="%1."/>
      <w:lvlJc w:val="left"/>
      <w:pPr>
        <w:ind w:left="720" w:hanging="360"/>
      </w:pPr>
    </w:lvl>
    <w:lvl w:ilvl="1" w:tplc="A7A03EC0">
      <w:start w:val="1"/>
      <w:numFmt w:val="lowerLetter"/>
      <w:lvlText w:val="%2."/>
      <w:lvlJc w:val="left"/>
      <w:pPr>
        <w:ind w:left="1440" w:hanging="360"/>
      </w:pPr>
    </w:lvl>
    <w:lvl w:ilvl="2" w:tplc="C3089B78">
      <w:start w:val="1"/>
      <w:numFmt w:val="lowerRoman"/>
      <w:lvlText w:val="%3."/>
      <w:lvlJc w:val="right"/>
      <w:pPr>
        <w:ind w:left="2160" w:hanging="180"/>
      </w:pPr>
    </w:lvl>
    <w:lvl w:ilvl="3" w:tplc="B680EFF0">
      <w:start w:val="1"/>
      <w:numFmt w:val="decimal"/>
      <w:lvlText w:val="%4."/>
      <w:lvlJc w:val="left"/>
      <w:pPr>
        <w:ind w:left="2880" w:hanging="360"/>
      </w:pPr>
    </w:lvl>
    <w:lvl w:ilvl="4" w:tplc="54906E10">
      <w:start w:val="1"/>
      <w:numFmt w:val="lowerLetter"/>
      <w:lvlText w:val="%5."/>
      <w:lvlJc w:val="left"/>
      <w:pPr>
        <w:ind w:left="3600" w:hanging="360"/>
      </w:pPr>
    </w:lvl>
    <w:lvl w:ilvl="5" w:tplc="EF1ED56A">
      <w:start w:val="1"/>
      <w:numFmt w:val="lowerRoman"/>
      <w:lvlText w:val="%6."/>
      <w:lvlJc w:val="right"/>
      <w:pPr>
        <w:ind w:left="4320" w:hanging="180"/>
      </w:pPr>
    </w:lvl>
    <w:lvl w:ilvl="6" w:tplc="BC84BADA">
      <w:start w:val="1"/>
      <w:numFmt w:val="decimal"/>
      <w:lvlText w:val="%7."/>
      <w:lvlJc w:val="left"/>
      <w:pPr>
        <w:ind w:left="5040" w:hanging="360"/>
      </w:pPr>
    </w:lvl>
    <w:lvl w:ilvl="7" w:tplc="DECE3970">
      <w:start w:val="1"/>
      <w:numFmt w:val="lowerLetter"/>
      <w:lvlText w:val="%8."/>
      <w:lvlJc w:val="left"/>
      <w:pPr>
        <w:ind w:left="5760" w:hanging="360"/>
      </w:pPr>
    </w:lvl>
    <w:lvl w:ilvl="8" w:tplc="F4A85102">
      <w:start w:val="1"/>
      <w:numFmt w:val="lowerRoman"/>
      <w:lvlText w:val="%9."/>
      <w:lvlJc w:val="right"/>
      <w:pPr>
        <w:ind w:left="6480" w:hanging="180"/>
      </w:pPr>
    </w:lvl>
  </w:abstractNum>
  <w:abstractNum w:abstractNumId="3" w15:restartNumberingAfterBreak="0">
    <w:nsid w:val="0B8B80D5"/>
    <w:multiLevelType w:val="hybridMultilevel"/>
    <w:tmpl w:val="8422A134"/>
    <w:lvl w:ilvl="0" w:tplc="BF0837AE">
      <w:start w:val="1"/>
      <w:numFmt w:val="decimal"/>
      <w:lvlText w:val="%1."/>
      <w:lvlJc w:val="left"/>
      <w:pPr>
        <w:ind w:left="480" w:hanging="480"/>
      </w:pPr>
      <w:rPr>
        <w:rFonts w:ascii="Times New Roman" w:hAnsi="Times New Roman" w:hint="default"/>
      </w:rPr>
    </w:lvl>
    <w:lvl w:ilvl="1" w:tplc="6CF2FB8A">
      <w:start w:val="1"/>
      <w:numFmt w:val="lowerLetter"/>
      <w:lvlText w:val="%2."/>
      <w:lvlJc w:val="left"/>
      <w:pPr>
        <w:ind w:left="1440" w:hanging="360"/>
      </w:pPr>
    </w:lvl>
    <w:lvl w:ilvl="2" w:tplc="6B3E8FA0">
      <w:start w:val="1"/>
      <w:numFmt w:val="lowerRoman"/>
      <w:lvlText w:val="%3."/>
      <w:lvlJc w:val="right"/>
      <w:pPr>
        <w:ind w:left="2160" w:hanging="180"/>
      </w:pPr>
    </w:lvl>
    <w:lvl w:ilvl="3" w:tplc="6BCE2AC8">
      <w:start w:val="1"/>
      <w:numFmt w:val="decimal"/>
      <w:lvlText w:val="%4."/>
      <w:lvlJc w:val="left"/>
      <w:pPr>
        <w:ind w:left="2880" w:hanging="360"/>
      </w:pPr>
    </w:lvl>
    <w:lvl w:ilvl="4" w:tplc="AAE0C840">
      <w:start w:val="1"/>
      <w:numFmt w:val="lowerLetter"/>
      <w:lvlText w:val="%5."/>
      <w:lvlJc w:val="left"/>
      <w:pPr>
        <w:ind w:left="3600" w:hanging="360"/>
      </w:pPr>
    </w:lvl>
    <w:lvl w:ilvl="5" w:tplc="CD4EAD10">
      <w:start w:val="1"/>
      <w:numFmt w:val="lowerRoman"/>
      <w:lvlText w:val="%6."/>
      <w:lvlJc w:val="right"/>
      <w:pPr>
        <w:ind w:left="4320" w:hanging="180"/>
      </w:pPr>
    </w:lvl>
    <w:lvl w:ilvl="6" w:tplc="C0946A8A">
      <w:start w:val="1"/>
      <w:numFmt w:val="decimal"/>
      <w:lvlText w:val="%7."/>
      <w:lvlJc w:val="left"/>
      <w:pPr>
        <w:ind w:left="5040" w:hanging="360"/>
      </w:pPr>
    </w:lvl>
    <w:lvl w:ilvl="7" w:tplc="AA0043A6">
      <w:start w:val="1"/>
      <w:numFmt w:val="lowerLetter"/>
      <w:lvlText w:val="%8."/>
      <w:lvlJc w:val="left"/>
      <w:pPr>
        <w:ind w:left="5760" w:hanging="360"/>
      </w:pPr>
    </w:lvl>
    <w:lvl w:ilvl="8" w:tplc="9424C806">
      <w:start w:val="1"/>
      <w:numFmt w:val="lowerRoman"/>
      <w:lvlText w:val="%9."/>
      <w:lvlJc w:val="right"/>
      <w:pPr>
        <w:ind w:left="6480" w:hanging="180"/>
      </w:pPr>
    </w:lvl>
  </w:abstractNum>
  <w:abstractNum w:abstractNumId="4" w15:restartNumberingAfterBreak="0">
    <w:nsid w:val="0FAC4593"/>
    <w:multiLevelType w:val="hybridMultilevel"/>
    <w:tmpl w:val="FFFFFFFF"/>
    <w:lvl w:ilvl="0" w:tplc="948A168E">
      <w:start w:val="1"/>
      <w:numFmt w:val="decimal"/>
      <w:lvlText w:val="%1."/>
      <w:lvlJc w:val="left"/>
      <w:pPr>
        <w:ind w:left="720" w:hanging="360"/>
      </w:pPr>
    </w:lvl>
    <w:lvl w:ilvl="1" w:tplc="9326B308">
      <w:start w:val="1"/>
      <w:numFmt w:val="lowerLetter"/>
      <w:lvlText w:val="%2."/>
      <w:lvlJc w:val="left"/>
      <w:pPr>
        <w:ind w:left="1440" w:hanging="360"/>
      </w:pPr>
    </w:lvl>
    <w:lvl w:ilvl="2" w:tplc="AF062934">
      <w:start w:val="1"/>
      <w:numFmt w:val="lowerRoman"/>
      <w:lvlText w:val="%3."/>
      <w:lvlJc w:val="right"/>
      <w:pPr>
        <w:ind w:left="2160" w:hanging="180"/>
      </w:pPr>
    </w:lvl>
    <w:lvl w:ilvl="3" w:tplc="022482F4">
      <w:start w:val="1"/>
      <w:numFmt w:val="decimal"/>
      <w:lvlText w:val="%4."/>
      <w:lvlJc w:val="left"/>
      <w:pPr>
        <w:ind w:left="2880" w:hanging="360"/>
      </w:pPr>
    </w:lvl>
    <w:lvl w:ilvl="4" w:tplc="4964E724">
      <w:start w:val="1"/>
      <w:numFmt w:val="lowerLetter"/>
      <w:lvlText w:val="%5."/>
      <w:lvlJc w:val="left"/>
      <w:pPr>
        <w:ind w:left="3600" w:hanging="360"/>
      </w:pPr>
    </w:lvl>
    <w:lvl w:ilvl="5" w:tplc="F3CA2B7C">
      <w:start w:val="1"/>
      <w:numFmt w:val="lowerRoman"/>
      <w:lvlText w:val="%6."/>
      <w:lvlJc w:val="right"/>
      <w:pPr>
        <w:ind w:left="4320" w:hanging="180"/>
      </w:pPr>
    </w:lvl>
    <w:lvl w:ilvl="6" w:tplc="935471BC">
      <w:start w:val="1"/>
      <w:numFmt w:val="decimal"/>
      <w:lvlText w:val="%7."/>
      <w:lvlJc w:val="left"/>
      <w:pPr>
        <w:ind w:left="5040" w:hanging="360"/>
      </w:pPr>
    </w:lvl>
    <w:lvl w:ilvl="7" w:tplc="954E53DE">
      <w:start w:val="1"/>
      <w:numFmt w:val="lowerLetter"/>
      <w:lvlText w:val="%8."/>
      <w:lvlJc w:val="left"/>
      <w:pPr>
        <w:ind w:left="5760" w:hanging="360"/>
      </w:pPr>
    </w:lvl>
    <w:lvl w:ilvl="8" w:tplc="F738D440">
      <w:start w:val="1"/>
      <w:numFmt w:val="lowerRoman"/>
      <w:lvlText w:val="%9."/>
      <w:lvlJc w:val="right"/>
      <w:pPr>
        <w:ind w:left="6480" w:hanging="180"/>
      </w:pPr>
    </w:lvl>
  </w:abstractNum>
  <w:abstractNum w:abstractNumId="5" w15:restartNumberingAfterBreak="0">
    <w:nsid w:val="187B2EC2"/>
    <w:multiLevelType w:val="hybridMultilevel"/>
    <w:tmpl w:val="FFFFFFFF"/>
    <w:lvl w:ilvl="0" w:tplc="A52621D4">
      <w:start w:val="1"/>
      <w:numFmt w:val="decimal"/>
      <w:lvlText w:val="%1."/>
      <w:lvlJc w:val="left"/>
      <w:pPr>
        <w:ind w:left="720" w:hanging="360"/>
      </w:pPr>
    </w:lvl>
    <w:lvl w:ilvl="1" w:tplc="451241DC">
      <w:start w:val="1"/>
      <w:numFmt w:val="lowerLetter"/>
      <w:lvlText w:val="%2."/>
      <w:lvlJc w:val="left"/>
      <w:pPr>
        <w:ind w:left="1440" w:hanging="360"/>
      </w:pPr>
    </w:lvl>
    <w:lvl w:ilvl="2" w:tplc="1C4AC0A2">
      <w:start w:val="1"/>
      <w:numFmt w:val="lowerRoman"/>
      <w:lvlText w:val="%3."/>
      <w:lvlJc w:val="right"/>
      <w:pPr>
        <w:ind w:left="2160" w:hanging="180"/>
      </w:pPr>
    </w:lvl>
    <w:lvl w:ilvl="3" w:tplc="8F40F2DC">
      <w:start w:val="1"/>
      <w:numFmt w:val="decimal"/>
      <w:lvlText w:val="%4."/>
      <w:lvlJc w:val="left"/>
      <w:pPr>
        <w:ind w:left="2880" w:hanging="360"/>
      </w:pPr>
    </w:lvl>
    <w:lvl w:ilvl="4" w:tplc="888E473E">
      <w:start w:val="1"/>
      <w:numFmt w:val="lowerLetter"/>
      <w:lvlText w:val="%5."/>
      <w:lvlJc w:val="left"/>
      <w:pPr>
        <w:ind w:left="3600" w:hanging="360"/>
      </w:pPr>
    </w:lvl>
    <w:lvl w:ilvl="5" w:tplc="76562918">
      <w:start w:val="1"/>
      <w:numFmt w:val="lowerRoman"/>
      <w:lvlText w:val="%6."/>
      <w:lvlJc w:val="right"/>
      <w:pPr>
        <w:ind w:left="4320" w:hanging="180"/>
      </w:pPr>
    </w:lvl>
    <w:lvl w:ilvl="6" w:tplc="E2046ADA">
      <w:start w:val="1"/>
      <w:numFmt w:val="decimal"/>
      <w:lvlText w:val="%7."/>
      <w:lvlJc w:val="left"/>
      <w:pPr>
        <w:ind w:left="5040" w:hanging="360"/>
      </w:pPr>
    </w:lvl>
    <w:lvl w:ilvl="7" w:tplc="9E48B7DC">
      <w:start w:val="1"/>
      <w:numFmt w:val="lowerLetter"/>
      <w:lvlText w:val="%8."/>
      <w:lvlJc w:val="left"/>
      <w:pPr>
        <w:ind w:left="5760" w:hanging="360"/>
      </w:pPr>
    </w:lvl>
    <w:lvl w:ilvl="8" w:tplc="F6B28B22">
      <w:start w:val="1"/>
      <w:numFmt w:val="lowerRoman"/>
      <w:lvlText w:val="%9."/>
      <w:lvlJc w:val="right"/>
      <w:pPr>
        <w:ind w:left="6480" w:hanging="180"/>
      </w:pPr>
    </w:lvl>
  </w:abstractNum>
  <w:abstractNum w:abstractNumId="6" w15:restartNumberingAfterBreak="0">
    <w:nsid w:val="1D9690C9"/>
    <w:multiLevelType w:val="hybridMultilevel"/>
    <w:tmpl w:val="FFFFFFFF"/>
    <w:lvl w:ilvl="0" w:tplc="97424402">
      <w:start w:val="1"/>
      <w:numFmt w:val="decimal"/>
      <w:lvlText w:val="%1."/>
      <w:lvlJc w:val="left"/>
      <w:pPr>
        <w:ind w:left="720" w:hanging="360"/>
      </w:pPr>
    </w:lvl>
    <w:lvl w:ilvl="1" w:tplc="70D05AC0">
      <w:start w:val="1"/>
      <w:numFmt w:val="lowerLetter"/>
      <w:lvlText w:val="%2."/>
      <w:lvlJc w:val="left"/>
      <w:pPr>
        <w:ind w:left="1440" w:hanging="360"/>
      </w:pPr>
    </w:lvl>
    <w:lvl w:ilvl="2" w:tplc="04A8DEB8">
      <w:start w:val="1"/>
      <w:numFmt w:val="lowerRoman"/>
      <w:lvlText w:val="%3."/>
      <w:lvlJc w:val="right"/>
      <w:pPr>
        <w:ind w:left="2160" w:hanging="180"/>
      </w:pPr>
    </w:lvl>
    <w:lvl w:ilvl="3" w:tplc="C7CA3D38">
      <w:start w:val="1"/>
      <w:numFmt w:val="decimal"/>
      <w:lvlText w:val="%4."/>
      <w:lvlJc w:val="left"/>
      <w:pPr>
        <w:ind w:left="2880" w:hanging="360"/>
      </w:pPr>
    </w:lvl>
    <w:lvl w:ilvl="4" w:tplc="11288338">
      <w:start w:val="1"/>
      <w:numFmt w:val="lowerLetter"/>
      <w:lvlText w:val="%5."/>
      <w:lvlJc w:val="left"/>
      <w:pPr>
        <w:ind w:left="3600" w:hanging="360"/>
      </w:pPr>
    </w:lvl>
    <w:lvl w:ilvl="5" w:tplc="91DC45AA">
      <w:start w:val="1"/>
      <w:numFmt w:val="lowerRoman"/>
      <w:lvlText w:val="%6."/>
      <w:lvlJc w:val="right"/>
      <w:pPr>
        <w:ind w:left="4320" w:hanging="180"/>
      </w:pPr>
    </w:lvl>
    <w:lvl w:ilvl="6" w:tplc="DA3A6284">
      <w:start w:val="1"/>
      <w:numFmt w:val="decimal"/>
      <w:lvlText w:val="%7."/>
      <w:lvlJc w:val="left"/>
      <w:pPr>
        <w:ind w:left="5040" w:hanging="360"/>
      </w:pPr>
    </w:lvl>
    <w:lvl w:ilvl="7" w:tplc="E726548A">
      <w:start w:val="1"/>
      <w:numFmt w:val="lowerLetter"/>
      <w:lvlText w:val="%8."/>
      <w:lvlJc w:val="left"/>
      <w:pPr>
        <w:ind w:left="5760" w:hanging="360"/>
      </w:pPr>
    </w:lvl>
    <w:lvl w:ilvl="8" w:tplc="9F786C08">
      <w:start w:val="1"/>
      <w:numFmt w:val="lowerRoman"/>
      <w:lvlText w:val="%9."/>
      <w:lvlJc w:val="right"/>
      <w:pPr>
        <w:ind w:left="6480" w:hanging="180"/>
      </w:pPr>
    </w:lvl>
  </w:abstractNum>
  <w:abstractNum w:abstractNumId="7" w15:restartNumberingAfterBreak="0">
    <w:nsid w:val="229F6CDD"/>
    <w:multiLevelType w:val="hybridMultilevel"/>
    <w:tmpl w:val="FFFFFFFF"/>
    <w:lvl w:ilvl="0" w:tplc="5240EAA4">
      <w:start w:val="1"/>
      <w:numFmt w:val="decimal"/>
      <w:lvlText w:val="%1."/>
      <w:lvlJc w:val="left"/>
      <w:pPr>
        <w:ind w:left="720" w:hanging="360"/>
      </w:pPr>
    </w:lvl>
    <w:lvl w:ilvl="1" w:tplc="1A66FEA4">
      <w:start w:val="1"/>
      <w:numFmt w:val="lowerLetter"/>
      <w:lvlText w:val="%2."/>
      <w:lvlJc w:val="left"/>
      <w:pPr>
        <w:ind w:left="1440" w:hanging="360"/>
      </w:pPr>
    </w:lvl>
    <w:lvl w:ilvl="2" w:tplc="95705C16">
      <w:start w:val="1"/>
      <w:numFmt w:val="lowerRoman"/>
      <w:lvlText w:val="%3."/>
      <w:lvlJc w:val="right"/>
      <w:pPr>
        <w:ind w:left="2160" w:hanging="180"/>
      </w:pPr>
    </w:lvl>
    <w:lvl w:ilvl="3" w:tplc="0A2476B8">
      <w:start w:val="1"/>
      <w:numFmt w:val="decimal"/>
      <w:lvlText w:val="%4."/>
      <w:lvlJc w:val="left"/>
      <w:pPr>
        <w:ind w:left="2880" w:hanging="360"/>
      </w:pPr>
    </w:lvl>
    <w:lvl w:ilvl="4" w:tplc="D6866F58">
      <w:start w:val="1"/>
      <w:numFmt w:val="lowerLetter"/>
      <w:lvlText w:val="%5."/>
      <w:lvlJc w:val="left"/>
      <w:pPr>
        <w:ind w:left="3600" w:hanging="360"/>
      </w:pPr>
    </w:lvl>
    <w:lvl w:ilvl="5" w:tplc="221AB95A">
      <w:start w:val="1"/>
      <w:numFmt w:val="lowerRoman"/>
      <w:lvlText w:val="%6."/>
      <w:lvlJc w:val="right"/>
      <w:pPr>
        <w:ind w:left="4320" w:hanging="180"/>
      </w:pPr>
    </w:lvl>
    <w:lvl w:ilvl="6" w:tplc="25AA686A">
      <w:start w:val="1"/>
      <w:numFmt w:val="decimal"/>
      <w:lvlText w:val="%7."/>
      <w:lvlJc w:val="left"/>
      <w:pPr>
        <w:ind w:left="5040" w:hanging="360"/>
      </w:pPr>
    </w:lvl>
    <w:lvl w:ilvl="7" w:tplc="0E5AF458">
      <w:start w:val="1"/>
      <w:numFmt w:val="lowerLetter"/>
      <w:lvlText w:val="%8."/>
      <w:lvlJc w:val="left"/>
      <w:pPr>
        <w:ind w:left="5760" w:hanging="360"/>
      </w:pPr>
    </w:lvl>
    <w:lvl w:ilvl="8" w:tplc="77D21534">
      <w:start w:val="1"/>
      <w:numFmt w:val="lowerRoman"/>
      <w:lvlText w:val="%9."/>
      <w:lvlJc w:val="right"/>
      <w:pPr>
        <w:ind w:left="6480" w:hanging="180"/>
      </w:pPr>
    </w:lvl>
  </w:abstractNum>
  <w:abstractNum w:abstractNumId="8" w15:restartNumberingAfterBreak="0">
    <w:nsid w:val="24A5A9C4"/>
    <w:multiLevelType w:val="hybridMultilevel"/>
    <w:tmpl w:val="FFFFFFFF"/>
    <w:lvl w:ilvl="0" w:tplc="F4B2E12C">
      <w:start w:val="1"/>
      <w:numFmt w:val="decimal"/>
      <w:lvlText w:val="%1."/>
      <w:lvlJc w:val="left"/>
      <w:pPr>
        <w:ind w:left="720" w:hanging="360"/>
      </w:pPr>
    </w:lvl>
    <w:lvl w:ilvl="1" w:tplc="15CA2EE6">
      <w:start w:val="1"/>
      <w:numFmt w:val="lowerLetter"/>
      <w:lvlText w:val="%2."/>
      <w:lvlJc w:val="left"/>
      <w:pPr>
        <w:ind w:left="1440" w:hanging="360"/>
      </w:pPr>
    </w:lvl>
    <w:lvl w:ilvl="2" w:tplc="80A81FB2">
      <w:start w:val="1"/>
      <w:numFmt w:val="lowerRoman"/>
      <w:lvlText w:val="%3."/>
      <w:lvlJc w:val="right"/>
      <w:pPr>
        <w:ind w:left="2160" w:hanging="180"/>
      </w:pPr>
    </w:lvl>
    <w:lvl w:ilvl="3" w:tplc="7102C9B4">
      <w:start w:val="1"/>
      <w:numFmt w:val="decimal"/>
      <w:lvlText w:val="%4."/>
      <w:lvlJc w:val="left"/>
      <w:pPr>
        <w:ind w:left="2880" w:hanging="360"/>
      </w:pPr>
    </w:lvl>
    <w:lvl w:ilvl="4" w:tplc="B1268C00">
      <w:start w:val="1"/>
      <w:numFmt w:val="lowerLetter"/>
      <w:lvlText w:val="%5."/>
      <w:lvlJc w:val="left"/>
      <w:pPr>
        <w:ind w:left="3600" w:hanging="360"/>
      </w:pPr>
    </w:lvl>
    <w:lvl w:ilvl="5" w:tplc="4F446D82">
      <w:start w:val="1"/>
      <w:numFmt w:val="lowerRoman"/>
      <w:lvlText w:val="%6."/>
      <w:lvlJc w:val="right"/>
      <w:pPr>
        <w:ind w:left="4320" w:hanging="180"/>
      </w:pPr>
    </w:lvl>
    <w:lvl w:ilvl="6" w:tplc="86BEA53A">
      <w:start w:val="1"/>
      <w:numFmt w:val="decimal"/>
      <w:lvlText w:val="%7."/>
      <w:lvlJc w:val="left"/>
      <w:pPr>
        <w:ind w:left="5040" w:hanging="360"/>
      </w:pPr>
    </w:lvl>
    <w:lvl w:ilvl="7" w:tplc="4ACA897E">
      <w:start w:val="1"/>
      <w:numFmt w:val="lowerLetter"/>
      <w:lvlText w:val="%8."/>
      <w:lvlJc w:val="left"/>
      <w:pPr>
        <w:ind w:left="5760" w:hanging="360"/>
      </w:pPr>
    </w:lvl>
    <w:lvl w:ilvl="8" w:tplc="237E1B06">
      <w:start w:val="1"/>
      <w:numFmt w:val="lowerRoman"/>
      <w:lvlText w:val="%9."/>
      <w:lvlJc w:val="right"/>
      <w:pPr>
        <w:ind w:left="6480" w:hanging="180"/>
      </w:pPr>
    </w:lvl>
  </w:abstractNum>
  <w:abstractNum w:abstractNumId="9" w15:restartNumberingAfterBreak="0">
    <w:nsid w:val="25659EFA"/>
    <w:multiLevelType w:val="hybridMultilevel"/>
    <w:tmpl w:val="FFFFFFFF"/>
    <w:lvl w:ilvl="0" w:tplc="4516D46A">
      <w:start w:val="1"/>
      <w:numFmt w:val="decimal"/>
      <w:lvlText w:val="%1."/>
      <w:lvlJc w:val="left"/>
      <w:pPr>
        <w:ind w:left="720" w:hanging="360"/>
      </w:pPr>
    </w:lvl>
    <w:lvl w:ilvl="1" w:tplc="A16AF1EE">
      <w:start w:val="1"/>
      <w:numFmt w:val="lowerLetter"/>
      <w:lvlText w:val="%2."/>
      <w:lvlJc w:val="left"/>
      <w:pPr>
        <w:ind w:left="1440" w:hanging="360"/>
      </w:pPr>
    </w:lvl>
    <w:lvl w:ilvl="2" w:tplc="C14E517C">
      <w:start w:val="1"/>
      <w:numFmt w:val="lowerRoman"/>
      <w:lvlText w:val="%3."/>
      <w:lvlJc w:val="right"/>
      <w:pPr>
        <w:ind w:left="2160" w:hanging="180"/>
      </w:pPr>
    </w:lvl>
    <w:lvl w:ilvl="3" w:tplc="57E0BEFC">
      <w:start w:val="1"/>
      <w:numFmt w:val="decimal"/>
      <w:lvlText w:val="%4."/>
      <w:lvlJc w:val="left"/>
      <w:pPr>
        <w:ind w:left="2880" w:hanging="360"/>
      </w:pPr>
    </w:lvl>
    <w:lvl w:ilvl="4" w:tplc="43EAB664">
      <w:start w:val="1"/>
      <w:numFmt w:val="lowerLetter"/>
      <w:lvlText w:val="%5."/>
      <w:lvlJc w:val="left"/>
      <w:pPr>
        <w:ind w:left="3600" w:hanging="360"/>
      </w:pPr>
    </w:lvl>
    <w:lvl w:ilvl="5" w:tplc="D26AEC54">
      <w:start w:val="1"/>
      <w:numFmt w:val="lowerRoman"/>
      <w:lvlText w:val="%6."/>
      <w:lvlJc w:val="right"/>
      <w:pPr>
        <w:ind w:left="4320" w:hanging="180"/>
      </w:pPr>
    </w:lvl>
    <w:lvl w:ilvl="6" w:tplc="FDF66628">
      <w:start w:val="1"/>
      <w:numFmt w:val="decimal"/>
      <w:lvlText w:val="%7."/>
      <w:lvlJc w:val="left"/>
      <w:pPr>
        <w:ind w:left="5040" w:hanging="360"/>
      </w:pPr>
    </w:lvl>
    <w:lvl w:ilvl="7" w:tplc="755010DE">
      <w:start w:val="1"/>
      <w:numFmt w:val="lowerLetter"/>
      <w:lvlText w:val="%8."/>
      <w:lvlJc w:val="left"/>
      <w:pPr>
        <w:ind w:left="5760" w:hanging="360"/>
      </w:pPr>
    </w:lvl>
    <w:lvl w:ilvl="8" w:tplc="70C83C7E">
      <w:start w:val="1"/>
      <w:numFmt w:val="lowerRoman"/>
      <w:lvlText w:val="%9."/>
      <w:lvlJc w:val="right"/>
      <w:pPr>
        <w:ind w:left="6480" w:hanging="180"/>
      </w:pPr>
    </w:lvl>
  </w:abstractNum>
  <w:abstractNum w:abstractNumId="10" w15:restartNumberingAfterBreak="0">
    <w:nsid w:val="265ECC61"/>
    <w:multiLevelType w:val="hybridMultilevel"/>
    <w:tmpl w:val="FFFFFFFF"/>
    <w:lvl w:ilvl="0" w:tplc="7D2C8536">
      <w:start w:val="1"/>
      <w:numFmt w:val="decimal"/>
      <w:lvlText w:val="%1."/>
      <w:lvlJc w:val="left"/>
      <w:pPr>
        <w:ind w:left="720" w:hanging="360"/>
      </w:pPr>
    </w:lvl>
    <w:lvl w:ilvl="1" w:tplc="EFF079B2">
      <w:start w:val="1"/>
      <w:numFmt w:val="lowerLetter"/>
      <w:lvlText w:val="%2."/>
      <w:lvlJc w:val="left"/>
      <w:pPr>
        <w:ind w:left="1440" w:hanging="360"/>
      </w:pPr>
    </w:lvl>
    <w:lvl w:ilvl="2" w:tplc="15DC087E">
      <w:start w:val="1"/>
      <w:numFmt w:val="lowerRoman"/>
      <w:lvlText w:val="%3."/>
      <w:lvlJc w:val="right"/>
      <w:pPr>
        <w:ind w:left="2160" w:hanging="180"/>
      </w:pPr>
    </w:lvl>
    <w:lvl w:ilvl="3" w:tplc="0842323C">
      <w:start w:val="1"/>
      <w:numFmt w:val="decimal"/>
      <w:lvlText w:val="%4."/>
      <w:lvlJc w:val="left"/>
      <w:pPr>
        <w:ind w:left="2880" w:hanging="360"/>
      </w:pPr>
    </w:lvl>
    <w:lvl w:ilvl="4" w:tplc="73E2FE58">
      <w:start w:val="1"/>
      <w:numFmt w:val="lowerLetter"/>
      <w:lvlText w:val="%5."/>
      <w:lvlJc w:val="left"/>
      <w:pPr>
        <w:ind w:left="3600" w:hanging="360"/>
      </w:pPr>
    </w:lvl>
    <w:lvl w:ilvl="5" w:tplc="1548E202">
      <w:start w:val="1"/>
      <w:numFmt w:val="lowerRoman"/>
      <w:lvlText w:val="%6."/>
      <w:lvlJc w:val="right"/>
      <w:pPr>
        <w:ind w:left="4320" w:hanging="180"/>
      </w:pPr>
    </w:lvl>
    <w:lvl w:ilvl="6" w:tplc="0A584948">
      <w:start w:val="1"/>
      <w:numFmt w:val="decimal"/>
      <w:lvlText w:val="%7."/>
      <w:lvlJc w:val="left"/>
      <w:pPr>
        <w:ind w:left="5040" w:hanging="360"/>
      </w:pPr>
    </w:lvl>
    <w:lvl w:ilvl="7" w:tplc="AD08A86E">
      <w:start w:val="1"/>
      <w:numFmt w:val="lowerLetter"/>
      <w:lvlText w:val="%8."/>
      <w:lvlJc w:val="left"/>
      <w:pPr>
        <w:ind w:left="5760" w:hanging="360"/>
      </w:pPr>
    </w:lvl>
    <w:lvl w:ilvl="8" w:tplc="24D2F538">
      <w:start w:val="1"/>
      <w:numFmt w:val="lowerRoman"/>
      <w:lvlText w:val="%9."/>
      <w:lvlJc w:val="right"/>
      <w:pPr>
        <w:ind w:left="6480" w:hanging="180"/>
      </w:pPr>
    </w:lvl>
  </w:abstractNum>
  <w:abstractNum w:abstractNumId="11" w15:restartNumberingAfterBreak="0">
    <w:nsid w:val="31EF821C"/>
    <w:multiLevelType w:val="hybridMultilevel"/>
    <w:tmpl w:val="FFFFFFFF"/>
    <w:lvl w:ilvl="0" w:tplc="3FF64778">
      <w:start w:val="1"/>
      <w:numFmt w:val="decimal"/>
      <w:lvlText w:val="%1."/>
      <w:lvlJc w:val="left"/>
      <w:pPr>
        <w:ind w:left="720" w:hanging="360"/>
      </w:pPr>
    </w:lvl>
    <w:lvl w:ilvl="1" w:tplc="459E0970">
      <w:start w:val="1"/>
      <w:numFmt w:val="lowerLetter"/>
      <w:lvlText w:val="%2."/>
      <w:lvlJc w:val="left"/>
      <w:pPr>
        <w:ind w:left="1440" w:hanging="360"/>
      </w:pPr>
    </w:lvl>
    <w:lvl w:ilvl="2" w:tplc="6B38D904">
      <w:start w:val="1"/>
      <w:numFmt w:val="lowerRoman"/>
      <w:lvlText w:val="%3."/>
      <w:lvlJc w:val="right"/>
      <w:pPr>
        <w:ind w:left="2160" w:hanging="180"/>
      </w:pPr>
    </w:lvl>
    <w:lvl w:ilvl="3" w:tplc="1208185A">
      <w:start w:val="1"/>
      <w:numFmt w:val="decimal"/>
      <w:lvlText w:val="%4."/>
      <w:lvlJc w:val="left"/>
      <w:pPr>
        <w:ind w:left="2880" w:hanging="360"/>
      </w:pPr>
    </w:lvl>
    <w:lvl w:ilvl="4" w:tplc="7FECFA56">
      <w:start w:val="1"/>
      <w:numFmt w:val="lowerLetter"/>
      <w:lvlText w:val="%5."/>
      <w:lvlJc w:val="left"/>
      <w:pPr>
        <w:ind w:left="3600" w:hanging="360"/>
      </w:pPr>
    </w:lvl>
    <w:lvl w:ilvl="5" w:tplc="683C4512">
      <w:start w:val="1"/>
      <w:numFmt w:val="lowerRoman"/>
      <w:lvlText w:val="%6."/>
      <w:lvlJc w:val="right"/>
      <w:pPr>
        <w:ind w:left="4320" w:hanging="180"/>
      </w:pPr>
    </w:lvl>
    <w:lvl w:ilvl="6" w:tplc="26305730">
      <w:start w:val="1"/>
      <w:numFmt w:val="decimal"/>
      <w:lvlText w:val="%7."/>
      <w:lvlJc w:val="left"/>
      <w:pPr>
        <w:ind w:left="5040" w:hanging="360"/>
      </w:pPr>
    </w:lvl>
    <w:lvl w:ilvl="7" w:tplc="1DD2551A">
      <w:start w:val="1"/>
      <w:numFmt w:val="lowerLetter"/>
      <w:lvlText w:val="%8."/>
      <w:lvlJc w:val="left"/>
      <w:pPr>
        <w:ind w:left="5760" w:hanging="360"/>
      </w:pPr>
    </w:lvl>
    <w:lvl w:ilvl="8" w:tplc="2DF0AFD4">
      <w:start w:val="1"/>
      <w:numFmt w:val="lowerRoman"/>
      <w:lvlText w:val="%9."/>
      <w:lvlJc w:val="right"/>
      <w:pPr>
        <w:ind w:left="6480" w:hanging="180"/>
      </w:pPr>
    </w:lvl>
  </w:abstractNum>
  <w:abstractNum w:abstractNumId="12" w15:restartNumberingAfterBreak="0">
    <w:nsid w:val="3514EDA4"/>
    <w:multiLevelType w:val="hybridMultilevel"/>
    <w:tmpl w:val="FFFFFFFF"/>
    <w:lvl w:ilvl="0" w:tplc="AB36CCF2">
      <w:start w:val="1"/>
      <w:numFmt w:val="decimal"/>
      <w:lvlText w:val="%1."/>
      <w:lvlJc w:val="left"/>
      <w:pPr>
        <w:ind w:left="720" w:hanging="360"/>
      </w:pPr>
    </w:lvl>
    <w:lvl w:ilvl="1" w:tplc="F3744318">
      <w:start w:val="1"/>
      <w:numFmt w:val="lowerLetter"/>
      <w:lvlText w:val="%2."/>
      <w:lvlJc w:val="left"/>
      <w:pPr>
        <w:ind w:left="1440" w:hanging="360"/>
      </w:pPr>
    </w:lvl>
    <w:lvl w:ilvl="2" w:tplc="4950DE0C">
      <w:start w:val="1"/>
      <w:numFmt w:val="lowerRoman"/>
      <w:lvlText w:val="%3."/>
      <w:lvlJc w:val="right"/>
      <w:pPr>
        <w:ind w:left="2160" w:hanging="180"/>
      </w:pPr>
    </w:lvl>
    <w:lvl w:ilvl="3" w:tplc="FA12319A">
      <w:start w:val="1"/>
      <w:numFmt w:val="decimal"/>
      <w:lvlText w:val="%4."/>
      <w:lvlJc w:val="left"/>
      <w:pPr>
        <w:ind w:left="2880" w:hanging="360"/>
      </w:pPr>
    </w:lvl>
    <w:lvl w:ilvl="4" w:tplc="38CC6332">
      <w:start w:val="1"/>
      <w:numFmt w:val="lowerLetter"/>
      <w:lvlText w:val="%5."/>
      <w:lvlJc w:val="left"/>
      <w:pPr>
        <w:ind w:left="3600" w:hanging="360"/>
      </w:pPr>
    </w:lvl>
    <w:lvl w:ilvl="5" w:tplc="FC482444">
      <w:start w:val="1"/>
      <w:numFmt w:val="lowerRoman"/>
      <w:lvlText w:val="%6."/>
      <w:lvlJc w:val="right"/>
      <w:pPr>
        <w:ind w:left="4320" w:hanging="180"/>
      </w:pPr>
    </w:lvl>
    <w:lvl w:ilvl="6" w:tplc="AA82E46E">
      <w:start w:val="1"/>
      <w:numFmt w:val="decimal"/>
      <w:lvlText w:val="%7."/>
      <w:lvlJc w:val="left"/>
      <w:pPr>
        <w:ind w:left="5040" w:hanging="360"/>
      </w:pPr>
    </w:lvl>
    <w:lvl w:ilvl="7" w:tplc="03F65DFA">
      <w:start w:val="1"/>
      <w:numFmt w:val="lowerLetter"/>
      <w:lvlText w:val="%8."/>
      <w:lvlJc w:val="left"/>
      <w:pPr>
        <w:ind w:left="5760" w:hanging="360"/>
      </w:pPr>
    </w:lvl>
    <w:lvl w:ilvl="8" w:tplc="D8DE7152">
      <w:start w:val="1"/>
      <w:numFmt w:val="lowerRoman"/>
      <w:lvlText w:val="%9."/>
      <w:lvlJc w:val="right"/>
      <w:pPr>
        <w:ind w:left="6480" w:hanging="180"/>
      </w:pPr>
    </w:lvl>
  </w:abstractNum>
  <w:abstractNum w:abstractNumId="13" w15:restartNumberingAfterBreak="0">
    <w:nsid w:val="3ACA35EE"/>
    <w:multiLevelType w:val="hybridMultilevel"/>
    <w:tmpl w:val="FFFFFFFF"/>
    <w:lvl w:ilvl="0" w:tplc="57189F6C">
      <w:start w:val="1"/>
      <w:numFmt w:val="decimal"/>
      <w:lvlText w:val="%1."/>
      <w:lvlJc w:val="left"/>
      <w:pPr>
        <w:ind w:left="720" w:hanging="360"/>
      </w:pPr>
    </w:lvl>
    <w:lvl w:ilvl="1" w:tplc="642672A2">
      <w:start w:val="1"/>
      <w:numFmt w:val="lowerLetter"/>
      <w:lvlText w:val="%2."/>
      <w:lvlJc w:val="left"/>
      <w:pPr>
        <w:ind w:left="1440" w:hanging="360"/>
      </w:pPr>
    </w:lvl>
    <w:lvl w:ilvl="2" w:tplc="49A6EB9A">
      <w:start w:val="1"/>
      <w:numFmt w:val="lowerRoman"/>
      <w:lvlText w:val="%3."/>
      <w:lvlJc w:val="right"/>
      <w:pPr>
        <w:ind w:left="2160" w:hanging="180"/>
      </w:pPr>
    </w:lvl>
    <w:lvl w:ilvl="3" w:tplc="03F4EF12">
      <w:start w:val="1"/>
      <w:numFmt w:val="decimal"/>
      <w:lvlText w:val="%4."/>
      <w:lvlJc w:val="left"/>
      <w:pPr>
        <w:ind w:left="2880" w:hanging="360"/>
      </w:pPr>
    </w:lvl>
    <w:lvl w:ilvl="4" w:tplc="152CAF9C">
      <w:start w:val="1"/>
      <w:numFmt w:val="lowerLetter"/>
      <w:lvlText w:val="%5."/>
      <w:lvlJc w:val="left"/>
      <w:pPr>
        <w:ind w:left="3600" w:hanging="360"/>
      </w:pPr>
    </w:lvl>
    <w:lvl w:ilvl="5" w:tplc="9A8EAF64">
      <w:start w:val="1"/>
      <w:numFmt w:val="lowerRoman"/>
      <w:lvlText w:val="%6."/>
      <w:lvlJc w:val="right"/>
      <w:pPr>
        <w:ind w:left="4320" w:hanging="180"/>
      </w:pPr>
    </w:lvl>
    <w:lvl w:ilvl="6" w:tplc="18C6BE40">
      <w:start w:val="1"/>
      <w:numFmt w:val="decimal"/>
      <w:lvlText w:val="%7."/>
      <w:lvlJc w:val="left"/>
      <w:pPr>
        <w:ind w:left="5040" w:hanging="360"/>
      </w:pPr>
    </w:lvl>
    <w:lvl w:ilvl="7" w:tplc="20745802">
      <w:start w:val="1"/>
      <w:numFmt w:val="lowerLetter"/>
      <w:lvlText w:val="%8."/>
      <w:lvlJc w:val="left"/>
      <w:pPr>
        <w:ind w:left="5760" w:hanging="360"/>
      </w:pPr>
    </w:lvl>
    <w:lvl w:ilvl="8" w:tplc="C1D2213A">
      <w:start w:val="1"/>
      <w:numFmt w:val="lowerRoman"/>
      <w:lvlText w:val="%9."/>
      <w:lvlJc w:val="right"/>
      <w:pPr>
        <w:ind w:left="6480" w:hanging="180"/>
      </w:pPr>
    </w:lvl>
  </w:abstractNum>
  <w:abstractNum w:abstractNumId="14" w15:restartNumberingAfterBreak="0">
    <w:nsid w:val="3CED9986"/>
    <w:multiLevelType w:val="hybridMultilevel"/>
    <w:tmpl w:val="44BC2BD6"/>
    <w:lvl w:ilvl="0" w:tplc="030E7738">
      <w:start w:val="1"/>
      <w:numFmt w:val="decimal"/>
      <w:lvlText w:val="%1."/>
      <w:lvlJc w:val="left"/>
      <w:pPr>
        <w:ind w:left="480" w:hanging="480"/>
      </w:pPr>
      <w:rPr>
        <w:rFonts w:ascii="Times New Roman" w:hAnsi="Times New Roman" w:hint="default"/>
      </w:rPr>
    </w:lvl>
    <w:lvl w:ilvl="1" w:tplc="2E7A8624">
      <w:start w:val="1"/>
      <w:numFmt w:val="lowerLetter"/>
      <w:lvlText w:val="%2."/>
      <w:lvlJc w:val="left"/>
      <w:pPr>
        <w:ind w:left="1440" w:hanging="360"/>
      </w:pPr>
    </w:lvl>
    <w:lvl w:ilvl="2" w:tplc="79402B7C">
      <w:start w:val="1"/>
      <w:numFmt w:val="lowerRoman"/>
      <w:lvlText w:val="%3."/>
      <w:lvlJc w:val="right"/>
      <w:pPr>
        <w:ind w:left="2160" w:hanging="180"/>
      </w:pPr>
    </w:lvl>
    <w:lvl w:ilvl="3" w:tplc="9626D19C">
      <w:start w:val="1"/>
      <w:numFmt w:val="decimal"/>
      <w:lvlText w:val="%4."/>
      <w:lvlJc w:val="left"/>
      <w:pPr>
        <w:ind w:left="2880" w:hanging="360"/>
      </w:pPr>
    </w:lvl>
    <w:lvl w:ilvl="4" w:tplc="F78EBA16">
      <w:start w:val="1"/>
      <w:numFmt w:val="lowerLetter"/>
      <w:lvlText w:val="%5."/>
      <w:lvlJc w:val="left"/>
      <w:pPr>
        <w:ind w:left="3600" w:hanging="360"/>
      </w:pPr>
    </w:lvl>
    <w:lvl w:ilvl="5" w:tplc="79D8BC7C">
      <w:start w:val="1"/>
      <w:numFmt w:val="lowerRoman"/>
      <w:lvlText w:val="%6."/>
      <w:lvlJc w:val="right"/>
      <w:pPr>
        <w:ind w:left="4320" w:hanging="180"/>
      </w:pPr>
    </w:lvl>
    <w:lvl w:ilvl="6" w:tplc="923C7056">
      <w:start w:val="1"/>
      <w:numFmt w:val="decimal"/>
      <w:lvlText w:val="%7."/>
      <w:lvlJc w:val="left"/>
      <w:pPr>
        <w:ind w:left="5040" w:hanging="360"/>
      </w:pPr>
    </w:lvl>
    <w:lvl w:ilvl="7" w:tplc="FCE450D8">
      <w:start w:val="1"/>
      <w:numFmt w:val="lowerLetter"/>
      <w:lvlText w:val="%8."/>
      <w:lvlJc w:val="left"/>
      <w:pPr>
        <w:ind w:left="5760" w:hanging="360"/>
      </w:pPr>
    </w:lvl>
    <w:lvl w:ilvl="8" w:tplc="04520D3C">
      <w:start w:val="1"/>
      <w:numFmt w:val="lowerRoman"/>
      <w:lvlText w:val="%9."/>
      <w:lvlJc w:val="right"/>
      <w:pPr>
        <w:ind w:left="6480" w:hanging="180"/>
      </w:pPr>
    </w:lvl>
  </w:abstractNum>
  <w:abstractNum w:abstractNumId="15" w15:restartNumberingAfterBreak="0">
    <w:nsid w:val="4170DE02"/>
    <w:multiLevelType w:val="hybridMultilevel"/>
    <w:tmpl w:val="FFFFFFFF"/>
    <w:lvl w:ilvl="0" w:tplc="26BA1330">
      <w:start w:val="1"/>
      <w:numFmt w:val="decimal"/>
      <w:lvlText w:val="%1."/>
      <w:lvlJc w:val="left"/>
      <w:pPr>
        <w:ind w:left="720" w:hanging="360"/>
      </w:pPr>
    </w:lvl>
    <w:lvl w:ilvl="1" w:tplc="6F70A7A6">
      <w:start w:val="1"/>
      <w:numFmt w:val="lowerLetter"/>
      <w:lvlText w:val="%2."/>
      <w:lvlJc w:val="left"/>
      <w:pPr>
        <w:ind w:left="1440" w:hanging="360"/>
      </w:pPr>
    </w:lvl>
    <w:lvl w:ilvl="2" w:tplc="05B0AB2E">
      <w:start w:val="1"/>
      <w:numFmt w:val="lowerRoman"/>
      <w:lvlText w:val="%3."/>
      <w:lvlJc w:val="right"/>
      <w:pPr>
        <w:ind w:left="2160" w:hanging="180"/>
      </w:pPr>
    </w:lvl>
    <w:lvl w:ilvl="3" w:tplc="86FAA750">
      <w:start w:val="1"/>
      <w:numFmt w:val="decimal"/>
      <w:lvlText w:val="%4."/>
      <w:lvlJc w:val="left"/>
      <w:pPr>
        <w:ind w:left="2880" w:hanging="360"/>
      </w:pPr>
    </w:lvl>
    <w:lvl w:ilvl="4" w:tplc="3A7E46EC">
      <w:start w:val="1"/>
      <w:numFmt w:val="lowerLetter"/>
      <w:lvlText w:val="%5."/>
      <w:lvlJc w:val="left"/>
      <w:pPr>
        <w:ind w:left="3600" w:hanging="360"/>
      </w:pPr>
    </w:lvl>
    <w:lvl w:ilvl="5" w:tplc="46A0F97E">
      <w:start w:val="1"/>
      <w:numFmt w:val="lowerRoman"/>
      <w:lvlText w:val="%6."/>
      <w:lvlJc w:val="right"/>
      <w:pPr>
        <w:ind w:left="4320" w:hanging="180"/>
      </w:pPr>
    </w:lvl>
    <w:lvl w:ilvl="6" w:tplc="0D109082">
      <w:start w:val="1"/>
      <w:numFmt w:val="decimal"/>
      <w:lvlText w:val="%7."/>
      <w:lvlJc w:val="left"/>
      <w:pPr>
        <w:ind w:left="5040" w:hanging="360"/>
      </w:pPr>
    </w:lvl>
    <w:lvl w:ilvl="7" w:tplc="6C1029F6">
      <w:start w:val="1"/>
      <w:numFmt w:val="lowerLetter"/>
      <w:lvlText w:val="%8."/>
      <w:lvlJc w:val="left"/>
      <w:pPr>
        <w:ind w:left="5760" w:hanging="360"/>
      </w:pPr>
    </w:lvl>
    <w:lvl w:ilvl="8" w:tplc="260C04FE">
      <w:start w:val="1"/>
      <w:numFmt w:val="lowerRoman"/>
      <w:lvlText w:val="%9."/>
      <w:lvlJc w:val="right"/>
      <w:pPr>
        <w:ind w:left="6480" w:hanging="180"/>
      </w:pPr>
    </w:lvl>
  </w:abstractNum>
  <w:abstractNum w:abstractNumId="16" w15:restartNumberingAfterBreak="0">
    <w:nsid w:val="45D14E15"/>
    <w:multiLevelType w:val="hybridMultilevel"/>
    <w:tmpl w:val="FFFFFFFF"/>
    <w:lvl w:ilvl="0" w:tplc="E67815BA">
      <w:start w:val="1"/>
      <w:numFmt w:val="decimal"/>
      <w:lvlText w:val="%1."/>
      <w:lvlJc w:val="left"/>
      <w:pPr>
        <w:ind w:left="720" w:hanging="360"/>
      </w:pPr>
    </w:lvl>
    <w:lvl w:ilvl="1" w:tplc="E5F228C4">
      <w:start w:val="1"/>
      <w:numFmt w:val="lowerLetter"/>
      <w:lvlText w:val="%2."/>
      <w:lvlJc w:val="left"/>
      <w:pPr>
        <w:ind w:left="1440" w:hanging="360"/>
      </w:pPr>
    </w:lvl>
    <w:lvl w:ilvl="2" w:tplc="6CCEA3B2">
      <w:start w:val="1"/>
      <w:numFmt w:val="lowerRoman"/>
      <w:lvlText w:val="%3."/>
      <w:lvlJc w:val="right"/>
      <w:pPr>
        <w:ind w:left="2160" w:hanging="180"/>
      </w:pPr>
    </w:lvl>
    <w:lvl w:ilvl="3" w:tplc="683AFC38">
      <w:start w:val="1"/>
      <w:numFmt w:val="decimal"/>
      <w:lvlText w:val="%4."/>
      <w:lvlJc w:val="left"/>
      <w:pPr>
        <w:ind w:left="2880" w:hanging="360"/>
      </w:pPr>
    </w:lvl>
    <w:lvl w:ilvl="4" w:tplc="96581A24">
      <w:start w:val="1"/>
      <w:numFmt w:val="lowerLetter"/>
      <w:lvlText w:val="%5."/>
      <w:lvlJc w:val="left"/>
      <w:pPr>
        <w:ind w:left="3600" w:hanging="360"/>
      </w:pPr>
    </w:lvl>
    <w:lvl w:ilvl="5" w:tplc="30EC12D0">
      <w:start w:val="1"/>
      <w:numFmt w:val="lowerRoman"/>
      <w:lvlText w:val="%6."/>
      <w:lvlJc w:val="right"/>
      <w:pPr>
        <w:ind w:left="4320" w:hanging="180"/>
      </w:pPr>
    </w:lvl>
    <w:lvl w:ilvl="6" w:tplc="0FE65F28">
      <w:start w:val="1"/>
      <w:numFmt w:val="decimal"/>
      <w:lvlText w:val="%7."/>
      <w:lvlJc w:val="left"/>
      <w:pPr>
        <w:ind w:left="5040" w:hanging="360"/>
      </w:pPr>
    </w:lvl>
    <w:lvl w:ilvl="7" w:tplc="D7823A46">
      <w:start w:val="1"/>
      <w:numFmt w:val="lowerLetter"/>
      <w:lvlText w:val="%8."/>
      <w:lvlJc w:val="left"/>
      <w:pPr>
        <w:ind w:left="5760" w:hanging="360"/>
      </w:pPr>
    </w:lvl>
    <w:lvl w:ilvl="8" w:tplc="21DEB940">
      <w:start w:val="1"/>
      <w:numFmt w:val="lowerRoman"/>
      <w:lvlText w:val="%9."/>
      <w:lvlJc w:val="right"/>
      <w:pPr>
        <w:ind w:left="6480" w:hanging="180"/>
      </w:pPr>
    </w:lvl>
  </w:abstractNum>
  <w:abstractNum w:abstractNumId="17" w15:restartNumberingAfterBreak="0">
    <w:nsid w:val="49753DEE"/>
    <w:multiLevelType w:val="hybridMultilevel"/>
    <w:tmpl w:val="FFFFFFFF"/>
    <w:lvl w:ilvl="0" w:tplc="9D3EBE9A">
      <w:start w:val="5"/>
      <w:numFmt w:val="decimal"/>
      <w:lvlText w:val="%1."/>
      <w:lvlJc w:val="left"/>
      <w:pPr>
        <w:ind w:left="720" w:hanging="360"/>
      </w:pPr>
    </w:lvl>
    <w:lvl w:ilvl="1" w:tplc="A84A9A4C">
      <w:start w:val="1"/>
      <w:numFmt w:val="lowerLetter"/>
      <w:lvlText w:val="%2."/>
      <w:lvlJc w:val="left"/>
      <w:pPr>
        <w:ind w:left="1440" w:hanging="360"/>
      </w:pPr>
    </w:lvl>
    <w:lvl w:ilvl="2" w:tplc="C9F67326">
      <w:start w:val="1"/>
      <w:numFmt w:val="lowerRoman"/>
      <w:lvlText w:val="%3."/>
      <w:lvlJc w:val="right"/>
      <w:pPr>
        <w:ind w:left="2160" w:hanging="180"/>
      </w:pPr>
    </w:lvl>
    <w:lvl w:ilvl="3" w:tplc="D2C08D1A">
      <w:start w:val="1"/>
      <w:numFmt w:val="decimal"/>
      <w:lvlText w:val="%4."/>
      <w:lvlJc w:val="left"/>
      <w:pPr>
        <w:ind w:left="2880" w:hanging="360"/>
      </w:pPr>
    </w:lvl>
    <w:lvl w:ilvl="4" w:tplc="C908DA90">
      <w:start w:val="1"/>
      <w:numFmt w:val="lowerLetter"/>
      <w:lvlText w:val="%5."/>
      <w:lvlJc w:val="left"/>
      <w:pPr>
        <w:ind w:left="3600" w:hanging="360"/>
      </w:pPr>
    </w:lvl>
    <w:lvl w:ilvl="5" w:tplc="7F429A3E">
      <w:start w:val="1"/>
      <w:numFmt w:val="lowerRoman"/>
      <w:lvlText w:val="%6."/>
      <w:lvlJc w:val="right"/>
      <w:pPr>
        <w:ind w:left="4320" w:hanging="180"/>
      </w:pPr>
    </w:lvl>
    <w:lvl w:ilvl="6" w:tplc="DFBE31C8">
      <w:start w:val="1"/>
      <w:numFmt w:val="decimal"/>
      <w:lvlText w:val="%7."/>
      <w:lvlJc w:val="left"/>
      <w:pPr>
        <w:ind w:left="5040" w:hanging="360"/>
      </w:pPr>
    </w:lvl>
    <w:lvl w:ilvl="7" w:tplc="19A425D4">
      <w:start w:val="1"/>
      <w:numFmt w:val="lowerLetter"/>
      <w:lvlText w:val="%8."/>
      <w:lvlJc w:val="left"/>
      <w:pPr>
        <w:ind w:left="5760" w:hanging="360"/>
      </w:pPr>
    </w:lvl>
    <w:lvl w:ilvl="8" w:tplc="8572FE9A">
      <w:start w:val="1"/>
      <w:numFmt w:val="lowerRoman"/>
      <w:lvlText w:val="%9."/>
      <w:lvlJc w:val="right"/>
      <w:pPr>
        <w:ind w:left="6480" w:hanging="180"/>
      </w:pPr>
    </w:lvl>
  </w:abstractNum>
  <w:abstractNum w:abstractNumId="18" w15:restartNumberingAfterBreak="0">
    <w:nsid w:val="4AB70294"/>
    <w:multiLevelType w:val="hybridMultilevel"/>
    <w:tmpl w:val="FFFFFFFF"/>
    <w:lvl w:ilvl="0" w:tplc="BFEE8514">
      <w:start w:val="1"/>
      <w:numFmt w:val="decimal"/>
      <w:lvlText w:val="%1."/>
      <w:lvlJc w:val="left"/>
      <w:pPr>
        <w:ind w:left="720" w:hanging="360"/>
      </w:pPr>
    </w:lvl>
    <w:lvl w:ilvl="1" w:tplc="B546D356">
      <w:start w:val="1"/>
      <w:numFmt w:val="lowerLetter"/>
      <w:lvlText w:val="%2."/>
      <w:lvlJc w:val="left"/>
      <w:pPr>
        <w:ind w:left="1440" w:hanging="360"/>
      </w:pPr>
    </w:lvl>
    <w:lvl w:ilvl="2" w:tplc="3B6AAF34">
      <w:start w:val="1"/>
      <w:numFmt w:val="lowerRoman"/>
      <w:lvlText w:val="%3."/>
      <w:lvlJc w:val="right"/>
      <w:pPr>
        <w:ind w:left="2160" w:hanging="180"/>
      </w:pPr>
    </w:lvl>
    <w:lvl w:ilvl="3" w:tplc="D6922D0C">
      <w:start w:val="1"/>
      <w:numFmt w:val="decimal"/>
      <w:lvlText w:val="%4."/>
      <w:lvlJc w:val="left"/>
      <w:pPr>
        <w:ind w:left="2880" w:hanging="360"/>
      </w:pPr>
    </w:lvl>
    <w:lvl w:ilvl="4" w:tplc="6B0E53A6">
      <w:start w:val="1"/>
      <w:numFmt w:val="lowerLetter"/>
      <w:lvlText w:val="%5."/>
      <w:lvlJc w:val="left"/>
      <w:pPr>
        <w:ind w:left="3600" w:hanging="360"/>
      </w:pPr>
    </w:lvl>
    <w:lvl w:ilvl="5" w:tplc="71D69AB8">
      <w:start w:val="1"/>
      <w:numFmt w:val="lowerRoman"/>
      <w:lvlText w:val="%6."/>
      <w:lvlJc w:val="right"/>
      <w:pPr>
        <w:ind w:left="4320" w:hanging="180"/>
      </w:pPr>
    </w:lvl>
    <w:lvl w:ilvl="6" w:tplc="EBC22160">
      <w:start w:val="1"/>
      <w:numFmt w:val="decimal"/>
      <w:lvlText w:val="%7."/>
      <w:lvlJc w:val="left"/>
      <w:pPr>
        <w:ind w:left="5040" w:hanging="360"/>
      </w:pPr>
    </w:lvl>
    <w:lvl w:ilvl="7" w:tplc="B12676E4">
      <w:start w:val="1"/>
      <w:numFmt w:val="lowerLetter"/>
      <w:lvlText w:val="%8."/>
      <w:lvlJc w:val="left"/>
      <w:pPr>
        <w:ind w:left="5760" w:hanging="360"/>
      </w:pPr>
    </w:lvl>
    <w:lvl w:ilvl="8" w:tplc="9498388E">
      <w:start w:val="1"/>
      <w:numFmt w:val="lowerRoman"/>
      <w:lvlText w:val="%9."/>
      <w:lvlJc w:val="right"/>
      <w:pPr>
        <w:ind w:left="6480" w:hanging="180"/>
      </w:pPr>
    </w:lvl>
  </w:abstractNum>
  <w:abstractNum w:abstractNumId="19" w15:restartNumberingAfterBreak="0">
    <w:nsid w:val="531CC7AF"/>
    <w:multiLevelType w:val="hybridMultilevel"/>
    <w:tmpl w:val="10666614"/>
    <w:lvl w:ilvl="0" w:tplc="83D06944">
      <w:start w:val="1"/>
      <w:numFmt w:val="decimal"/>
      <w:lvlText w:val="%1."/>
      <w:lvlJc w:val="left"/>
      <w:pPr>
        <w:ind w:left="480" w:hanging="480"/>
      </w:pPr>
      <w:rPr>
        <w:rFonts w:ascii="Times New Roman" w:hAnsi="Times New Roman" w:hint="default"/>
      </w:rPr>
    </w:lvl>
    <w:lvl w:ilvl="1" w:tplc="CC94F3B8">
      <w:start w:val="1"/>
      <w:numFmt w:val="lowerLetter"/>
      <w:lvlText w:val="%2."/>
      <w:lvlJc w:val="left"/>
      <w:pPr>
        <w:ind w:left="1440" w:hanging="360"/>
      </w:pPr>
    </w:lvl>
    <w:lvl w:ilvl="2" w:tplc="5EEC00EC">
      <w:start w:val="1"/>
      <w:numFmt w:val="lowerRoman"/>
      <w:lvlText w:val="%3."/>
      <w:lvlJc w:val="right"/>
      <w:pPr>
        <w:ind w:left="2160" w:hanging="180"/>
      </w:pPr>
    </w:lvl>
    <w:lvl w:ilvl="3" w:tplc="DAF8132C">
      <w:start w:val="1"/>
      <w:numFmt w:val="decimal"/>
      <w:lvlText w:val="%4."/>
      <w:lvlJc w:val="left"/>
      <w:pPr>
        <w:ind w:left="2880" w:hanging="360"/>
      </w:pPr>
    </w:lvl>
    <w:lvl w:ilvl="4" w:tplc="E6E0BB9E">
      <w:start w:val="1"/>
      <w:numFmt w:val="lowerLetter"/>
      <w:lvlText w:val="%5."/>
      <w:lvlJc w:val="left"/>
      <w:pPr>
        <w:ind w:left="3600" w:hanging="360"/>
      </w:pPr>
    </w:lvl>
    <w:lvl w:ilvl="5" w:tplc="22D21D04">
      <w:start w:val="1"/>
      <w:numFmt w:val="lowerRoman"/>
      <w:lvlText w:val="%6."/>
      <w:lvlJc w:val="right"/>
      <w:pPr>
        <w:ind w:left="4320" w:hanging="180"/>
      </w:pPr>
    </w:lvl>
    <w:lvl w:ilvl="6" w:tplc="6734CE3C">
      <w:start w:val="1"/>
      <w:numFmt w:val="decimal"/>
      <w:lvlText w:val="%7."/>
      <w:lvlJc w:val="left"/>
      <w:pPr>
        <w:ind w:left="5040" w:hanging="360"/>
      </w:pPr>
    </w:lvl>
    <w:lvl w:ilvl="7" w:tplc="4FD4FCA2">
      <w:start w:val="1"/>
      <w:numFmt w:val="lowerLetter"/>
      <w:lvlText w:val="%8."/>
      <w:lvlJc w:val="left"/>
      <w:pPr>
        <w:ind w:left="5760" w:hanging="360"/>
      </w:pPr>
    </w:lvl>
    <w:lvl w:ilvl="8" w:tplc="9F807BDA">
      <w:start w:val="1"/>
      <w:numFmt w:val="lowerRoman"/>
      <w:lvlText w:val="%9."/>
      <w:lvlJc w:val="right"/>
      <w:pPr>
        <w:ind w:left="6480" w:hanging="180"/>
      </w:pPr>
    </w:lvl>
  </w:abstractNum>
  <w:abstractNum w:abstractNumId="20" w15:restartNumberingAfterBreak="0">
    <w:nsid w:val="58E191F5"/>
    <w:multiLevelType w:val="hybridMultilevel"/>
    <w:tmpl w:val="FFFFFFFF"/>
    <w:lvl w:ilvl="0" w:tplc="67F47D50">
      <w:start w:val="1"/>
      <w:numFmt w:val="decimal"/>
      <w:lvlText w:val="%1."/>
      <w:lvlJc w:val="left"/>
      <w:pPr>
        <w:ind w:left="720" w:hanging="360"/>
      </w:pPr>
    </w:lvl>
    <w:lvl w:ilvl="1" w:tplc="DD905D5C">
      <w:start w:val="1"/>
      <w:numFmt w:val="lowerLetter"/>
      <w:lvlText w:val="%2."/>
      <w:lvlJc w:val="left"/>
      <w:pPr>
        <w:ind w:left="1440" w:hanging="360"/>
      </w:pPr>
    </w:lvl>
    <w:lvl w:ilvl="2" w:tplc="202ECBC0">
      <w:start w:val="1"/>
      <w:numFmt w:val="lowerRoman"/>
      <w:lvlText w:val="%3."/>
      <w:lvlJc w:val="right"/>
      <w:pPr>
        <w:ind w:left="2160" w:hanging="180"/>
      </w:pPr>
    </w:lvl>
    <w:lvl w:ilvl="3" w:tplc="32DC848A">
      <w:start w:val="1"/>
      <w:numFmt w:val="decimal"/>
      <w:lvlText w:val="%4."/>
      <w:lvlJc w:val="left"/>
      <w:pPr>
        <w:ind w:left="2880" w:hanging="360"/>
      </w:pPr>
    </w:lvl>
    <w:lvl w:ilvl="4" w:tplc="3F98288A">
      <w:start w:val="1"/>
      <w:numFmt w:val="lowerLetter"/>
      <w:lvlText w:val="%5."/>
      <w:lvlJc w:val="left"/>
      <w:pPr>
        <w:ind w:left="3600" w:hanging="360"/>
      </w:pPr>
    </w:lvl>
    <w:lvl w:ilvl="5" w:tplc="97FABA06">
      <w:start w:val="1"/>
      <w:numFmt w:val="lowerRoman"/>
      <w:lvlText w:val="%6."/>
      <w:lvlJc w:val="right"/>
      <w:pPr>
        <w:ind w:left="4320" w:hanging="180"/>
      </w:pPr>
    </w:lvl>
    <w:lvl w:ilvl="6" w:tplc="F266C12E">
      <w:start w:val="1"/>
      <w:numFmt w:val="decimal"/>
      <w:lvlText w:val="%7."/>
      <w:lvlJc w:val="left"/>
      <w:pPr>
        <w:ind w:left="5040" w:hanging="360"/>
      </w:pPr>
    </w:lvl>
    <w:lvl w:ilvl="7" w:tplc="B8A66562">
      <w:start w:val="1"/>
      <w:numFmt w:val="lowerLetter"/>
      <w:lvlText w:val="%8."/>
      <w:lvlJc w:val="left"/>
      <w:pPr>
        <w:ind w:left="5760" w:hanging="360"/>
      </w:pPr>
    </w:lvl>
    <w:lvl w:ilvl="8" w:tplc="E7100CF8">
      <w:start w:val="1"/>
      <w:numFmt w:val="lowerRoman"/>
      <w:lvlText w:val="%9."/>
      <w:lvlJc w:val="right"/>
      <w:pPr>
        <w:ind w:left="6480" w:hanging="180"/>
      </w:pPr>
    </w:lvl>
  </w:abstractNum>
  <w:abstractNum w:abstractNumId="21" w15:restartNumberingAfterBreak="0">
    <w:nsid w:val="5AE14238"/>
    <w:multiLevelType w:val="hybridMultilevel"/>
    <w:tmpl w:val="55ECD916"/>
    <w:lvl w:ilvl="0" w:tplc="C05284D6">
      <w:start w:val="1"/>
      <w:numFmt w:val="decimal"/>
      <w:lvlText w:val="%1."/>
      <w:lvlJc w:val="left"/>
      <w:pPr>
        <w:ind w:left="480" w:hanging="480"/>
      </w:pPr>
      <w:rPr>
        <w:rFonts w:ascii="Times New Roman" w:hAnsi="Times New Roman" w:hint="default"/>
      </w:rPr>
    </w:lvl>
    <w:lvl w:ilvl="1" w:tplc="A5CC31B4">
      <w:start w:val="1"/>
      <w:numFmt w:val="lowerLetter"/>
      <w:lvlText w:val="%2."/>
      <w:lvlJc w:val="left"/>
      <w:pPr>
        <w:ind w:left="1440" w:hanging="360"/>
      </w:pPr>
    </w:lvl>
    <w:lvl w:ilvl="2" w:tplc="3C120D64">
      <w:start w:val="1"/>
      <w:numFmt w:val="lowerRoman"/>
      <w:lvlText w:val="%3."/>
      <w:lvlJc w:val="right"/>
      <w:pPr>
        <w:ind w:left="2160" w:hanging="180"/>
      </w:pPr>
    </w:lvl>
    <w:lvl w:ilvl="3" w:tplc="F2707A6C">
      <w:start w:val="1"/>
      <w:numFmt w:val="decimal"/>
      <w:lvlText w:val="%4."/>
      <w:lvlJc w:val="left"/>
      <w:pPr>
        <w:ind w:left="2880" w:hanging="360"/>
      </w:pPr>
    </w:lvl>
    <w:lvl w:ilvl="4" w:tplc="DD3A7B82">
      <w:start w:val="1"/>
      <w:numFmt w:val="lowerLetter"/>
      <w:lvlText w:val="%5."/>
      <w:lvlJc w:val="left"/>
      <w:pPr>
        <w:ind w:left="3600" w:hanging="360"/>
      </w:pPr>
    </w:lvl>
    <w:lvl w:ilvl="5" w:tplc="A0D468F4">
      <w:start w:val="1"/>
      <w:numFmt w:val="lowerRoman"/>
      <w:lvlText w:val="%6."/>
      <w:lvlJc w:val="right"/>
      <w:pPr>
        <w:ind w:left="4320" w:hanging="180"/>
      </w:pPr>
    </w:lvl>
    <w:lvl w:ilvl="6" w:tplc="B8820C46">
      <w:start w:val="1"/>
      <w:numFmt w:val="decimal"/>
      <w:lvlText w:val="%7."/>
      <w:lvlJc w:val="left"/>
      <w:pPr>
        <w:ind w:left="5040" w:hanging="360"/>
      </w:pPr>
    </w:lvl>
    <w:lvl w:ilvl="7" w:tplc="48C646D6">
      <w:start w:val="1"/>
      <w:numFmt w:val="lowerLetter"/>
      <w:lvlText w:val="%8."/>
      <w:lvlJc w:val="left"/>
      <w:pPr>
        <w:ind w:left="5760" w:hanging="360"/>
      </w:pPr>
    </w:lvl>
    <w:lvl w:ilvl="8" w:tplc="F9247416">
      <w:start w:val="1"/>
      <w:numFmt w:val="lowerRoman"/>
      <w:lvlText w:val="%9."/>
      <w:lvlJc w:val="right"/>
      <w:pPr>
        <w:ind w:left="6480" w:hanging="180"/>
      </w:pPr>
    </w:lvl>
  </w:abstractNum>
  <w:abstractNum w:abstractNumId="22" w15:restartNumberingAfterBreak="0">
    <w:nsid w:val="5D48A0D0"/>
    <w:multiLevelType w:val="hybridMultilevel"/>
    <w:tmpl w:val="87D436A4"/>
    <w:lvl w:ilvl="0" w:tplc="AAF89A6C">
      <w:start w:val="1"/>
      <w:numFmt w:val="decimal"/>
      <w:lvlText w:val="%1."/>
      <w:lvlJc w:val="left"/>
      <w:pPr>
        <w:ind w:left="480" w:hanging="480"/>
      </w:pPr>
      <w:rPr>
        <w:rFonts w:ascii="Times New Roman" w:hAnsi="Times New Roman" w:hint="default"/>
      </w:rPr>
    </w:lvl>
    <w:lvl w:ilvl="1" w:tplc="8A02185C">
      <w:start w:val="1"/>
      <w:numFmt w:val="lowerLetter"/>
      <w:lvlText w:val="%2."/>
      <w:lvlJc w:val="left"/>
      <w:pPr>
        <w:ind w:left="1440" w:hanging="360"/>
      </w:pPr>
    </w:lvl>
    <w:lvl w:ilvl="2" w:tplc="EDDA6D22">
      <w:start w:val="1"/>
      <w:numFmt w:val="lowerRoman"/>
      <w:lvlText w:val="%3."/>
      <w:lvlJc w:val="right"/>
      <w:pPr>
        <w:ind w:left="2160" w:hanging="180"/>
      </w:pPr>
    </w:lvl>
    <w:lvl w:ilvl="3" w:tplc="1DC6AD0E">
      <w:start w:val="1"/>
      <w:numFmt w:val="decimal"/>
      <w:lvlText w:val="%4."/>
      <w:lvlJc w:val="left"/>
      <w:pPr>
        <w:ind w:left="2880" w:hanging="360"/>
      </w:pPr>
    </w:lvl>
    <w:lvl w:ilvl="4" w:tplc="8A8C83F6">
      <w:start w:val="1"/>
      <w:numFmt w:val="lowerLetter"/>
      <w:lvlText w:val="%5."/>
      <w:lvlJc w:val="left"/>
      <w:pPr>
        <w:ind w:left="3600" w:hanging="360"/>
      </w:pPr>
    </w:lvl>
    <w:lvl w:ilvl="5" w:tplc="F59AD95A">
      <w:start w:val="1"/>
      <w:numFmt w:val="lowerRoman"/>
      <w:lvlText w:val="%6."/>
      <w:lvlJc w:val="right"/>
      <w:pPr>
        <w:ind w:left="4320" w:hanging="180"/>
      </w:pPr>
    </w:lvl>
    <w:lvl w:ilvl="6" w:tplc="D5A22958">
      <w:start w:val="1"/>
      <w:numFmt w:val="decimal"/>
      <w:lvlText w:val="%7."/>
      <w:lvlJc w:val="left"/>
      <w:pPr>
        <w:ind w:left="5040" w:hanging="360"/>
      </w:pPr>
    </w:lvl>
    <w:lvl w:ilvl="7" w:tplc="8A6CC740">
      <w:start w:val="1"/>
      <w:numFmt w:val="lowerLetter"/>
      <w:lvlText w:val="%8."/>
      <w:lvlJc w:val="left"/>
      <w:pPr>
        <w:ind w:left="5760" w:hanging="360"/>
      </w:pPr>
    </w:lvl>
    <w:lvl w:ilvl="8" w:tplc="6B202E10">
      <w:start w:val="1"/>
      <w:numFmt w:val="lowerRoman"/>
      <w:lvlText w:val="%9."/>
      <w:lvlJc w:val="right"/>
      <w:pPr>
        <w:ind w:left="6480" w:hanging="180"/>
      </w:pPr>
    </w:lvl>
  </w:abstractNum>
  <w:abstractNum w:abstractNumId="23" w15:restartNumberingAfterBreak="0">
    <w:nsid w:val="5F09E03E"/>
    <w:multiLevelType w:val="hybridMultilevel"/>
    <w:tmpl w:val="FFFFFFFF"/>
    <w:lvl w:ilvl="0" w:tplc="9E4EA904">
      <w:start w:val="1"/>
      <w:numFmt w:val="decimal"/>
      <w:lvlText w:val="%1."/>
      <w:lvlJc w:val="left"/>
      <w:pPr>
        <w:ind w:left="720" w:hanging="360"/>
      </w:pPr>
    </w:lvl>
    <w:lvl w:ilvl="1" w:tplc="8F4E44FA">
      <w:start w:val="1"/>
      <w:numFmt w:val="lowerLetter"/>
      <w:lvlText w:val="%2."/>
      <w:lvlJc w:val="left"/>
      <w:pPr>
        <w:ind w:left="1440" w:hanging="360"/>
      </w:pPr>
    </w:lvl>
    <w:lvl w:ilvl="2" w:tplc="B018159C">
      <w:start w:val="1"/>
      <w:numFmt w:val="lowerRoman"/>
      <w:lvlText w:val="%3."/>
      <w:lvlJc w:val="right"/>
      <w:pPr>
        <w:ind w:left="2160" w:hanging="180"/>
      </w:pPr>
    </w:lvl>
    <w:lvl w:ilvl="3" w:tplc="451EF476">
      <w:start w:val="1"/>
      <w:numFmt w:val="decimal"/>
      <w:lvlText w:val="%4."/>
      <w:lvlJc w:val="left"/>
      <w:pPr>
        <w:ind w:left="2880" w:hanging="360"/>
      </w:pPr>
    </w:lvl>
    <w:lvl w:ilvl="4" w:tplc="DADE1840">
      <w:start w:val="1"/>
      <w:numFmt w:val="lowerLetter"/>
      <w:lvlText w:val="%5."/>
      <w:lvlJc w:val="left"/>
      <w:pPr>
        <w:ind w:left="3600" w:hanging="360"/>
      </w:pPr>
    </w:lvl>
    <w:lvl w:ilvl="5" w:tplc="C57A6D66">
      <w:start w:val="1"/>
      <w:numFmt w:val="lowerRoman"/>
      <w:lvlText w:val="%6."/>
      <w:lvlJc w:val="right"/>
      <w:pPr>
        <w:ind w:left="4320" w:hanging="180"/>
      </w:pPr>
    </w:lvl>
    <w:lvl w:ilvl="6" w:tplc="53EE5F70">
      <w:start w:val="1"/>
      <w:numFmt w:val="decimal"/>
      <w:lvlText w:val="%7."/>
      <w:lvlJc w:val="left"/>
      <w:pPr>
        <w:ind w:left="5040" w:hanging="360"/>
      </w:pPr>
    </w:lvl>
    <w:lvl w:ilvl="7" w:tplc="D20487DA">
      <w:start w:val="1"/>
      <w:numFmt w:val="lowerLetter"/>
      <w:lvlText w:val="%8."/>
      <w:lvlJc w:val="left"/>
      <w:pPr>
        <w:ind w:left="5760" w:hanging="360"/>
      </w:pPr>
    </w:lvl>
    <w:lvl w:ilvl="8" w:tplc="1D1287CA">
      <w:start w:val="1"/>
      <w:numFmt w:val="lowerRoman"/>
      <w:lvlText w:val="%9."/>
      <w:lvlJc w:val="right"/>
      <w:pPr>
        <w:ind w:left="6480" w:hanging="180"/>
      </w:pPr>
    </w:lvl>
  </w:abstractNum>
  <w:abstractNum w:abstractNumId="24" w15:restartNumberingAfterBreak="0">
    <w:nsid w:val="67AF36C2"/>
    <w:multiLevelType w:val="hybridMultilevel"/>
    <w:tmpl w:val="FFFFFFFF"/>
    <w:lvl w:ilvl="0" w:tplc="9E605FAE">
      <w:start w:val="1"/>
      <w:numFmt w:val="decimal"/>
      <w:lvlText w:val="%1."/>
      <w:lvlJc w:val="left"/>
      <w:pPr>
        <w:ind w:left="720" w:hanging="360"/>
      </w:pPr>
    </w:lvl>
    <w:lvl w:ilvl="1" w:tplc="ED4882D4">
      <w:start w:val="1"/>
      <w:numFmt w:val="lowerLetter"/>
      <w:lvlText w:val="%2."/>
      <w:lvlJc w:val="left"/>
      <w:pPr>
        <w:ind w:left="1440" w:hanging="360"/>
      </w:pPr>
    </w:lvl>
    <w:lvl w:ilvl="2" w:tplc="5E5EBA08">
      <w:start w:val="1"/>
      <w:numFmt w:val="lowerRoman"/>
      <w:lvlText w:val="%3."/>
      <w:lvlJc w:val="right"/>
      <w:pPr>
        <w:ind w:left="2160" w:hanging="180"/>
      </w:pPr>
    </w:lvl>
    <w:lvl w:ilvl="3" w:tplc="5A587028">
      <w:start w:val="1"/>
      <w:numFmt w:val="decimal"/>
      <w:lvlText w:val="%4."/>
      <w:lvlJc w:val="left"/>
      <w:pPr>
        <w:ind w:left="2880" w:hanging="360"/>
      </w:pPr>
    </w:lvl>
    <w:lvl w:ilvl="4" w:tplc="0FA0EA10">
      <w:start w:val="1"/>
      <w:numFmt w:val="lowerLetter"/>
      <w:lvlText w:val="%5."/>
      <w:lvlJc w:val="left"/>
      <w:pPr>
        <w:ind w:left="3600" w:hanging="360"/>
      </w:pPr>
    </w:lvl>
    <w:lvl w:ilvl="5" w:tplc="2D2660D4">
      <w:start w:val="1"/>
      <w:numFmt w:val="lowerRoman"/>
      <w:lvlText w:val="%6."/>
      <w:lvlJc w:val="right"/>
      <w:pPr>
        <w:ind w:left="4320" w:hanging="180"/>
      </w:pPr>
    </w:lvl>
    <w:lvl w:ilvl="6" w:tplc="3AC60A98">
      <w:start w:val="1"/>
      <w:numFmt w:val="decimal"/>
      <w:lvlText w:val="%7."/>
      <w:lvlJc w:val="left"/>
      <w:pPr>
        <w:ind w:left="5040" w:hanging="360"/>
      </w:pPr>
    </w:lvl>
    <w:lvl w:ilvl="7" w:tplc="E3DE5CDE">
      <w:start w:val="1"/>
      <w:numFmt w:val="lowerLetter"/>
      <w:lvlText w:val="%8."/>
      <w:lvlJc w:val="left"/>
      <w:pPr>
        <w:ind w:left="5760" w:hanging="360"/>
      </w:pPr>
    </w:lvl>
    <w:lvl w:ilvl="8" w:tplc="2F44A89A">
      <w:start w:val="1"/>
      <w:numFmt w:val="lowerRoman"/>
      <w:lvlText w:val="%9."/>
      <w:lvlJc w:val="right"/>
      <w:pPr>
        <w:ind w:left="6480" w:hanging="180"/>
      </w:pPr>
    </w:lvl>
  </w:abstractNum>
  <w:abstractNum w:abstractNumId="25" w15:restartNumberingAfterBreak="0">
    <w:nsid w:val="67D9FDFC"/>
    <w:multiLevelType w:val="hybridMultilevel"/>
    <w:tmpl w:val="208E5DAE"/>
    <w:lvl w:ilvl="0" w:tplc="42C6171A">
      <w:start w:val="1"/>
      <w:numFmt w:val="decimal"/>
      <w:lvlText w:val="%1."/>
      <w:lvlJc w:val="left"/>
      <w:pPr>
        <w:ind w:left="480" w:hanging="480"/>
      </w:pPr>
      <w:rPr>
        <w:rFonts w:ascii="Times New Roman" w:hAnsi="Times New Roman" w:hint="default"/>
      </w:rPr>
    </w:lvl>
    <w:lvl w:ilvl="1" w:tplc="BE4622EA">
      <w:start w:val="1"/>
      <w:numFmt w:val="lowerLetter"/>
      <w:lvlText w:val="%2."/>
      <w:lvlJc w:val="left"/>
      <w:pPr>
        <w:ind w:left="1440" w:hanging="360"/>
      </w:pPr>
    </w:lvl>
    <w:lvl w:ilvl="2" w:tplc="D160CEF2">
      <w:start w:val="1"/>
      <w:numFmt w:val="lowerRoman"/>
      <w:lvlText w:val="%3."/>
      <w:lvlJc w:val="right"/>
      <w:pPr>
        <w:ind w:left="2160" w:hanging="180"/>
      </w:pPr>
    </w:lvl>
    <w:lvl w:ilvl="3" w:tplc="B19E69BA">
      <w:start w:val="1"/>
      <w:numFmt w:val="decimal"/>
      <w:lvlText w:val="%4."/>
      <w:lvlJc w:val="left"/>
      <w:pPr>
        <w:ind w:left="2880" w:hanging="360"/>
      </w:pPr>
    </w:lvl>
    <w:lvl w:ilvl="4" w:tplc="719870DC">
      <w:start w:val="1"/>
      <w:numFmt w:val="lowerLetter"/>
      <w:lvlText w:val="%5."/>
      <w:lvlJc w:val="left"/>
      <w:pPr>
        <w:ind w:left="3600" w:hanging="360"/>
      </w:pPr>
    </w:lvl>
    <w:lvl w:ilvl="5" w:tplc="08EA5BF2">
      <w:start w:val="1"/>
      <w:numFmt w:val="lowerRoman"/>
      <w:lvlText w:val="%6."/>
      <w:lvlJc w:val="right"/>
      <w:pPr>
        <w:ind w:left="4320" w:hanging="180"/>
      </w:pPr>
    </w:lvl>
    <w:lvl w:ilvl="6" w:tplc="BA1A18AE">
      <w:start w:val="1"/>
      <w:numFmt w:val="decimal"/>
      <w:lvlText w:val="%7."/>
      <w:lvlJc w:val="left"/>
      <w:pPr>
        <w:ind w:left="5040" w:hanging="360"/>
      </w:pPr>
    </w:lvl>
    <w:lvl w:ilvl="7" w:tplc="165AE5C8">
      <w:start w:val="1"/>
      <w:numFmt w:val="lowerLetter"/>
      <w:lvlText w:val="%8."/>
      <w:lvlJc w:val="left"/>
      <w:pPr>
        <w:ind w:left="5760" w:hanging="360"/>
      </w:pPr>
    </w:lvl>
    <w:lvl w:ilvl="8" w:tplc="D7DA4F9C">
      <w:start w:val="1"/>
      <w:numFmt w:val="lowerRoman"/>
      <w:lvlText w:val="%9."/>
      <w:lvlJc w:val="right"/>
      <w:pPr>
        <w:ind w:left="6480" w:hanging="180"/>
      </w:pPr>
    </w:lvl>
  </w:abstractNum>
  <w:abstractNum w:abstractNumId="26" w15:restartNumberingAfterBreak="0">
    <w:nsid w:val="6C959444"/>
    <w:multiLevelType w:val="hybridMultilevel"/>
    <w:tmpl w:val="FFFFFFFF"/>
    <w:lvl w:ilvl="0" w:tplc="C6484CA2">
      <w:start w:val="1"/>
      <w:numFmt w:val="decimal"/>
      <w:lvlText w:val="%1."/>
      <w:lvlJc w:val="left"/>
      <w:pPr>
        <w:ind w:left="720" w:hanging="360"/>
      </w:pPr>
    </w:lvl>
    <w:lvl w:ilvl="1" w:tplc="4852D9AA">
      <w:start w:val="1"/>
      <w:numFmt w:val="lowerLetter"/>
      <w:lvlText w:val="%2."/>
      <w:lvlJc w:val="left"/>
      <w:pPr>
        <w:ind w:left="1440" w:hanging="360"/>
      </w:pPr>
    </w:lvl>
    <w:lvl w:ilvl="2" w:tplc="D42409AC">
      <w:start w:val="1"/>
      <w:numFmt w:val="lowerRoman"/>
      <w:lvlText w:val="%3."/>
      <w:lvlJc w:val="right"/>
      <w:pPr>
        <w:ind w:left="2160" w:hanging="180"/>
      </w:pPr>
    </w:lvl>
    <w:lvl w:ilvl="3" w:tplc="8044197C">
      <w:start w:val="1"/>
      <w:numFmt w:val="decimal"/>
      <w:lvlText w:val="%4."/>
      <w:lvlJc w:val="left"/>
      <w:pPr>
        <w:ind w:left="2880" w:hanging="360"/>
      </w:pPr>
    </w:lvl>
    <w:lvl w:ilvl="4" w:tplc="280E0DF0">
      <w:start w:val="1"/>
      <w:numFmt w:val="lowerLetter"/>
      <w:lvlText w:val="%5."/>
      <w:lvlJc w:val="left"/>
      <w:pPr>
        <w:ind w:left="3600" w:hanging="360"/>
      </w:pPr>
    </w:lvl>
    <w:lvl w:ilvl="5" w:tplc="F544DAEE">
      <w:start w:val="1"/>
      <w:numFmt w:val="lowerRoman"/>
      <w:lvlText w:val="%6."/>
      <w:lvlJc w:val="right"/>
      <w:pPr>
        <w:ind w:left="4320" w:hanging="180"/>
      </w:pPr>
    </w:lvl>
    <w:lvl w:ilvl="6" w:tplc="58C2683E">
      <w:start w:val="1"/>
      <w:numFmt w:val="decimal"/>
      <w:lvlText w:val="%7."/>
      <w:lvlJc w:val="left"/>
      <w:pPr>
        <w:ind w:left="5040" w:hanging="360"/>
      </w:pPr>
    </w:lvl>
    <w:lvl w:ilvl="7" w:tplc="8DE4E0FE">
      <w:start w:val="1"/>
      <w:numFmt w:val="lowerLetter"/>
      <w:lvlText w:val="%8."/>
      <w:lvlJc w:val="left"/>
      <w:pPr>
        <w:ind w:left="5760" w:hanging="360"/>
      </w:pPr>
    </w:lvl>
    <w:lvl w:ilvl="8" w:tplc="29EC9F34">
      <w:start w:val="1"/>
      <w:numFmt w:val="lowerRoman"/>
      <w:lvlText w:val="%9."/>
      <w:lvlJc w:val="right"/>
      <w:pPr>
        <w:ind w:left="6480" w:hanging="180"/>
      </w:pPr>
    </w:lvl>
  </w:abstractNum>
  <w:abstractNum w:abstractNumId="27" w15:restartNumberingAfterBreak="0">
    <w:nsid w:val="6F82D96F"/>
    <w:multiLevelType w:val="hybridMultilevel"/>
    <w:tmpl w:val="FFFFFFFF"/>
    <w:lvl w:ilvl="0" w:tplc="04C439F2">
      <w:start w:val="1"/>
      <w:numFmt w:val="decimal"/>
      <w:lvlText w:val="%1."/>
      <w:lvlJc w:val="left"/>
      <w:pPr>
        <w:ind w:left="720" w:hanging="360"/>
      </w:pPr>
    </w:lvl>
    <w:lvl w:ilvl="1" w:tplc="5094C542">
      <w:start w:val="1"/>
      <w:numFmt w:val="lowerLetter"/>
      <w:lvlText w:val="%2."/>
      <w:lvlJc w:val="left"/>
      <w:pPr>
        <w:ind w:left="1440" w:hanging="360"/>
      </w:pPr>
    </w:lvl>
    <w:lvl w:ilvl="2" w:tplc="EDE29224">
      <w:start w:val="1"/>
      <w:numFmt w:val="lowerRoman"/>
      <w:lvlText w:val="%3."/>
      <w:lvlJc w:val="right"/>
      <w:pPr>
        <w:ind w:left="2160" w:hanging="180"/>
      </w:pPr>
    </w:lvl>
    <w:lvl w:ilvl="3" w:tplc="FA0AE546">
      <w:start w:val="1"/>
      <w:numFmt w:val="decimal"/>
      <w:lvlText w:val="%4."/>
      <w:lvlJc w:val="left"/>
      <w:pPr>
        <w:ind w:left="2880" w:hanging="360"/>
      </w:pPr>
    </w:lvl>
    <w:lvl w:ilvl="4" w:tplc="443AFA94">
      <w:start w:val="1"/>
      <w:numFmt w:val="lowerLetter"/>
      <w:lvlText w:val="%5."/>
      <w:lvlJc w:val="left"/>
      <w:pPr>
        <w:ind w:left="3600" w:hanging="360"/>
      </w:pPr>
    </w:lvl>
    <w:lvl w:ilvl="5" w:tplc="BC22F964">
      <w:start w:val="1"/>
      <w:numFmt w:val="lowerRoman"/>
      <w:lvlText w:val="%6."/>
      <w:lvlJc w:val="right"/>
      <w:pPr>
        <w:ind w:left="4320" w:hanging="180"/>
      </w:pPr>
    </w:lvl>
    <w:lvl w:ilvl="6" w:tplc="25CC5DA8">
      <w:start w:val="1"/>
      <w:numFmt w:val="decimal"/>
      <w:lvlText w:val="%7."/>
      <w:lvlJc w:val="left"/>
      <w:pPr>
        <w:ind w:left="5040" w:hanging="360"/>
      </w:pPr>
    </w:lvl>
    <w:lvl w:ilvl="7" w:tplc="4E381CC8">
      <w:start w:val="1"/>
      <w:numFmt w:val="lowerLetter"/>
      <w:lvlText w:val="%8."/>
      <w:lvlJc w:val="left"/>
      <w:pPr>
        <w:ind w:left="5760" w:hanging="360"/>
      </w:pPr>
    </w:lvl>
    <w:lvl w:ilvl="8" w:tplc="6BDC2FE8">
      <w:start w:val="1"/>
      <w:numFmt w:val="lowerRoman"/>
      <w:lvlText w:val="%9."/>
      <w:lvlJc w:val="right"/>
      <w:pPr>
        <w:ind w:left="6480" w:hanging="180"/>
      </w:pPr>
    </w:lvl>
  </w:abstractNum>
  <w:abstractNum w:abstractNumId="28" w15:restartNumberingAfterBreak="0">
    <w:nsid w:val="6FDFF8CD"/>
    <w:multiLevelType w:val="hybridMultilevel"/>
    <w:tmpl w:val="FFFFFFFF"/>
    <w:lvl w:ilvl="0" w:tplc="69CC37FA">
      <w:start w:val="1"/>
      <w:numFmt w:val="decimal"/>
      <w:lvlText w:val="%1."/>
      <w:lvlJc w:val="left"/>
      <w:pPr>
        <w:ind w:left="720" w:hanging="360"/>
      </w:pPr>
    </w:lvl>
    <w:lvl w:ilvl="1" w:tplc="FEC09DAA">
      <w:start w:val="1"/>
      <w:numFmt w:val="lowerLetter"/>
      <w:lvlText w:val="%2."/>
      <w:lvlJc w:val="left"/>
      <w:pPr>
        <w:ind w:left="1440" w:hanging="360"/>
      </w:pPr>
    </w:lvl>
    <w:lvl w:ilvl="2" w:tplc="2DB26DAC">
      <w:start w:val="1"/>
      <w:numFmt w:val="lowerRoman"/>
      <w:lvlText w:val="%3."/>
      <w:lvlJc w:val="right"/>
      <w:pPr>
        <w:ind w:left="2160" w:hanging="180"/>
      </w:pPr>
    </w:lvl>
    <w:lvl w:ilvl="3" w:tplc="BA6C4422">
      <w:start w:val="1"/>
      <w:numFmt w:val="decimal"/>
      <w:lvlText w:val="%4."/>
      <w:lvlJc w:val="left"/>
      <w:pPr>
        <w:ind w:left="2880" w:hanging="360"/>
      </w:pPr>
    </w:lvl>
    <w:lvl w:ilvl="4" w:tplc="4128E822">
      <w:start w:val="1"/>
      <w:numFmt w:val="lowerLetter"/>
      <w:lvlText w:val="%5."/>
      <w:lvlJc w:val="left"/>
      <w:pPr>
        <w:ind w:left="3600" w:hanging="360"/>
      </w:pPr>
    </w:lvl>
    <w:lvl w:ilvl="5" w:tplc="E4900712">
      <w:start w:val="1"/>
      <w:numFmt w:val="lowerRoman"/>
      <w:lvlText w:val="%6."/>
      <w:lvlJc w:val="right"/>
      <w:pPr>
        <w:ind w:left="4320" w:hanging="180"/>
      </w:pPr>
    </w:lvl>
    <w:lvl w:ilvl="6" w:tplc="87680F4A">
      <w:start w:val="1"/>
      <w:numFmt w:val="decimal"/>
      <w:lvlText w:val="%7."/>
      <w:lvlJc w:val="left"/>
      <w:pPr>
        <w:ind w:left="5040" w:hanging="360"/>
      </w:pPr>
    </w:lvl>
    <w:lvl w:ilvl="7" w:tplc="C5CC9FDA">
      <w:start w:val="1"/>
      <w:numFmt w:val="lowerLetter"/>
      <w:lvlText w:val="%8."/>
      <w:lvlJc w:val="left"/>
      <w:pPr>
        <w:ind w:left="5760" w:hanging="360"/>
      </w:pPr>
    </w:lvl>
    <w:lvl w:ilvl="8" w:tplc="FB3A693A">
      <w:start w:val="1"/>
      <w:numFmt w:val="lowerRoman"/>
      <w:lvlText w:val="%9."/>
      <w:lvlJc w:val="right"/>
      <w:pPr>
        <w:ind w:left="6480" w:hanging="180"/>
      </w:pPr>
    </w:lvl>
  </w:abstractNum>
  <w:abstractNum w:abstractNumId="29" w15:restartNumberingAfterBreak="0">
    <w:nsid w:val="704BF2E5"/>
    <w:multiLevelType w:val="hybridMultilevel"/>
    <w:tmpl w:val="D7E4C024"/>
    <w:lvl w:ilvl="0" w:tplc="C84477CE">
      <w:start w:val="1"/>
      <w:numFmt w:val="decimal"/>
      <w:lvlText w:val="%1."/>
      <w:lvlJc w:val="left"/>
      <w:pPr>
        <w:ind w:left="480" w:hanging="480"/>
      </w:pPr>
      <w:rPr>
        <w:rFonts w:ascii="Times New Roman" w:hAnsi="Times New Roman" w:hint="default"/>
      </w:rPr>
    </w:lvl>
    <w:lvl w:ilvl="1" w:tplc="AA528160">
      <w:start w:val="1"/>
      <w:numFmt w:val="lowerLetter"/>
      <w:lvlText w:val="%2."/>
      <w:lvlJc w:val="left"/>
      <w:pPr>
        <w:ind w:left="1440" w:hanging="360"/>
      </w:pPr>
    </w:lvl>
    <w:lvl w:ilvl="2" w:tplc="BAA00F5E">
      <w:start w:val="1"/>
      <w:numFmt w:val="lowerRoman"/>
      <w:lvlText w:val="%3."/>
      <w:lvlJc w:val="right"/>
      <w:pPr>
        <w:ind w:left="2160" w:hanging="180"/>
      </w:pPr>
    </w:lvl>
    <w:lvl w:ilvl="3" w:tplc="105024A8">
      <w:start w:val="1"/>
      <w:numFmt w:val="decimal"/>
      <w:lvlText w:val="%4."/>
      <w:lvlJc w:val="left"/>
      <w:pPr>
        <w:ind w:left="2880" w:hanging="360"/>
      </w:pPr>
    </w:lvl>
    <w:lvl w:ilvl="4" w:tplc="85185FA2">
      <w:start w:val="1"/>
      <w:numFmt w:val="lowerLetter"/>
      <w:lvlText w:val="%5."/>
      <w:lvlJc w:val="left"/>
      <w:pPr>
        <w:ind w:left="3600" w:hanging="360"/>
      </w:pPr>
    </w:lvl>
    <w:lvl w:ilvl="5" w:tplc="3F24C232">
      <w:start w:val="1"/>
      <w:numFmt w:val="lowerRoman"/>
      <w:lvlText w:val="%6."/>
      <w:lvlJc w:val="right"/>
      <w:pPr>
        <w:ind w:left="4320" w:hanging="180"/>
      </w:pPr>
    </w:lvl>
    <w:lvl w:ilvl="6" w:tplc="79A64700">
      <w:start w:val="1"/>
      <w:numFmt w:val="decimal"/>
      <w:lvlText w:val="%7."/>
      <w:lvlJc w:val="left"/>
      <w:pPr>
        <w:ind w:left="5040" w:hanging="360"/>
      </w:pPr>
    </w:lvl>
    <w:lvl w:ilvl="7" w:tplc="3276475E">
      <w:start w:val="1"/>
      <w:numFmt w:val="lowerLetter"/>
      <w:lvlText w:val="%8."/>
      <w:lvlJc w:val="left"/>
      <w:pPr>
        <w:ind w:left="5760" w:hanging="360"/>
      </w:pPr>
    </w:lvl>
    <w:lvl w:ilvl="8" w:tplc="51386550">
      <w:start w:val="1"/>
      <w:numFmt w:val="lowerRoman"/>
      <w:lvlText w:val="%9."/>
      <w:lvlJc w:val="right"/>
      <w:pPr>
        <w:ind w:left="6480" w:hanging="180"/>
      </w:pPr>
    </w:lvl>
  </w:abstractNum>
  <w:abstractNum w:abstractNumId="30" w15:restartNumberingAfterBreak="0">
    <w:nsid w:val="70DA6C88"/>
    <w:multiLevelType w:val="hybridMultilevel"/>
    <w:tmpl w:val="FFFFFFFF"/>
    <w:lvl w:ilvl="0" w:tplc="3544D7CC">
      <w:start w:val="1"/>
      <w:numFmt w:val="decimal"/>
      <w:lvlText w:val="%1."/>
      <w:lvlJc w:val="left"/>
      <w:pPr>
        <w:ind w:left="720" w:hanging="360"/>
      </w:pPr>
    </w:lvl>
    <w:lvl w:ilvl="1" w:tplc="659A65B6">
      <w:start w:val="1"/>
      <w:numFmt w:val="lowerLetter"/>
      <w:lvlText w:val="%2."/>
      <w:lvlJc w:val="left"/>
      <w:pPr>
        <w:ind w:left="1440" w:hanging="360"/>
      </w:pPr>
    </w:lvl>
    <w:lvl w:ilvl="2" w:tplc="51D256E0">
      <w:start w:val="1"/>
      <w:numFmt w:val="lowerRoman"/>
      <w:lvlText w:val="%3."/>
      <w:lvlJc w:val="right"/>
      <w:pPr>
        <w:ind w:left="2160" w:hanging="180"/>
      </w:pPr>
    </w:lvl>
    <w:lvl w:ilvl="3" w:tplc="34668F92">
      <w:start w:val="1"/>
      <w:numFmt w:val="decimal"/>
      <w:lvlText w:val="%4."/>
      <w:lvlJc w:val="left"/>
      <w:pPr>
        <w:ind w:left="2880" w:hanging="360"/>
      </w:pPr>
    </w:lvl>
    <w:lvl w:ilvl="4" w:tplc="3CD648B4">
      <w:start w:val="1"/>
      <w:numFmt w:val="lowerLetter"/>
      <w:lvlText w:val="%5."/>
      <w:lvlJc w:val="left"/>
      <w:pPr>
        <w:ind w:left="3600" w:hanging="360"/>
      </w:pPr>
    </w:lvl>
    <w:lvl w:ilvl="5" w:tplc="82D80C32">
      <w:start w:val="1"/>
      <w:numFmt w:val="lowerRoman"/>
      <w:lvlText w:val="%6."/>
      <w:lvlJc w:val="right"/>
      <w:pPr>
        <w:ind w:left="4320" w:hanging="180"/>
      </w:pPr>
    </w:lvl>
    <w:lvl w:ilvl="6" w:tplc="3ABA74E4">
      <w:start w:val="1"/>
      <w:numFmt w:val="decimal"/>
      <w:lvlText w:val="%7."/>
      <w:lvlJc w:val="left"/>
      <w:pPr>
        <w:ind w:left="5040" w:hanging="360"/>
      </w:pPr>
    </w:lvl>
    <w:lvl w:ilvl="7" w:tplc="BBDED452">
      <w:start w:val="1"/>
      <w:numFmt w:val="lowerLetter"/>
      <w:lvlText w:val="%8."/>
      <w:lvlJc w:val="left"/>
      <w:pPr>
        <w:ind w:left="5760" w:hanging="360"/>
      </w:pPr>
    </w:lvl>
    <w:lvl w:ilvl="8" w:tplc="EEA0125E">
      <w:start w:val="1"/>
      <w:numFmt w:val="lowerRoman"/>
      <w:lvlText w:val="%9."/>
      <w:lvlJc w:val="right"/>
      <w:pPr>
        <w:ind w:left="6480" w:hanging="180"/>
      </w:pPr>
    </w:lvl>
  </w:abstractNum>
  <w:abstractNum w:abstractNumId="31" w15:restartNumberingAfterBreak="0">
    <w:nsid w:val="73D74683"/>
    <w:multiLevelType w:val="hybridMultilevel"/>
    <w:tmpl w:val="FFFFFFFF"/>
    <w:lvl w:ilvl="0" w:tplc="022A581C">
      <w:start w:val="1"/>
      <w:numFmt w:val="decimal"/>
      <w:lvlText w:val="%1."/>
      <w:lvlJc w:val="left"/>
      <w:pPr>
        <w:ind w:left="720" w:hanging="360"/>
      </w:pPr>
    </w:lvl>
    <w:lvl w:ilvl="1" w:tplc="94FAE518">
      <w:start w:val="1"/>
      <w:numFmt w:val="lowerLetter"/>
      <w:lvlText w:val="%2."/>
      <w:lvlJc w:val="left"/>
      <w:pPr>
        <w:ind w:left="1440" w:hanging="360"/>
      </w:pPr>
    </w:lvl>
    <w:lvl w:ilvl="2" w:tplc="8E20CB6C">
      <w:start w:val="1"/>
      <w:numFmt w:val="lowerRoman"/>
      <w:lvlText w:val="%3."/>
      <w:lvlJc w:val="right"/>
      <w:pPr>
        <w:ind w:left="2160" w:hanging="180"/>
      </w:pPr>
    </w:lvl>
    <w:lvl w:ilvl="3" w:tplc="767AC44A">
      <w:start w:val="1"/>
      <w:numFmt w:val="decimal"/>
      <w:lvlText w:val="%4."/>
      <w:lvlJc w:val="left"/>
      <w:pPr>
        <w:ind w:left="2880" w:hanging="360"/>
      </w:pPr>
    </w:lvl>
    <w:lvl w:ilvl="4" w:tplc="E3ACE958">
      <w:start w:val="1"/>
      <w:numFmt w:val="lowerLetter"/>
      <w:lvlText w:val="%5."/>
      <w:lvlJc w:val="left"/>
      <w:pPr>
        <w:ind w:left="3600" w:hanging="360"/>
      </w:pPr>
    </w:lvl>
    <w:lvl w:ilvl="5" w:tplc="5CD8417C">
      <w:start w:val="1"/>
      <w:numFmt w:val="lowerRoman"/>
      <w:lvlText w:val="%6."/>
      <w:lvlJc w:val="right"/>
      <w:pPr>
        <w:ind w:left="4320" w:hanging="180"/>
      </w:pPr>
    </w:lvl>
    <w:lvl w:ilvl="6" w:tplc="9AC4E1C0">
      <w:start w:val="1"/>
      <w:numFmt w:val="decimal"/>
      <w:lvlText w:val="%7."/>
      <w:lvlJc w:val="left"/>
      <w:pPr>
        <w:ind w:left="5040" w:hanging="360"/>
      </w:pPr>
    </w:lvl>
    <w:lvl w:ilvl="7" w:tplc="2A5A3E94">
      <w:start w:val="1"/>
      <w:numFmt w:val="lowerLetter"/>
      <w:lvlText w:val="%8."/>
      <w:lvlJc w:val="left"/>
      <w:pPr>
        <w:ind w:left="5760" w:hanging="360"/>
      </w:pPr>
    </w:lvl>
    <w:lvl w:ilvl="8" w:tplc="3BCECE56">
      <w:start w:val="1"/>
      <w:numFmt w:val="lowerRoman"/>
      <w:lvlText w:val="%9."/>
      <w:lvlJc w:val="right"/>
      <w:pPr>
        <w:ind w:left="6480" w:hanging="180"/>
      </w:pPr>
    </w:lvl>
  </w:abstractNum>
  <w:abstractNum w:abstractNumId="32" w15:restartNumberingAfterBreak="0">
    <w:nsid w:val="7890850F"/>
    <w:multiLevelType w:val="hybridMultilevel"/>
    <w:tmpl w:val="FFFFFFFF"/>
    <w:lvl w:ilvl="0" w:tplc="23DE7CC2">
      <w:start w:val="1"/>
      <w:numFmt w:val="decimal"/>
      <w:lvlText w:val="%1."/>
      <w:lvlJc w:val="left"/>
      <w:pPr>
        <w:ind w:left="720" w:hanging="360"/>
      </w:pPr>
    </w:lvl>
    <w:lvl w:ilvl="1" w:tplc="A3B4AD96">
      <w:start w:val="1"/>
      <w:numFmt w:val="lowerLetter"/>
      <w:lvlText w:val="%2."/>
      <w:lvlJc w:val="left"/>
      <w:pPr>
        <w:ind w:left="1440" w:hanging="360"/>
      </w:pPr>
    </w:lvl>
    <w:lvl w:ilvl="2" w:tplc="06DEC48C">
      <w:start w:val="1"/>
      <w:numFmt w:val="lowerRoman"/>
      <w:lvlText w:val="%3."/>
      <w:lvlJc w:val="right"/>
      <w:pPr>
        <w:ind w:left="2160" w:hanging="180"/>
      </w:pPr>
    </w:lvl>
    <w:lvl w:ilvl="3" w:tplc="AA340358">
      <w:start w:val="1"/>
      <w:numFmt w:val="decimal"/>
      <w:lvlText w:val="%4."/>
      <w:lvlJc w:val="left"/>
      <w:pPr>
        <w:ind w:left="2880" w:hanging="360"/>
      </w:pPr>
    </w:lvl>
    <w:lvl w:ilvl="4" w:tplc="B05E8D9A">
      <w:start w:val="1"/>
      <w:numFmt w:val="lowerLetter"/>
      <w:lvlText w:val="%5."/>
      <w:lvlJc w:val="left"/>
      <w:pPr>
        <w:ind w:left="3600" w:hanging="360"/>
      </w:pPr>
    </w:lvl>
    <w:lvl w:ilvl="5" w:tplc="B4B886C8">
      <w:start w:val="1"/>
      <w:numFmt w:val="lowerRoman"/>
      <w:lvlText w:val="%6."/>
      <w:lvlJc w:val="right"/>
      <w:pPr>
        <w:ind w:left="4320" w:hanging="180"/>
      </w:pPr>
    </w:lvl>
    <w:lvl w:ilvl="6" w:tplc="1D1AB386">
      <w:start w:val="1"/>
      <w:numFmt w:val="decimal"/>
      <w:lvlText w:val="%7."/>
      <w:lvlJc w:val="left"/>
      <w:pPr>
        <w:ind w:left="5040" w:hanging="360"/>
      </w:pPr>
    </w:lvl>
    <w:lvl w:ilvl="7" w:tplc="9340A04A">
      <w:start w:val="1"/>
      <w:numFmt w:val="lowerLetter"/>
      <w:lvlText w:val="%8."/>
      <w:lvlJc w:val="left"/>
      <w:pPr>
        <w:ind w:left="5760" w:hanging="360"/>
      </w:pPr>
    </w:lvl>
    <w:lvl w:ilvl="8" w:tplc="B75014EC">
      <w:start w:val="1"/>
      <w:numFmt w:val="lowerRoman"/>
      <w:lvlText w:val="%9."/>
      <w:lvlJc w:val="right"/>
      <w:pPr>
        <w:ind w:left="6480" w:hanging="180"/>
      </w:pPr>
    </w:lvl>
  </w:abstractNum>
  <w:abstractNum w:abstractNumId="33" w15:restartNumberingAfterBreak="0">
    <w:nsid w:val="7BA95EF8"/>
    <w:multiLevelType w:val="hybridMultilevel"/>
    <w:tmpl w:val="5B7C1EF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874578913">
    <w:abstractNumId w:val="33"/>
  </w:num>
  <w:num w:numId="2" w16cid:durableId="170068545">
    <w:abstractNumId w:val="22"/>
  </w:num>
  <w:num w:numId="3" w16cid:durableId="1678534386">
    <w:abstractNumId w:val="25"/>
  </w:num>
  <w:num w:numId="4" w16cid:durableId="1267926748">
    <w:abstractNumId w:val="19"/>
  </w:num>
  <w:num w:numId="5" w16cid:durableId="885262283">
    <w:abstractNumId w:val="21"/>
  </w:num>
  <w:num w:numId="6" w16cid:durableId="712004840">
    <w:abstractNumId w:val="14"/>
  </w:num>
  <w:num w:numId="7" w16cid:durableId="1894386645">
    <w:abstractNumId w:val="29"/>
  </w:num>
  <w:num w:numId="8" w16cid:durableId="1921719824">
    <w:abstractNumId w:val="3"/>
  </w:num>
  <w:num w:numId="9" w16cid:durableId="1317875051">
    <w:abstractNumId w:val="26"/>
  </w:num>
  <w:num w:numId="10" w16cid:durableId="1405494127">
    <w:abstractNumId w:val="5"/>
  </w:num>
  <w:num w:numId="11" w16cid:durableId="1005596792">
    <w:abstractNumId w:val="11"/>
  </w:num>
  <w:num w:numId="12" w16cid:durableId="522598315">
    <w:abstractNumId w:val="12"/>
  </w:num>
  <w:num w:numId="13" w16cid:durableId="13383844">
    <w:abstractNumId w:val="0"/>
  </w:num>
  <w:num w:numId="14" w16cid:durableId="498664270">
    <w:abstractNumId w:val="17"/>
  </w:num>
  <w:num w:numId="15" w16cid:durableId="1032267441">
    <w:abstractNumId w:val="4"/>
  </w:num>
  <w:num w:numId="16" w16cid:durableId="742796396">
    <w:abstractNumId w:val="13"/>
  </w:num>
  <w:num w:numId="17" w16cid:durableId="1072582060">
    <w:abstractNumId w:val="9"/>
  </w:num>
  <w:num w:numId="18" w16cid:durableId="212276972">
    <w:abstractNumId w:val="31"/>
  </w:num>
  <w:num w:numId="19" w16cid:durableId="1126585301">
    <w:abstractNumId w:val="2"/>
  </w:num>
  <w:num w:numId="20" w16cid:durableId="273362447">
    <w:abstractNumId w:val="16"/>
  </w:num>
  <w:num w:numId="21" w16cid:durableId="554777563">
    <w:abstractNumId w:val="18"/>
  </w:num>
  <w:num w:numId="22" w16cid:durableId="81144314">
    <w:abstractNumId w:val="15"/>
  </w:num>
  <w:num w:numId="23" w16cid:durableId="831145844">
    <w:abstractNumId w:val="8"/>
  </w:num>
  <w:num w:numId="24" w16cid:durableId="291905784">
    <w:abstractNumId w:val="10"/>
  </w:num>
  <w:num w:numId="25" w16cid:durableId="1807314519">
    <w:abstractNumId w:val="27"/>
  </w:num>
  <w:num w:numId="26" w16cid:durableId="1108820273">
    <w:abstractNumId w:val="30"/>
  </w:num>
  <w:num w:numId="27" w16cid:durableId="1258370967">
    <w:abstractNumId w:val="7"/>
  </w:num>
  <w:num w:numId="28" w16cid:durableId="422724892">
    <w:abstractNumId w:val="32"/>
  </w:num>
  <w:num w:numId="29" w16cid:durableId="993410309">
    <w:abstractNumId w:val="28"/>
  </w:num>
  <w:num w:numId="30" w16cid:durableId="866257951">
    <w:abstractNumId w:val="23"/>
  </w:num>
  <w:num w:numId="31" w16cid:durableId="111290712">
    <w:abstractNumId w:val="1"/>
  </w:num>
  <w:num w:numId="32" w16cid:durableId="1720745077">
    <w:abstractNumId w:val="24"/>
  </w:num>
  <w:num w:numId="33" w16cid:durableId="109863305">
    <w:abstractNumId w:val="20"/>
  </w:num>
  <w:num w:numId="34" w16cid:durableId="2167033">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CD7434"/>
    <w:rsid w:val="0000012D"/>
    <w:rsid w:val="000002C1"/>
    <w:rsid w:val="00001282"/>
    <w:rsid w:val="00002073"/>
    <w:rsid w:val="00003E87"/>
    <w:rsid w:val="000041EA"/>
    <w:rsid w:val="00007676"/>
    <w:rsid w:val="00010009"/>
    <w:rsid w:val="00011145"/>
    <w:rsid w:val="0001128F"/>
    <w:rsid w:val="000122FC"/>
    <w:rsid w:val="00012B1F"/>
    <w:rsid w:val="00014A53"/>
    <w:rsid w:val="00015EFA"/>
    <w:rsid w:val="0001BA2F"/>
    <w:rsid w:val="000201D3"/>
    <w:rsid w:val="0002044F"/>
    <w:rsid w:val="00021346"/>
    <w:rsid w:val="00021F10"/>
    <w:rsid w:val="000232F6"/>
    <w:rsid w:val="000241F1"/>
    <w:rsid w:val="00025A8F"/>
    <w:rsid w:val="000260ED"/>
    <w:rsid w:val="000264D6"/>
    <w:rsid w:val="00030980"/>
    <w:rsid w:val="00030C90"/>
    <w:rsid w:val="00031F61"/>
    <w:rsid w:val="0003249B"/>
    <w:rsid w:val="00033414"/>
    <w:rsid w:val="00033D64"/>
    <w:rsid w:val="0003441A"/>
    <w:rsid w:val="00036818"/>
    <w:rsid w:val="00037941"/>
    <w:rsid w:val="00040F09"/>
    <w:rsid w:val="000413A4"/>
    <w:rsid w:val="000416FC"/>
    <w:rsid w:val="00041B03"/>
    <w:rsid w:val="00042BA6"/>
    <w:rsid w:val="00042D15"/>
    <w:rsid w:val="00042F5B"/>
    <w:rsid w:val="00042F84"/>
    <w:rsid w:val="00043D11"/>
    <w:rsid w:val="00044391"/>
    <w:rsid w:val="00044670"/>
    <w:rsid w:val="00046240"/>
    <w:rsid w:val="00046D3B"/>
    <w:rsid w:val="000472FB"/>
    <w:rsid w:val="000478C4"/>
    <w:rsid w:val="00047EE1"/>
    <w:rsid w:val="00050556"/>
    <w:rsid w:val="00052F3D"/>
    <w:rsid w:val="00052FFC"/>
    <w:rsid w:val="0005316B"/>
    <w:rsid w:val="000531FB"/>
    <w:rsid w:val="0005428B"/>
    <w:rsid w:val="00055901"/>
    <w:rsid w:val="00060976"/>
    <w:rsid w:val="00060A6F"/>
    <w:rsid w:val="00061077"/>
    <w:rsid w:val="0006127C"/>
    <w:rsid w:val="00061664"/>
    <w:rsid w:val="00062689"/>
    <w:rsid w:val="0006287A"/>
    <w:rsid w:val="00062D21"/>
    <w:rsid w:val="0006370B"/>
    <w:rsid w:val="00064219"/>
    <w:rsid w:val="000652EE"/>
    <w:rsid w:val="000658B7"/>
    <w:rsid w:val="00066D4E"/>
    <w:rsid w:val="00067509"/>
    <w:rsid w:val="00067889"/>
    <w:rsid w:val="00067E97"/>
    <w:rsid w:val="000683C4"/>
    <w:rsid w:val="000702ED"/>
    <w:rsid w:val="000704E5"/>
    <w:rsid w:val="0007133B"/>
    <w:rsid w:val="00071508"/>
    <w:rsid w:val="0007156C"/>
    <w:rsid w:val="00072458"/>
    <w:rsid w:val="00072A39"/>
    <w:rsid w:val="00072A5F"/>
    <w:rsid w:val="0007401C"/>
    <w:rsid w:val="000746CB"/>
    <w:rsid w:val="000756EB"/>
    <w:rsid w:val="0007586C"/>
    <w:rsid w:val="00076105"/>
    <w:rsid w:val="00076EE1"/>
    <w:rsid w:val="00076EE5"/>
    <w:rsid w:val="0008001D"/>
    <w:rsid w:val="000806B2"/>
    <w:rsid w:val="0008183D"/>
    <w:rsid w:val="00081A9C"/>
    <w:rsid w:val="000821B2"/>
    <w:rsid w:val="000829BD"/>
    <w:rsid w:val="00082EE7"/>
    <w:rsid w:val="00083306"/>
    <w:rsid w:val="000833FA"/>
    <w:rsid w:val="00085472"/>
    <w:rsid w:val="00086296"/>
    <w:rsid w:val="00087CB0"/>
    <w:rsid w:val="00091822"/>
    <w:rsid w:val="000918C0"/>
    <w:rsid w:val="00091B90"/>
    <w:rsid w:val="000927AB"/>
    <w:rsid w:val="000942E6"/>
    <w:rsid w:val="00094D92"/>
    <w:rsid w:val="00095232"/>
    <w:rsid w:val="00095DEE"/>
    <w:rsid w:val="000968DE"/>
    <w:rsid w:val="000A03D3"/>
    <w:rsid w:val="000A18C8"/>
    <w:rsid w:val="000A1B19"/>
    <w:rsid w:val="000A2167"/>
    <w:rsid w:val="000A2296"/>
    <w:rsid w:val="000A2C3F"/>
    <w:rsid w:val="000A2E30"/>
    <w:rsid w:val="000A46EB"/>
    <w:rsid w:val="000A4AC7"/>
    <w:rsid w:val="000A4CC3"/>
    <w:rsid w:val="000A4EB7"/>
    <w:rsid w:val="000A56E2"/>
    <w:rsid w:val="000A5A64"/>
    <w:rsid w:val="000A6DE5"/>
    <w:rsid w:val="000A6EA9"/>
    <w:rsid w:val="000A70FE"/>
    <w:rsid w:val="000A73C9"/>
    <w:rsid w:val="000A7A17"/>
    <w:rsid w:val="000B10F2"/>
    <w:rsid w:val="000B2209"/>
    <w:rsid w:val="000B22D0"/>
    <w:rsid w:val="000B270A"/>
    <w:rsid w:val="000B3A46"/>
    <w:rsid w:val="000B3C7E"/>
    <w:rsid w:val="000B4583"/>
    <w:rsid w:val="000B4F9B"/>
    <w:rsid w:val="000B609E"/>
    <w:rsid w:val="000B6D80"/>
    <w:rsid w:val="000B74A3"/>
    <w:rsid w:val="000C1EAB"/>
    <w:rsid w:val="000C4691"/>
    <w:rsid w:val="000C4722"/>
    <w:rsid w:val="000C4864"/>
    <w:rsid w:val="000C4FB5"/>
    <w:rsid w:val="000C511E"/>
    <w:rsid w:val="000C56D6"/>
    <w:rsid w:val="000C773D"/>
    <w:rsid w:val="000C7DD9"/>
    <w:rsid w:val="000D0610"/>
    <w:rsid w:val="000D09AB"/>
    <w:rsid w:val="000D1D51"/>
    <w:rsid w:val="000D2A1D"/>
    <w:rsid w:val="000D2B47"/>
    <w:rsid w:val="000D33CB"/>
    <w:rsid w:val="000D37C3"/>
    <w:rsid w:val="000D402A"/>
    <w:rsid w:val="000D4610"/>
    <w:rsid w:val="000D573B"/>
    <w:rsid w:val="000D5838"/>
    <w:rsid w:val="000D58A3"/>
    <w:rsid w:val="000D59AF"/>
    <w:rsid w:val="000D70BE"/>
    <w:rsid w:val="000D75CC"/>
    <w:rsid w:val="000E1B8E"/>
    <w:rsid w:val="000E207B"/>
    <w:rsid w:val="000E2E0F"/>
    <w:rsid w:val="000E40EB"/>
    <w:rsid w:val="000E4639"/>
    <w:rsid w:val="000E490E"/>
    <w:rsid w:val="000E4C96"/>
    <w:rsid w:val="000E4F36"/>
    <w:rsid w:val="000E55C3"/>
    <w:rsid w:val="000E6481"/>
    <w:rsid w:val="000E7978"/>
    <w:rsid w:val="000E7B8F"/>
    <w:rsid w:val="000E7CF1"/>
    <w:rsid w:val="000F0D09"/>
    <w:rsid w:val="000F25D5"/>
    <w:rsid w:val="000F2601"/>
    <w:rsid w:val="000F27B4"/>
    <w:rsid w:val="000F2A3E"/>
    <w:rsid w:val="000F3B81"/>
    <w:rsid w:val="000F6BEE"/>
    <w:rsid w:val="000F7D95"/>
    <w:rsid w:val="000FC416"/>
    <w:rsid w:val="001004CF"/>
    <w:rsid w:val="0010107A"/>
    <w:rsid w:val="00101255"/>
    <w:rsid w:val="00103FA0"/>
    <w:rsid w:val="0010496B"/>
    <w:rsid w:val="00105D0D"/>
    <w:rsid w:val="001065E0"/>
    <w:rsid w:val="00107002"/>
    <w:rsid w:val="00110797"/>
    <w:rsid w:val="00110A86"/>
    <w:rsid w:val="0011129B"/>
    <w:rsid w:val="001122B8"/>
    <w:rsid w:val="001131E1"/>
    <w:rsid w:val="00113CE1"/>
    <w:rsid w:val="00115351"/>
    <w:rsid w:val="00115FCB"/>
    <w:rsid w:val="00116387"/>
    <w:rsid w:val="00116CF7"/>
    <w:rsid w:val="001201B4"/>
    <w:rsid w:val="0012055C"/>
    <w:rsid w:val="00120707"/>
    <w:rsid w:val="00120CFB"/>
    <w:rsid w:val="00121236"/>
    <w:rsid w:val="00122274"/>
    <w:rsid w:val="00122395"/>
    <w:rsid w:val="00123B7D"/>
    <w:rsid w:val="00123EC9"/>
    <w:rsid w:val="00124796"/>
    <w:rsid w:val="00125046"/>
    <w:rsid w:val="0012577B"/>
    <w:rsid w:val="00126E25"/>
    <w:rsid w:val="00127D0E"/>
    <w:rsid w:val="001311BB"/>
    <w:rsid w:val="00132583"/>
    <w:rsid w:val="00132D0D"/>
    <w:rsid w:val="00132F4B"/>
    <w:rsid w:val="00133E49"/>
    <w:rsid w:val="0013413F"/>
    <w:rsid w:val="00134A5F"/>
    <w:rsid w:val="00134D8E"/>
    <w:rsid w:val="00134E13"/>
    <w:rsid w:val="001358B0"/>
    <w:rsid w:val="00136A66"/>
    <w:rsid w:val="0013752C"/>
    <w:rsid w:val="00141F91"/>
    <w:rsid w:val="00142AC4"/>
    <w:rsid w:val="00142B50"/>
    <w:rsid w:val="00142E88"/>
    <w:rsid w:val="001452D0"/>
    <w:rsid w:val="00146C8B"/>
    <w:rsid w:val="00147373"/>
    <w:rsid w:val="00147BB1"/>
    <w:rsid w:val="001504C7"/>
    <w:rsid w:val="00150C1D"/>
    <w:rsid w:val="001513DB"/>
    <w:rsid w:val="001522A6"/>
    <w:rsid w:val="00153C2A"/>
    <w:rsid w:val="00154D46"/>
    <w:rsid w:val="001565FF"/>
    <w:rsid w:val="001566E4"/>
    <w:rsid w:val="00160B90"/>
    <w:rsid w:val="00160E99"/>
    <w:rsid w:val="00161937"/>
    <w:rsid w:val="00161A56"/>
    <w:rsid w:val="00161C81"/>
    <w:rsid w:val="00162026"/>
    <w:rsid w:val="00162114"/>
    <w:rsid w:val="0016261C"/>
    <w:rsid w:val="0016353F"/>
    <w:rsid w:val="00164E81"/>
    <w:rsid w:val="00166308"/>
    <w:rsid w:val="0017053E"/>
    <w:rsid w:val="00170AEF"/>
    <w:rsid w:val="0017206F"/>
    <w:rsid w:val="001722F5"/>
    <w:rsid w:val="00172628"/>
    <w:rsid w:val="00172800"/>
    <w:rsid w:val="00173363"/>
    <w:rsid w:val="001735A6"/>
    <w:rsid w:val="001736FE"/>
    <w:rsid w:val="00173BE9"/>
    <w:rsid w:val="0017406A"/>
    <w:rsid w:val="001748D9"/>
    <w:rsid w:val="0017622F"/>
    <w:rsid w:val="00176567"/>
    <w:rsid w:val="00176CFB"/>
    <w:rsid w:val="00177E7B"/>
    <w:rsid w:val="001803B8"/>
    <w:rsid w:val="00181BB1"/>
    <w:rsid w:val="00181DCF"/>
    <w:rsid w:val="00183141"/>
    <w:rsid w:val="00183167"/>
    <w:rsid w:val="0018374B"/>
    <w:rsid w:val="00183D5E"/>
    <w:rsid w:val="00184204"/>
    <w:rsid w:val="00184233"/>
    <w:rsid w:val="00184E10"/>
    <w:rsid w:val="001861F4"/>
    <w:rsid w:val="0018773C"/>
    <w:rsid w:val="00187894"/>
    <w:rsid w:val="0019001B"/>
    <w:rsid w:val="001929AE"/>
    <w:rsid w:val="001934CD"/>
    <w:rsid w:val="001943F8"/>
    <w:rsid w:val="001947EA"/>
    <w:rsid w:val="0019500A"/>
    <w:rsid w:val="00196E26"/>
    <w:rsid w:val="001973F7"/>
    <w:rsid w:val="00197520"/>
    <w:rsid w:val="001A0021"/>
    <w:rsid w:val="001A04D5"/>
    <w:rsid w:val="001A0FB5"/>
    <w:rsid w:val="001A1271"/>
    <w:rsid w:val="001A1EEE"/>
    <w:rsid w:val="001A23F3"/>
    <w:rsid w:val="001A70D2"/>
    <w:rsid w:val="001A79B4"/>
    <w:rsid w:val="001A7A97"/>
    <w:rsid w:val="001A7EBB"/>
    <w:rsid w:val="001B0E26"/>
    <w:rsid w:val="001B11A5"/>
    <w:rsid w:val="001B16D0"/>
    <w:rsid w:val="001B188A"/>
    <w:rsid w:val="001B1F34"/>
    <w:rsid w:val="001B26EB"/>
    <w:rsid w:val="001B2749"/>
    <w:rsid w:val="001B2EDC"/>
    <w:rsid w:val="001B33CE"/>
    <w:rsid w:val="001B33FC"/>
    <w:rsid w:val="001B344B"/>
    <w:rsid w:val="001B3B91"/>
    <w:rsid w:val="001B3F11"/>
    <w:rsid w:val="001B486B"/>
    <w:rsid w:val="001B6B5C"/>
    <w:rsid w:val="001B70DC"/>
    <w:rsid w:val="001B742E"/>
    <w:rsid w:val="001B7F61"/>
    <w:rsid w:val="001C0315"/>
    <w:rsid w:val="001C032D"/>
    <w:rsid w:val="001C15CD"/>
    <w:rsid w:val="001C1A30"/>
    <w:rsid w:val="001C4CF6"/>
    <w:rsid w:val="001C4EF5"/>
    <w:rsid w:val="001C504F"/>
    <w:rsid w:val="001C5C73"/>
    <w:rsid w:val="001C6A23"/>
    <w:rsid w:val="001C7E87"/>
    <w:rsid w:val="001CD9C2"/>
    <w:rsid w:val="001D1814"/>
    <w:rsid w:val="001D29B2"/>
    <w:rsid w:val="001D5692"/>
    <w:rsid w:val="001D6BAA"/>
    <w:rsid w:val="001D75BC"/>
    <w:rsid w:val="001D7C16"/>
    <w:rsid w:val="001E08EA"/>
    <w:rsid w:val="001E15D4"/>
    <w:rsid w:val="001E1A6C"/>
    <w:rsid w:val="001E1EBB"/>
    <w:rsid w:val="001E2623"/>
    <w:rsid w:val="001E27A5"/>
    <w:rsid w:val="001E43FB"/>
    <w:rsid w:val="001E46B0"/>
    <w:rsid w:val="001E715A"/>
    <w:rsid w:val="001E72CF"/>
    <w:rsid w:val="001E7AE4"/>
    <w:rsid w:val="001F11EF"/>
    <w:rsid w:val="001F2795"/>
    <w:rsid w:val="001F35AE"/>
    <w:rsid w:val="001F3949"/>
    <w:rsid w:val="001F39DA"/>
    <w:rsid w:val="001F5034"/>
    <w:rsid w:val="001F5E38"/>
    <w:rsid w:val="001F647E"/>
    <w:rsid w:val="001F6789"/>
    <w:rsid w:val="00201F64"/>
    <w:rsid w:val="0020235C"/>
    <w:rsid w:val="00202ABA"/>
    <w:rsid w:val="00202D68"/>
    <w:rsid w:val="00203728"/>
    <w:rsid w:val="00203A18"/>
    <w:rsid w:val="00203B0A"/>
    <w:rsid w:val="00206E6D"/>
    <w:rsid w:val="00207F6F"/>
    <w:rsid w:val="00210335"/>
    <w:rsid w:val="0021229F"/>
    <w:rsid w:val="00213703"/>
    <w:rsid w:val="00214B54"/>
    <w:rsid w:val="00214D69"/>
    <w:rsid w:val="00215262"/>
    <w:rsid w:val="0021588A"/>
    <w:rsid w:val="00216073"/>
    <w:rsid w:val="002169D8"/>
    <w:rsid w:val="00217707"/>
    <w:rsid w:val="0022038A"/>
    <w:rsid w:val="00221695"/>
    <w:rsid w:val="00223033"/>
    <w:rsid w:val="00223379"/>
    <w:rsid w:val="00223EEB"/>
    <w:rsid w:val="00224D97"/>
    <w:rsid w:val="00232440"/>
    <w:rsid w:val="00234925"/>
    <w:rsid w:val="00236267"/>
    <w:rsid w:val="0023677B"/>
    <w:rsid w:val="00237118"/>
    <w:rsid w:val="00240B51"/>
    <w:rsid w:val="00240BDC"/>
    <w:rsid w:val="0024112C"/>
    <w:rsid w:val="002456F1"/>
    <w:rsid w:val="00245C49"/>
    <w:rsid w:val="00246F6F"/>
    <w:rsid w:val="002476FC"/>
    <w:rsid w:val="0025077D"/>
    <w:rsid w:val="0025127F"/>
    <w:rsid w:val="00252CF0"/>
    <w:rsid w:val="00252EEF"/>
    <w:rsid w:val="002540C0"/>
    <w:rsid w:val="00255853"/>
    <w:rsid w:val="002563B0"/>
    <w:rsid w:val="00256414"/>
    <w:rsid w:val="002567A8"/>
    <w:rsid w:val="002578B4"/>
    <w:rsid w:val="00257FB8"/>
    <w:rsid w:val="002601EA"/>
    <w:rsid w:val="00260B95"/>
    <w:rsid w:val="00261B2F"/>
    <w:rsid w:val="00261C4F"/>
    <w:rsid w:val="00262A24"/>
    <w:rsid w:val="002632CB"/>
    <w:rsid w:val="0026403D"/>
    <w:rsid w:val="00266F4D"/>
    <w:rsid w:val="0026776D"/>
    <w:rsid w:val="002700B9"/>
    <w:rsid w:val="00271140"/>
    <w:rsid w:val="00272137"/>
    <w:rsid w:val="00273A9A"/>
    <w:rsid w:val="00273C87"/>
    <w:rsid w:val="00274758"/>
    <w:rsid w:val="00274941"/>
    <w:rsid w:val="00274A37"/>
    <w:rsid w:val="00274EA2"/>
    <w:rsid w:val="00280404"/>
    <w:rsid w:val="00280660"/>
    <w:rsid w:val="002806C9"/>
    <w:rsid w:val="002814F8"/>
    <w:rsid w:val="00281BC8"/>
    <w:rsid w:val="00281D9B"/>
    <w:rsid w:val="002823AF"/>
    <w:rsid w:val="00282636"/>
    <w:rsid w:val="00282CF2"/>
    <w:rsid w:val="00283E37"/>
    <w:rsid w:val="002840F6"/>
    <w:rsid w:val="002863EC"/>
    <w:rsid w:val="00286A32"/>
    <w:rsid w:val="0028741A"/>
    <w:rsid w:val="00287CD4"/>
    <w:rsid w:val="00291762"/>
    <w:rsid w:val="00291B31"/>
    <w:rsid w:val="0029247A"/>
    <w:rsid w:val="00293DA9"/>
    <w:rsid w:val="0029623F"/>
    <w:rsid w:val="00296D0C"/>
    <w:rsid w:val="002A001F"/>
    <w:rsid w:val="002A05ED"/>
    <w:rsid w:val="002A0864"/>
    <w:rsid w:val="002A0BF7"/>
    <w:rsid w:val="002A1932"/>
    <w:rsid w:val="002A27EE"/>
    <w:rsid w:val="002A3566"/>
    <w:rsid w:val="002A3B07"/>
    <w:rsid w:val="002A3D7F"/>
    <w:rsid w:val="002A58A9"/>
    <w:rsid w:val="002A5E53"/>
    <w:rsid w:val="002A6E8E"/>
    <w:rsid w:val="002B0A51"/>
    <w:rsid w:val="002B4145"/>
    <w:rsid w:val="002B4366"/>
    <w:rsid w:val="002B4F32"/>
    <w:rsid w:val="002B506C"/>
    <w:rsid w:val="002B5881"/>
    <w:rsid w:val="002B5A67"/>
    <w:rsid w:val="002B5E4E"/>
    <w:rsid w:val="002B6027"/>
    <w:rsid w:val="002B6E29"/>
    <w:rsid w:val="002B757A"/>
    <w:rsid w:val="002B7788"/>
    <w:rsid w:val="002C204D"/>
    <w:rsid w:val="002C2D28"/>
    <w:rsid w:val="002C2EF1"/>
    <w:rsid w:val="002C55EA"/>
    <w:rsid w:val="002C5896"/>
    <w:rsid w:val="002C6007"/>
    <w:rsid w:val="002C6412"/>
    <w:rsid w:val="002D086C"/>
    <w:rsid w:val="002D167C"/>
    <w:rsid w:val="002D191D"/>
    <w:rsid w:val="002D1E93"/>
    <w:rsid w:val="002D1F46"/>
    <w:rsid w:val="002D29E9"/>
    <w:rsid w:val="002D3CE6"/>
    <w:rsid w:val="002D6A3D"/>
    <w:rsid w:val="002D6D07"/>
    <w:rsid w:val="002E0212"/>
    <w:rsid w:val="002E127B"/>
    <w:rsid w:val="002E151F"/>
    <w:rsid w:val="002E3CA1"/>
    <w:rsid w:val="002E3F53"/>
    <w:rsid w:val="002E54E6"/>
    <w:rsid w:val="002E6374"/>
    <w:rsid w:val="002E649D"/>
    <w:rsid w:val="002E6EEB"/>
    <w:rsid w:val="002F0480"/>
    <w:rsid w:val="002F0BAB"/>
    <w:rsid w:val="002F1F14"/>
    <w:rsid w:val="002F33FE"/>
    <w:rsid w:val="002F3DFA"/>
    <w:rsid w:val="002F3EA5"/>
    <w:rsid w:val="002F42CD"/>
    <w:rsid w:val="002F491E"/>
    <w:rsid w:val="002F4AF5"/>
    <w:rsid w:val="002F523C"/>
    <w:rsid w:val="002F61FA"/>
    <w:rsid w:val="002F76F2"/>
    <w:rsid w:val="002F7E20"/>
    <w:rsid w:val="0030123D"/>
    <w:rsid w:val="00302F70"/>
    <w:rsid w:val="00303277"/>
    <w:rsid w:val="003037A9"/>
    <w:rsid w:val="00305206"/>
    <w:rsid w:val="00305DBB"/>
    <w:rsid w:val="00306CB2"/>
    <w:rsid w:val="0030718D"/>
    <w:rsid w:val="0030719E"/>
    <w:rsid w:val="00310CA6"/>
    <w:rsid w:val="00310CC6"/>
    <w:rsid w:val="00311254"/>
    <w:rsid w:val="00312712"/>
    <w:rsid w:val="003127BA"/>
    <w:rsid w:val="00314B61"/>
    <w:rsid w:val="00316604"/>
    <w:rsid w:val="00316917"/>
    <w:rsid w:val="0031765C"/>
    <w:rsid w:val="00317907"/>
    <w:rsid w:val="00321A8F"/>
    <w:rsid w:val="00322A8A"/>
    <w:rsid w:val="00323A1D"/>
    <w:rsid w:val="00323B40"/>
    <w:rsid w:val="00324791"/>
    <w:rsid w:val="00325DB5"/>
    <w:rsid w:val="0032C44B"/>
    <w:rsid w:val="00331473"/>
    <w:rsid w:val="00332891"/>
    <w:rsid w:val="00333955"/>
    <w:rsid w:val="00333D90"/>
    <w:rsid w:val="00333DBE"/>
    <w:rsid w:val="00333F84"/>
    <w:rsid w:val="003340EB"/>
    <w:rsid w:val="00334172"/>
    <w:rsid w:val="00334828"/>
    <w:rsid w:val="00334E42"/>
    <w:rsid w:val="00335901"/>
    <w:rsid w:val="00336069"/>
    <w:rsid w:val="003365C9"/>
    <w:rsid w:val="0033745C"/>
    <w:rsid w:val="003401DE"/>
    <w:rsid w:val="00340B06"/>
    <w:rsid w:val="00341457"/>
    <w:rsid w:val="00342ADA"/>
    <w:rsid w:val="00344417"/>
    <w:rsid w:val="00344D46"/>
    <w:rsid w:val="003454FE"/>
    <w:rsid w:val="003458BB"/>
    <w:rsid w:val="00345B50"/>
    <w:rsid w:val="00345D11"/>
    <w:rsid w:val="00345DC2"/>
    <w:rsid w:val="00350038"/>
    <w:rsid w:val="00350228"/>
    <w:rsid w:val="0035110B"/>
    <w:rsid w:val="003516AB"/>
    <w:rsid w:val="00351E3D"/>
    <w:rsid w:val="00352EDE"/>
    <w:rsid w:val="003534EF"/>
    <w:rsid w:val="003545E0"/>
    <w:rsid w:val="003548E3"/>
    <w:rsid w:val="00355249"/>
    <w:rsid w:val="00355AD3"/>
    <w:rsid w:val="0035675E"/>
    <w:rsid w:val="00360A64"/>
    <w:rsid w:val="00360C44"/>
    <w:rsid w:val="00361069"/>
    <w:rsid w:val="00363A6C"/>
    <w:rsid w:val="00363CE1"/>
    <w:rsid w:val="00365179"/>
    <w:rsid w:val="003655EA"/>
    <w:rsid w:val="00365771"/>
    <w:rsid w:val="00365974"/>
    <w:rsid w:val="0036720C"/>
    <w:rsid w:val="00367F80"/>
    <w:rsid w:val="00370026"/>
    <w:rsid w:val="0037252B"/>
    <w:rsid w:val="00372FEB"/>
    <w:rsid w:val="00374312"/>
    <w:rsid w:val="00374CB3"/>
    <w:rsid w:val="00374CF3"/>
    <w:rsid w:val="00376137"/>
    <w:rsid w:val="00376496"/>
    <w:rsid w:val="003765A2"/>
    <w:rsid w:val="003807DE"/>
    <w:rsid w:val="00382B30"/>
    <w:rsid w:val="00382DFB"/>
    <w:rsid w:val="00384151"/>
    <w:rsid w:val="0038417E"/>
    <w:rsid w:val="003844AB"/>
    <w:rsid w:val="00384730"/>
    <w:rsid w:val="003857B0"/>
    <w:rsid w:val="00386F95"/>
    <w:rsid w:val="00390E46"/>
    <w:rsid w:val="00390E78"/>
    <w:rsid w:val="00391489"/>
    <w:rsid w:val="00391CF5"/>
    <w:rsid w:val="00391D15"/>
    <w:rsid w:val="00392F43"/>
    <w:rsid w:val="0039339E"/>
    <w:rsid w:val="003945E1"/>
    <w:rsid w:val="00394C84"/>
    <w:rsid w:val="00396399"/>
    <w:rsid w:val="003967C4"/>
    <w:rsid w:val="00396FEE"/>
    <w:rsid w:val="00397D96"/>
    <w:rsid w:val="003A0B83"/>
    <w:rsid w:val="003A2294"/>
    <w:rsid w:val="003A243E"/>
    <w:rsid w:val="003A2DDB"/>
    <w:rsid w:val="003A3B0D"/>
    <w:rsid w:val="003A4054"/>
    <w:rsid w:val="003A40AB"/>
    <w:rsid w:val="003A72B3"/>
    <w:rsid w:val="003A7347"/>
    <w:rsid w:val="003B01A6"/>
    <w:rsid w:val="003B09B8"/>
    <w:rsid w:val="003B0A30"/>
    <w:rsid w:val="003B15B9"/>
    <w:rsid w:val="003B1C16"/>
    <w:rsid w:val="003B1D27"/>
    <w:rsid w:val="003B3489"/>
    <w:rsid w:val="003B540A"/>
    <w:rsid w:val="003B6124"/>
    <w:rsid w:val="003B624F"/>
    <w:rsid w:val="003B6B99"/>
    <w:rsid w:val="003B6BDF"/>
    <w:rsid w:val="003B75A6"/>
    <w:rsid w:val="003B835B"/>
    <w:rsid w:val="003C08C5"/>
    <w:rsid w:val="003C0D7E"/>
    <w:rsid w:val="003C16D4"/>
    <w:rsid w:val="003C2F87"/>
    <w:rsid w:val="003C4685"/>
    <w:rsid w:val="003C6EE1"/>
    <w:rsid w:val="003C7192"/>
    <w:rsid w:val="003C7AC3"/>
    <w:rsid w:val="003D0A79"/>
    <w:rsid w:val="003D10F1"/>
    <w:rsid w:val="003D11E4"/>
    <w:rsid w:val="003D1609"/>
    <w:rsid w:val="003D1846"/>
    <w:rsid w:val="003D1A38"/>
    <w:rsid w:val="003D1D2C"/>
    <w:rsid w:val="003D1E55"/>
    <w:rsid w:val="003D22B9"/>
    <w:rsid w:val="003D2DD1"/>
    <w:rsid w:val="003D2DFC"/>
    <w:rsid w:val="003D340B"/>
    <w:rsid w:val="003D3445"/>
    <w:rsid w:val="003D4D53"/>
    <w:rsid w:val="003D5415"/>
    <w:rsid w:val="003D66F9"/>
    <w:rsid w:val="003D7353"/>
    <w:rsid w:val="003E009F"/>
    <w:rsid w:val="003E0B0B"/>
    <w:rsid w:val="003E3687"/>
    <w:rsid w:val="003E57D9"/>
    <w:rsid w:val="003E6C34"/>
    <w:rsid w:val="003E6D1D"/>
    <w:rsid w:val="003E7D00"/>
    <w:rsid w:val="003F0479"/>
    <w:rsid w:val="003F1791"/>
    <w:rsid w:val="003F209E"/>
    <w:rsid w:val="003F2220"/>
    <w:rsid w:val="003F29E9"/>
    <w:rsid w:val="003F34DC"/>
    <w:rsid w:val="003F4193"/>
    <w:rsid w:val="003F58FA"/>
    <w:rsid w:val="003F7E6F"/>
    <w:rsid w:val="00402646"/>
    <w:rsid w:val="00402908"/>
    <w:rsid w:val="004046AD"/>
    <w:rsid w:val="004053D8"/>
    <w:rsid w:val="004058B0"/>
    <w:rsid w:val="004067A0"/>
    <w:rsid w:val="0040690A"/>
    <w:rsid w:val="0040700C"/>
    <w:rsid w:val="00407CA1"/>
    <w:rsid w:val="0041163B"/>
    <w:rsid w:val="00412C5F"/>
    <w:rsid w:val="0041310F"/>
    <w:rsid w:val="00414769"/>
    <w:rsid w:val="00415545"/>
    <w:rsid w:val="00415E55"/>
    <w:rsid w:val="0041675F"/>
    <w:rsid w:val="004176CA"/>
    <w:rsid w:val="00420118"/>
    <w:rsid w:val="00420D1A"/>
    <w:rsid w:val="004211C5"/>
    <w:rsid w:val="00421280"/>
    <w:rsid w:val="00421321"/>
    <w:rsid w:val="004215C8"/>
    <w:rsid w:val="00421E0F"/>
    <w:rsid w:val="00422BB8"/>
    <w:rsid w:val="004231AC"/>
    <w:rsid w:val="00423D6E"/>
    <w:rsid w:val="0042403C"/>
    <w:rsid w:val="00425C14"/>
    <w:rsid w:val="00427323"/>
    <w:rsid w:val="004300CE"/>
    <w:rsid w:val="00431C42"/>
    <w:rsid w:val="004332C2"/>
    <w:rsid w:val="00433AB9"/>
    <w:rsid w:val="00435531"/>
    <w:rsid w:val="004365F7"/>
    <w:rsid w:val="00436912"/>
    <w:rsid w:val="0044078B"/>
    <w:rsid w:val="00442C46"/>
    <w:rsid w:val="00442F1F"/>
    <w:rsid w:val="00443050"/>
    <w:rsid w:val="00444740"/>
    <w:rsid w:val="0044501B"/>
    <w:rsid w:val="00445998"/>
    <w:rsid w:val="00445A6F"/>
    <w:rsid w:val="004471D7"/>
    <w:rsid w:val="00447739"/>
    <w:rsid w:val="00450EC5"/>
    <w:rsid w:val="00451677"/>
    <w:rsid w:val="004517C8"/>
    <w:rsid w:val="00453A0F"/>
    <w:rsid w:val="004544AF"/>
    <w:rsid w:val="00454810"/>
    <w:rsid w:val="00454CB6"/>
    <w:rsid w:val="00456618"/>
    <w:rsid w:val="004566D8"/>
    <w:rsid w:val="00456A57"/>
    <w:rsid w:val="00456EB0"/>
    <w:rsid w:val="00456EB9"/>
    <w:rsid w:val="004577BB"/>
    <w:rsid w:val="00461761"/>
    <w:rsid w:val="00461951"/>
    <w:rsid w:val="00462B23"/>
    <w:rsid w:val="0046310F"/>
    <w:rsid w:val="0046360B"/>
    <w:rsid w:val="0046385D"/>
    <w:rsid w:val="00463CFE"/>
    <w:rsid w:val="00464B6F"/>
    <w:rsid w:val="00464B89"/>
    <w:rsid w:val="00464DF9"/>
    <w:rsid w:val="00465B10"/>
    <w:rsid w:val="00465E25"/>
    <w:rsid w:val="004676A6"/>
    <w:rsid w:val="00467CB2"/>
    <w:rsid w:val="0047075D"/>
    <w:rsid w:val="0047239D"/>
    <w:rsid w:val="00473502"/>
    <w:rsid w:val="00474E06"/>
    <w:rsid w:val="0047593A"/>
    <w:rsid w:val="004765EC"/>
    <w:rsid w:val="00481FD3"/>
    <w:rsid w:val="004832E4"/>
    <w:rsid w:val="00483A40"/>
    <w:rsid w:val="0048452B"/>
    <w:rsid w:val="00484D9B"/>
    <w:rsid w:val="00484F37"/>
    <w:rsid w:val="0048630D"/>
    <w:rsid w:val="00487FAE"/>
    <w:rsid w:val="0049021B"/>
    <w:rsid w:val="00490245"/>
    <w:rsid w:val="00491344"/>
    <w:rsid w:val="004919E6"/>
    <w:rsid w:val="004927C1"/>
    <w:rsid w:val="004942C0"/>
    <w:rsid w:val="00494398"/>
    <w:rsid w:val="00497042"/>
    <w:rsid w:val="004978DC"/>
    <w:rsid w:val="00497B3F"/>
    <w:rsid w:val="004A00BA"/>
    <w:rsid w:val="004A09E7"/>
    <w:rsid w:val="004A20A6"/>
    <w:rsid w:val="004A2648"/>
    <w:rsid w:val="004A3772"/>
    <w:rsid w:val="004A3B4B"/>
    <w:rsid w:val="004A64DC"/>
    <w:rsid w:val="004A6750"/>
    <w:rsid w:val="004A6D50"/>
    <w:rsid w:val="004A6E0C"/>
    <w:rsid w:val="004A7A99"/>
    <w:rsid w:val="004B029E"/>
    <w:rsid w:val="004B0D0C"/>
    <w:rsid w:val="004B2059"/>
    <w:rsid w:val="004B29DC"/>
    <w:rsid w:val="004B3213"/>
    <w:rsid w:val="004B3221"/>
    <w:rsid w:val="004B47B7"/>
    <w:rsid w:val="004B5F6D"/>
    <w:rsid w:val="004C0245"/>
    <w:rsid w:val="004C0AE4"/>
    <w:rsid w:val="004C0C24"/>
    <w:rsid w:val="004C0E57"/>
    <w:rsid w:val="004C15AA"/>
    <w:rsid w:val="004C175E"/>
    <w:rsid w:val="004C2A77"/>
    <w:rsid w:val="004C2AE8"/>
    <w:rsid w:val="004C3489"/>
    <w:rsid w:val="004C4203"/>
    <w:rsid w:val="004C446F"/>
    <w:rsid w:val="004C4BC0"/>
    <w:rsid w:val="004C565E"/>
    <w:rsid w:val="004C5919"/>
    <w:rsid w:val="004C5DF2"/>
    <w:rsid w:val="004D0E35"/>
    <w:rsid w:val="004D2684"/>
    <w:rsid w:val="004D2A78"/>
    <w:rsid w:val="004D50AB"/>
    <w:rsid w:val="004D579F"/>
    <w:rsid w:val="004D5E9E"/>
    <w:rsid w:val="004E0678"/>
    <w:rsid w:val="004E07C1"/>
    <w:rsid w:val="004E1113"/>
    <w:rsid w:val="004E16BD"/>
    <w:rsid w:val="004E4A5B"/>
    <w:rsid w:val="004E4AE4"/>
    <w:rsid w:val="004E52C9"/>
    <w:rsid w:val="004E5677"/>
    <w:rsid w:val="004E5A63"/>
    <w:rsid w:val="004E64E2"/>
    <w:rsid w:val="004E7BE8"/>
    <w:rsid w:val="004F01E5"/>
    <w:rsid w:val="004F1158"/>
    <w:rsid w:val="004F16B3"/>
    <w:rsid w:val="004F2EB9"/>
    <w:rsid w:val="004F3C33"/>
    <w:rsid w:val="004F42B2"/>
    <w:rsid w:val="004F4F83"/>
    <w:rsid w:val="004F5E2D"/>
    <w:rsid w:val="004F6474"/>
    <w:rsid w:val="00502B24"/>
    <w:rsid w:val="00503080"/>
    <w:rsid w:val="00503AC0"/>
    <w:rsid w:val="00503CF3"/>
    <w:rsid w:val="005043FE"/>
    <w:rsid w:val="005044D2"/>
    <w:rsid w:val="005045B5"/>
    <w:rsid w:val="0050675A"/>
    <w:rsid w:val="00506B1E"/>
    <w:rsid w:val="005074AD"/>
    <w:rsid w:val="00507BDE"/>
    <w:rsid w:val="0051288E"/>
    <w:rsid w:val="00513720"/>
    <w:rsid w:val="005139EA"/>
    <w:rsid w:val="005142E6"/>
    <w:rsid w:val="00514514"/>
    <w:rsid w:val="00514645"/>
    <w:rsid w:val="00515471"/>
    <w:rsid w:val="0051667F"/>
    <w:rsid w:val="0051714E"/>
    <w:rsid w:val="005175A1"/>
    <w:rsid w:val="00517DD0"/>
    <w:rsid w:val="0051C6A9"/>
    <w:rsid w:val="0051DC22"/>
    <w:rsid w:val="0052073D"/>
    <w:rsid w:val="00521132"/>
    <w:rsid w:val="00521894"/>
    <w:rsid w:val="00522509"/>
    <w:rsid w:val="005237D7"/>
    <w:rsid w:val="005247E7"/>
    <w:rsid w:val="00524F4A"/>
    <w:rsid w:val="005250AC"/>
    <w:rsid w:val="00527641"/>
    <w:rsid w:val="00530389"/>
    <w:rsid w:val="0053118A"/>
    <w:rsid w:val="00532B4F"/>
    <w:rsid w:val="00533EB4"/>
    <w:rsid w:val="00534F65"/>
    <w:rsid w:val="00535A69"/>
    <w:rsid w:val="005365FB"/>
    <w:rsid w:val="005406E0"/>
    <w:rsid w:val="00540EBA"/>
    <w:rsid w:val="005410B6"/>
    <w:rsid w:val="0054194A"/>
    <w:rsid w:val="00541E04"/>
    <w:rsid w:val="0054207E"/>
    <w:rsid w:val="005422AD"/>
    <w:rsid w:val="005429DB"/>
    <w:rsid w:val="00542DF9"/>
    <w:rsid w:val="0054377F"/>
    <w:rsid w:val="005470C6"/>
    <w:rsid w:val="00550BEC"/>
    <w:rsid w:val="005540CC"/>
    <w:rsid w:val="00554A16"/>
    <w:rsid w:val="005555C4"/>
    <w:rsid w:val="0056050E"/>
    <w:rsid w:val="00563AE5"/>
    <w:rsid w:val="0056445E"/>
    <w:rsid w:val="00567F6D"/>
    <w:rsid w:val="0056C379"/>
    <w:rsid w:val="005717AD"/>
    <w:rsid w:val="005719DE"/>
    <w:rsid w:val="005727B1"/>
    <w:rsid w:val="00574E59"/>
    <w:rsid w:val="00574F5C"/>
    <w:rsid w:val="00575A1C"/>
    <w:rsid w:val="00576F9B"/>
    <w:rsid w:val="00576FFD"/>
    <w:rsid w:val="0057702B"/>
    <w:rsid w:val="00577CFB"/>
    <w:rsid w:val="00577ED2"/>
    <w:rsid w:val="005805E1"/>
    <w:rsid w:val="00580AE5"/>
    <w:rsid w:val="00581A9C"/>
    <w:rsid w:val="005843E9"/>
    <w:rsid w:val="005844E9"/>
    <w:rsid w:val="00585023"/>
    <w:rsid w:val="0058539B"/>
    <w:rsid w:val="005858AB"/>
    <w:rsid w:val="00585B67"/>
    <w:rsid w:val="0058612C"/>
    <w:rsid w:val="00586324"/>
    <w:rsid w:val="00586439"/>
    <w:rsid w:val="0058753C"/>
    <w:rsid w:val="005876FF"/>
    <w:rsid w:val="00590043"/>
    <w:rsid w:val="00590045"/>
    <w:rsid w:val="00590A6A"/>
    <w:rsid w:val="00590A7E"/>
    <w:rsid w:val="00590F74"/>
    <w:rsid w:val="00591991"/>
    <w:rsid w:val="0059318A"/>
    <w:rsid w:val="00593F63"/>
    <w:rsid w:val="00594250"/>
    <w:rsid w:val="005944F0"/>
    <w:rsid w:val="00594845"/>
    <w:rsid w:val="005962D6"/>
    <w:rsid w:val="00596DB0"/>
    <w:rsid w:val="00597C5B"/>
    <w:rsid w:val="00597F73"/>
    <w:rsid w:val="005A1190"/>
    <w:rsid w:val="005A11E8"/>
    <w:rsid w:val="005A1E09"/>
    <w:rsid w:val="005A28EC"/>
    <w:rsid w:val="005A2CE1"/>
    <w:rsid w:val="005A2E81"/>
    <w:rsid w:val="005A3288"/>
    <w:rsid w:val="005A334A"/>
    <w:rsid w:val="005A3CED"/>
    <w:rsid w:val="005A4D34"/>
    <w:rsid w:val="005A5147"/>
    <w:rsid w:val="005A5404"/>
    <w:rsid w:val="005A54EB"/>
    <w:rsid w:val="005B0562"/>
    <w:rsid w:val="005B06D1"/>
    <w:rsid w:val="005B0BCD"/>
    <w:rsid w:val="005B0D55"/>
    <w:rsid w:val="005B121B"/>
    <w:rsid w:val="005B1791"/>
    <w:rsid w:val="005B1EF3"/>
    <w:rsid w:val="005B36DF"/>
    <w:rsid w:val="005B38B0"/>
    <w:rsid w:val="005B3D8F"/>
    <w:rsid w:val="005B524C"/>
    <w:rsid w:val="005B5745"/>
    <w:rsid w:val="005B7E01"/>
    <w:rsid w:val="005B7F15"/>
    <w:rsid w:val="005C0178"/>
    <w:rsid w:val="005C1513"/>
    <w:rsid w:val="005C3B0D"/>
    <w:rsid w:val="005C3F5F"/>
    <w:rsid w:val="005C5473"/>
    <w:rsid w:val="005C5476"/>
    <w:rsid w:val="005C717A"/>
    <w:rsid w:val="005C7D31"/>
    <w:rsid w:val="005D0C3D"/>
    <w:rsid w:val="005D1106"/>
    <w:rsid w:val="005D11CA"/>
    <w:rsid w:val="005D1D57"/>
    <w:rsid w:val="005D2723"/>
    <w:rsid w:val="005D3C20"/>
    <w:rsid w:val="005D453A"/>
    <w:rsid w:val="005D48D2"/>
    <w:rsid w:val="005D5FF4"/>
    <w:rsid w:val="005D60D2"/>
    <w:rsid w:val="005D7DCB"/>
    <w:rsid w:val="005E138D"/>
    <w:rsid w:val="005E188F"/>
    <w:rsid w:val="005E1E40"/>
    <w:rsid w:val="005E246C"/>
    <w:rsid w:val="005E3794"/>
    <w:rsid w:val="005F01DB"/>
    <w:rsid w:val="005F04BB"/>
    <w:rsid w:val="005F23A7"/>
    <w:rsid w:val="005F2C20"/>
    <w:rsid w:val="005F302C"/>
    <w:rsid w:val="005F346B"/>
    <w:rsid w:val="005F3E6E"/>
    <w:rsid w:val="005F413E"/>
    <w:rsid w:val="005F45D3"/>
    <w:rsid w:val="005F53C7"/>
    <w:rsid w:val="005F5C54"/>
    <w:rsid w:val="005F6E5C"/>
    <w:rsid w:val="005F6FFB"/>
    <w:rsid w:val="005F711D"/>
    <w:rsid w:val="005F7195"/>
    <w:rsid w:val="005F74BE"/>
    <w:rsid w:val="005F789C"/>
    <w:rsid w:val="005F7B3A"/>
    <w:rsid w:val="006002CC"/>
    <w:rsid w:val="0060055C"/>
    <w:rsid w:val="00600D3A"/>
    <w:rsid w:val="006018B4"/>
    <w:rsid w:val="00601BC9"/>
    <w:rsid w:val="0060211F"/>
    <w:rsid w:val="00603112"/>
    <w:rsid w:val="0060320E"/>
    <w:rsid w:val="00603A30"/>
    <w:rsid w:val="00604CC1"/>
    <w:rsid w:val="006057AA"/>
    <w:rsid w:val="00605838"/>
    <w:rsid w:val="00606027"/>
    <w:rsid w:val="00606276"/>
    <w:rsid w:val="0060685F"/>
    <w:rsid w:val="00606EE0"/>
    <w:rsid w:val="00607575"/>
    <w:rsid w:val="00610D7B"/>
    <w:rsid w:val="0061152E"/>
    <w:rsid w:val="0061238E"/>
    <w:rsid w:val="00612532"/>
    <w:rsid w:val="006146A7"/>
    <w:rsid w:val="00614ED4"/>
    <w:rsid w:val="00614EDB"/>
    <w:rsid w:val="00615482"/>
    <w:rsid w:val="006174BC"/>
    <w:rsid w:val="006175DE"/>
    <w:rsid w:val="00620ECF"/>
    <w:rsid w:val="0062169D"/>
    <w:rsid w:val="00622175"/>
    <w:rsid w:val="0062217D"/>
    <w:rsid w:val="00622690"/>
    <w:rsid w:val="00622869"/>
    <w:rsid w:val="0062299F"/>
    <w:rsid w:val="00625A83"/>
    <w:rsid w:val="00626B9C"/>
    <w:rsid w:val="006273EF"/>
    <w:rsid w:val="00627A4B"/>
    <w:rsid w:val="00627E2D"/>
    <w:rsid w:val="006317E1"/>
    <w:rsid w:val="00633B77"/>
    <w:rsid w:val="00633C13"/>
    <w:rsid w:val="00636F3B"/>
    <w:rsid w:val="00637335"/>
    <w:rsid w:val="00637703"/>
    <w:rsid w:val="00640440"/>
    <w:rsid w:val="006407BE"/>
    <w:rsid w:val="00641589"/>
    <w:rsid w:val="00641A21"/>
    <w:rsid w:val="0064247C"/>
    <w:rsid w:val="00642B05"/>
    <w:rsid w:val="0064396D"/>
    <w:rsid w:val="00646A63"/>
    <w:rsid w:val="006507CD"/>
    <w:rsid w:val="00650CE6"/>
    <w:rsid w:val="006511B6"/>
    <w:rsid w:val="00653049"/>
    <w:rsid w:val="00653066"/>
    <w:rsid w:val="0065380F"/>
    <w:rsid w:val="006547F4"/>
    <w:rsid w:val="006605E2"/>
    <w:rsid w:val="006608DE"/>
    <w:rsid w:val="00662006"/>
    <w:rsid w:val="00662159"/>
    <w:rsid w:val="00662233"/>
    <w:rsid w:val="00662721"/>
    <w:rsid w:val="00662BDC"/>
    <w:rsid w:val="006637DB"/>
    <w:rsid w:val="00663A1B"/>
    <w:rsid w:val="006652AF"/>
    <w:rsid w:val="006657BF"/>
    <w:rsid w:val="0066605C"/>
    <w:rsid w:val="00666CB1"/>
    <w:rsid w:val="00667454"/>
    <w:rsid w:val="0067031C"/>
    <w:rsid w:val="0067035D"/>
    <w:rsid w:val="00671941"/>
    <w:rsid w:val="00672080"/>
    <w:rsid w:val="0067296B"/>
    <w:rsid w:val="006737CF"/>
    <w:rsid w:val="0067412E"/>
    <w:rsid w:val="0067498B"/>
    <w:rsid w:val="00676555"/>
    <w:rsid w:val="0067771B"/>
    <w:rsid w:val="00677D0E"/>
    <w:rsid w:val="00680AC5"/>
    <w:rsid w:val="00682AA2"/>
    <w:rsid w:val="006831DA"/>
    <w:rsid w:val="00686854"/>
    <w:rsid w:val="00690A38"/>
    <w:rsid w:val="00690BC1"/>
    <w:rsid w:val="00690E36"/>
    <w:rsid w:val="00692205"/>
    <w:rsid w:val="00693CE0"/>
    <w:rsid w:val="00695C2B"/>
    <w:rsid w:val="00695E17"/>
    <w:rsid w:val="00696C1C"/>
    <w:rsid w:val="00696E4D"/>
    <w:rsid w:val="00696E94"/>
    <w:rsid w:val="0069794A"/>
    <w:rsid w:val="00697B58"/>
    <w:rsid w:val="006A079F"/>
    <w:rsid w:val="006A0AEB"/>
    <w:rsid w:val="006A18FB"/>
    <w:rsid w:val="006A1A29"/>
    <w:rsid w:val="006A28F1"/>
    <w:rsid w:val="006A317A"/>
    <w:rsid w:val="006A3746"/>
    <w:rsid w:val="006A54B2"/>
    <w:rsid w:val="006A570E"/>
    <w:rsid w:val="006A61BF"/>
    <w:rsid w:val="006A65D3"/>
    <w:rsid w:val="006B033F"/>
    <w:rsid w:val="006B1838"/>
    <w:rsid w:val="006B1E24"/>
    <w:rsid w:val="006B29FE"/>
    <w:rsid w:val="006B2B78"/>
    <w:rsid w:val="006B370C"/>
    <w:rsid w:val="006B4B49"/>
    <w:rsid w:val="006B70DB"/>
    <w:rsid w:val="006B75D8"/>
    <w:rsid w:val="006B780D"/>
    <w:rsid w:val="006C065C"/>
    <w:rsid w:val="006C07FD"/>
    <w:rsid w:val="006C0BCF"/>
    <w:rsid w:val="006C105E"/>
    <w:rsid w:val="006C1F4A"/>
    <w:rsid w:val="006C263D"/>
    <w:rsid w:val="006C3392"/>
    <w:rsid w:val="006C3660"/>
    <w:rsid w:val="006C382E"/>
    <w:rsid w:val="006C3F60"/>
    <w:rsid w:val="006C4CC1"/>
    <w:rsid w:val="006C4D4D"/>
    <w:rsid w:val="006C4D64"/>
    <w:rsid w:val="006C61F3"/>
    <w:rsid w:val="006C7497"/>
    <w:rsid w:val="006C7C0F"/>
    <w:rsid w:val="006C7DA4"/>
    <w:rsid w:val="006D069D"/>
    <w:rsid w:val="006D0960"/>
    <w:rsid w:val="006D0AD2"/>
    <w:rsid w:val="006D0F6C"/>
    <w:rsid w:val="006D13C1"/>
    <w:rsid w:val="006D194F"/>
    <w:rsid w:val="006D2556"/>
    <w:rsid w:val="006D25AD"/>
    <w:rsid w:val="006D26C8"/>
    <w:rsid w:val="006D2A8A"/>
    <w:rsid w:val="006D314F"/>
    <w:rsid w:val="006D3974"/>
    <w:rsid w:val="006D3F60"/>
    <w:rsid w:val="006D493A"/>
    <w:rsid w:val="006D54B5"/>
    <w:rsid w:val="006D5DEB"/>
    <w:rsid w:val="006D6F3C"/>
    <w:rsid w:val="006D70CA"/>
    <w:rsid w:val="006DBEBE"/>
    <w:rsid w:val="006E0B86"/>
    <w:rsid w:val="006E22EF"/>
    <w:rsid w:val="006E3899"/>
    <w:rsid w:val="006E4F23"/>
    <w:rsid w:val="006F1DD0"/>
    <w:rsid w:val="006F20C0"/>
    <w:rsid w:val="006F30CD"/>
    <w:rsid w:val="006F3721"/>
    <w:rsid w:val="006F3757"/>
    <w:rsid w:val="006F3F5D"/>
    <w:rsid w:val="006F47A1"/>
    <w:rsid w:val="006F48D6"/>
    <w:rsid w:val="006F50B1"/>
    <w:rsid w:val="006F590D"/>
    <w:rsid w:val="006F6BFB"/>
    <w:rsid w:val="006F79D6"/>
    <w:rsid w:val="00700342"/>
    <w:rsid w:val="00700BEC"/>
    <w:rsid w:val="00702C21"/>
    <w:rsid w:val="00702F22"/>
    <w:rsid w:val="007040C7"/>
    <w:rsid w:val="0070513F"/>
    <w:rsid w:val="007057FB"/>
    <w:rsid w:val="00705E9F"/>
    <w:rsid w:val="0070618A"/>
    <w:rsid w:val="007066B3"/>
    <w:rsid w:val="00706DC6"/>
    <w:rsid w:val="00706FFD"/>
    <w:rsid w:val="00707BA1"/>
    <w:rsid w:val="007109C5"/>
    <w:rsid w:val="00715D12"/>
    <w:rsid w:val="0071649C"/>
    <w:rsid w:val="007164AE"/>
    <w:rsid w:val="00716EF0"/>
    <w:rsid w:val="0071736D"/>
    <w:rsid w:val="00721360"/>
    <w:rsid w:val="00722625"/>
    <w:rsid w:val="00723021"/>
    <w:rsid w:val="007232E4"/>
    <w:rsid w:val="00727599"/>
    <w:rsid w:val="00730105"/>
    <w:rsid w:val="00730B9A"/>
    <w:rsid w:val="00731ED5"/>
    <w:rsid w:val="00732A84"/>
    <w:rsid w:val="00732B8E"/>
    <w:rsid w:val="007331EA"/>
    <w:rsid w:val="00736904"/>
    <w:rsid w:val="00737C13"/>
    <w:rsid w:val="00737DFF"/>
    <w:rsid w:val="00740346"/>
    <w:rsid w:val="00740A6F"/>
    <w:rsid w:val="00740DBF"/>
    <w:rsid w:val="0074100E"/>
    <w:rsid w:val="00741CE1"/>
    <w:rsid w:val="00742A87"/>
    <w:rsid w:val="00743270"/>
    <w:rsid w:val="00743CED"/>
    <w:rsid w:val="00745968"/>
    <w:rsid w:val="00747874"/>
    <w:rsid w:val="0075050A"/>
    <w:rsid w:val="00751AA6"/>
    <w:rsid w:val="00752F75"/>
    <w:rsid w:val="007537F7"/>
    <w:rsid w:val="007549FD"/>
    <w:rsid w:val="00754B0D"/>
    <w:rsid w:val="00755186"/>
    <w:rsid w:val="00755736"/>
    <w:rsid w:val="0075574D"/>
    <w:rsid w:val="007559D3"/>
    <w:rsid w:val="00755EE0"/>
    <w:rsid w:val="00756622"/>
    <w:rsid w:val="00756F88"/>
    <w:rsid w:val="00760E91"/>
    <w:rsid w:val="00761AC8"/>
    <w:rsid w:val="007626A0"/>
    <w:rsid w:val="00763801"/>
    <w:rsid w:val="00764808"/>
    <w:rsid w:val="00765345"/>
    <w:rsid w:val="007660D3"/>
    <w:rsid w:val="00766DC5"/>
    <w:rsid w:val="007671F5"/>
    <w:rsid w:val="00767F46"/>
    <w:rsid w:val="007710F2"/>
    <w:rsid w:val="00771A96"/>
    <w:rsid w:val="0077228F"/>
    <w:rsid w:val="00774258"/>
    <w:rsid w:val="007749DD"/>
    <w:rsid w:val="00775FA0"/>
    <w:rsid w:val="007769CF"/>
    <w:rsid w:val="00776B72"/>
    <w:rsid w:val="00776C75"/>
    <w:rsid w:val="00777270"/>
    <w:rsid w:val="0078025B"/>
    <w:rsid w:val="007809B3"/>
    <w:rsid w:val="007810CD"/>
    <w:rsid w:val="00781E40"/>
    <w:rsid w:val="007822AD"/>
    <w:rsid w:val="007828F3"/>
    <w:rsid w:val="0078302E"/>
    <w:rsid w:val="00784B15"/>
    <w:rsid w:val="007852D9"/>
    <w:rsid w:val="0078699D"/>
    <w:rsid w:val="007869AE"/>
    <w:rsid w:val="00786C19"/>
    <w:rsid w:val="007877D9"/>
    <w:rsid w:val="0079159F"/>
    <w:rsid w:val="00792669"/>
    <w:rsid w:val="00793BEE"/>
    <w:rsid w:val="00796C0D"/>
    <w:rsid w:val="0079FFCE"/>
    <w:rsid w:val="007A2397"/>
    <w:rsid w:val="007A2964"/>
    <w:rsid w:val="007A319B"/>
    <w:rsid w:val="007A3569"/>
    <w:rsid w:val="007A4986"/>
    <w:rsid w:val="007A4FE3"/>
    <w:rsid w:val="007B0E45"/>
    <w:rsid w:val="007B2595"/>
    <w:rsid w:val="007B33BD"/>
    <w:rsid w:val="007B3682"/>
    <w:rsid w:val="007B3B4C"/>
    <w:rsid w:val="007B40AC"/>
    <w:rsid w:val="007B44FF"/>
    <w:rsid w:val="007B4E72"/>
    <w:rsid w:val="007B547D"/>
    <w:rsid w:val="007B6DD7"/>
    <w:rsid w:val="007B7719"/>
    <w:rsid w:val="007B7C5F"/>
    <w:rsid w:val="007B7D6D"/>
    <w:rsid w:val="007B7F8C"/>
    <w:rsid w:val="007BE0F5"/>
    <w:rsid w:val="007C008F"/>
    <w:rsid w:val="007C07C7"/>
    <w:rsid w:val="007C0F61"/>
    <w:rsid w:val="007C1CF1"/>
    <w:rsid w:val="007C1E02"/>
    <w:rsid w:val="007C2155"/>
    <w:rsid w:val="007C3A34"/>
    <w:rsid w:val="007C3DD5"/>
    <w:rsid w:val="007C494A"/>
    <w:rsid w:val="007C5150"/>
    <w:rsid w:val="007C648E"/>
    <w:rsid w:val="007C64A5"/>
    <w:rsid w:val="007C6934"/>
    <w:rsid w:val="007C7013"/>
    <w:rsid w:val="007D040D"/>
    <w:rsid w:val="007D1ED2"/>
    <w:rsid w:val="007D225C"/>
    <w:rsid w:val="007D253C"/>
    <w:rsid w:val="007D40D2"/>
    <w:rsid w:val="007D4863"/>
    <w:rsid w:val="007D573A"/>
    <w:rsid w:val="007D60AD"/>
    <w:rsid w:val="007D63A7"/>
    <w:rsid w:val="007D6A29"/>
    <w:rsid w:val="007D6E67"/>
    <w:rsid w:val="007D7A36"/>
    <w:rsid w:val="007D7E7D"/>
    <w:rsid w:val="007E03B8"/>
    <w:rsid w:val="007E0721"/>
    <w:rsid w:val="007E09AD"/>
    <w:rsid w:val="007E1289"/>
    <w:rsid w:val="007E16B9"/>
    <w:rsid w:val="007E1A6C"/>
    <w:rsid w:val="007E2070"/>
    <w:rsid w:val="007E2C85"/>
    <w:rsid w:val="007E4189"/>
    <w:rsid w:val="007E4CC0"/>
    <w:rsid w:val="007E5814"/>
    <w:rsid w:val="007E5A0E"/>
    <w:rsid w:val="007E5ADB"/>
    <w:rsid w:val="007E5BE7"/>
    <w:rsid w:val="007E60F3"/>
    <w:rsid w:val="007E9A16"/>
    <w:rsid w:val="007F1352"/>
    <w:rsid w:val="007F13B6"/>
    <w:rsid w:val="007F2327"/>
    <w:rsid w:val="007F2E1A"/>
    <w:rsid w:val="007F3170"/>
    <w:rsid w:val="007F359A"/>
    <w:rsid w:val="007F3F70"/>
    <w:rsid w:val="007F6393"/>
    <w:rsid w:val="007F7AA3"/>
    <w:rsid w:val="00800068"/>
    <w:rsid w:val="00801609"/>
    <w:rsid w:val="008017DD"/>
    <w:rsid w:val="00802C2E"/>
    <w:rsid w:val="00802D00"/>
    <w:rsid w:val="008046C4"/>
    <w:rsid w:val="00804FFB"/>
    <w:rsid w:val="00805830"/>
    <w:rsid w:val="008060A3"/>
    <w:rsid w:val="008076A6"/>
    <w:rsid w:val="008108F4"/>
    <w:rsid w:val="00811809"/>
    <w:rsid w:val="00811881"/>
    <w:rsid w:val="00812422"/>
    <w:rsid w:val="00813C86"/>
    <w:rsid w:val="00813F63"/>
    <w:rsid w:val="00814D86"/>
    <w:rsid w:val="00815569"/>
    <w:rsid w:val="00815D4D"/>
    <w:rsid w:val="0082045E"/>
    <w:rsid w:val="00820ED2"/>
    <w:rsid w:val="00820F88"/>
    <w:rsid w:val="008224AF"/>
    <w:rsid w:val="008229D6"/>
    <w:rsid w:val="00822D23"/>
    <w:rsid w:val="00822F5F"/>
    <w:rsid w:val="00824296"/>
    <w:rsid w:val="0082438C"/>
    <w:rsid w:val="00827767"/>
    <w:rsid w:val="00827BDF"/>
    <w:rsid w:val="008308E1"/>
    <w:rsid w:val="0083135D"/>
    <w:rsid w:val="0083254C"/>
    <w:rsid w:val="008326D5"/>
    <w:rsid w:val="00833464"/>
    <w:rsid w:val="008335CC"/>
    <w:rsid w:val="00836814"/>
    <w:rsid w:val="00836FCD"/>
    <w:rsid w:val="00837567"/>
    <w:rsid w:val="008377DF"/>
    <w:rsid w:val="0084049A"/>
    <w:rsid w:val="00842C77"/>
    <w:rsid w:val="00844961"/>
    <w:rsid w:val="00845382"/>
    <w:rsid w:val="0084555B"/>
    <w:rsid w:val="00847008"/>
    <w:rsid w:val="008476CE"/>
    <w:rsid w:val="00850766"/>
    <w:rsid w:val="00850EE4"/>
    <w:rsid w:val="008510EE"/>
    <w:rsid w:val="008546D8"/>
    <w:rsid w:val="00855087"/>
    <w:rsid w:val="008567C7"/>
    <w:rsid w:val="00857FC0"/>
    <w:rsid w:val="00860424"/>
    <w:rsid w:val="008623C8"/>
    <w:rsid w:val="008641A2"/>
    <w:rsid w:val="0086450D"/>
    <w:rsid w:val="0086507D"/>
    <w:rsid w:val="0086515A"/>
    <w:rsid w:val="00865578"/>
    <w:rsid w:val="00865FA0"/>
    <w:rsid w:val="008668ED"/>
    <w:rsid w:val="00866EE0"/>
    <w:rsid w:val="00870176"/>
    <w:rsid w:val="00870264"/>
    <w:rsid w:val="00870793"/>
    <w:rsid w:val="008708D7"/>
    <w:rsid w:val="00870F01"/>
    <w:rsid w:val="008712B4"/>
    <w:rsid w:val="008717C2"/>
    <w:rsid w:val="0087341F"/>
    <w:rsid w:val="00873B54"/>
    <w:rsid w:val="0087400D"/>
    <w:rsid w:val="00876372"/>
    <w:rsid w:val="0088640C"/>
    <w:rsid w:val="00886A8F"/>
    <w:rsid w:val="00887004"/>
    <w:rsid w:val="00887255"/>
    <w:rsid w:val="00887CF1"/>
    <w:rsid w:val="00891253"/>
    <w:rsid w:val="008915C4"/>
    <w:rsid w:val="00891DC4"/>
    <w:rsid w:val="0089201F"/>
    <w:rsid w:val="00892D4A"/>
    <w:rsid w:val="00893482"/>
    <w:rsid w:val="00893784"/>
    <w:rsid w:val="0089480E"/>
    <w:rsid w:val="00895A07"/>
    <w:rsid w:val="00895AB1"/>
    <w:rsid w:val="00895E2F"/>
    <w:rsid w:val="0089629F"/>
    <w:rsid w:val="008964E4"/>
    <w:rsid w:val="008973C6"/>
    <w:rsid w:val="008A0885"/>
    <w:rsid w:val="008A1705"/>
    <w:rsid w:val="008A1B9C"/>
    <w:rsid w:val="008A2568"/>
    <w:rsid w:val="008A270E"/>
    <w:rsid w:val="008A293E"/>
    <w:rsid w:val="008A3554"/>
    <w:rsid w:val="008A4158"/>
    <w:rsid w:val="008A76C1"/>
    <w:rsid w:val="008A7D88"/>
    <w:rsid w:val="008B01A4"/>
    <w:rsid w:val="008B1310"/>
    <w:rsid w:val="008B2228"/>
    <w:rsid w:val="008B2865"/>
    <w:rsid w:val="008B3354"/>
    <w:rsid w:val="008B3456"/>
    <w:rsid w:val="008B3467"/>
    <w:rsid w:val="008B47E6"/>
    <w:rsid w:val="008B518B"/>
    <w:rsid w:val="008B5958"/>
    <w:rsid w:val="008B5F89"/>
    <w:rsid w:val="008B7043"/>
    <w:rsid w:val="008B770A"/>
    <w:rsid w:val="008B7990"/>
    <w:rsid w:val="008B7C76"/>
    <w:rsid w:val="008B7EA2"/>
    <w:rsid w:val="008C09FA"/>
    <w:rsid w:val="008C0BE3"/>
    <w:rsid w:val="008C16A1"/>
    <w:rsid w:val="008C173D"/>
    <w:rsid w:val="008C3557"/>
    <w:rsid w:val="008C384B"/>
    <w:rsid w:val="008C4904"/>
    <w:rsid w:val="008C4B5B"/>
    <w:rsid w:val="008C6EFF"/>
    <w:rsid w:val="008C777F"/>
    <w:rsid w:val="008D04D5"/>
    <w:rsid w:val="008D08EB"/>
    <w:rsid w:val="008D27FC"/>
    <w:rsid w:val="008D33B2"/>
    <w:rsid w:val="008D359D"/>
    <w:rsid w:val="008D36B2"/>
    <w:rsid w:val="008D473A"/>
    <w:rsid w:val="008D500D"/>
    <w:rsid w:val="008D5406"/>
    <w:rsid w:val="008D5CA9"/>
    <w:rsid w:val="008D5F01"/>
    <w:rsid w:val="008D63AB"/>
    <w:rsid w:val="008D6EE0"/>
    <w:rsid w:val="008D7638"/>
    <w:rsid w:val="008E0BC9"/>
    <w:rsid w:val="008E12B9"/>
    <w:rsid w:val="008E153D"/>
    <w:rsid w:val="008E164C"/>
    <w:rsid w:val="008E267B"/>
    <w:rsid w:val="008E26EC"/>
    <w:rsid w:val="008E2931"/>
    <w:rsid w:val="008E3370"/>
    <w:rsid w:val="008E458B"/>
    <w:rsid w:val="008E5FD8"/>
    <w:rsid w:val="008E7D51"/>
    <w:rsid w:val="008F0B6F"/>
    <w:rsid w:val="008F0E5F"/>
    <w:rsid w:val="008F136B"/>
    <w:rsid w:val="008F1744"/>
    <w:rsid w:val="008F1CF8"/>
    <w:rsid w:val="008F28CB"/>
    <w:rsid w:val="008F2E4F"/>
    <w:rsid w:val="008F55D7"/>
    <w:rsid w:val="008F569B"/>
    <w:rsid w:val="008F5E51"/>
    <w:rsid w:val="008F7110"/>
    <w:rsid w:val="00900008"/>
    <w:rsid w:val="0090115D"/>
    <w:rsid w:val="0090133C"/>
    <w:rsid w:val="009049B7"/>
    <w:rsid w:val="00906CCF"/>
    <w:rsid w:val="0090704D"/>
    <w:rsid w:val="0091109C"/>
    <w:rsid w:val="00917419"/>
    <w:rsid w:val="00917984"/>
    <w:rsid w:val="00917999"/>
    <w:rsid w:val="009201E2"/>
    <w:rsid w:val="009222CD"/>
    <w:rsid w:val="00922A01"/>
    <w:rsid w:val="00922D67"/>
    <w:rsid w:val="009232DA"/>
    <w:rsid w:val="00923835"/>
    <w:rsid w:val="009245E9"/>
    <w:rsid w:val="009253D5"/>
    <w:rsid w:val="00927915"/>
    <w:rsid w:val="00930776"/>
    <w:rsid w:val="009309ED"/>
    <w:rsid w:val="00932E25"/>
    <w:rsid w:val="0093607B"/>
    <w:rsid w:val="00936AC1"/>
    <w:rsid w:val="00937EB6"/>
    <w:rsid w:val="00940BC0"/>
    <w:rsid w:val="00940E3C"/>
    <w:rsid w:val="0094345D"/>
    <w:rsid w:val="0094447F"/>
    <w:rsid w:val="009452BF"/>
    <w:rsid w:val="00945E73"/>
    <w:rsid w:val="009475A2"/>
    <w:rsid w:val="009503BA"/>
    <w:rsid w:val="00950A36"/>
    <w:rsid w:val="00950C58"/>
    <w:rsid w:val="00951715"/>
    <w:rsid w:val="00952979"/>
    <w:rsid w:val="00953C44"/>
    <w:rsid w:val="00955DC0"/>
    <w:rsid w:val="00955E8E"/>
    <w:rsid w:val="00956A45"/>
    <w:rsid w:val="00956CA1"/>
    <w:rsid w:val="00957E43"/>
    <w:rsid w:val="00960562"/>
    <w:rsid w:val="00961212"/>
    <w:rsid w:val="009612D1"/>
    <w:rsid w:val="00961EBD"/>
    <w:rsid w:val="00962627"/>
    <w:rsid w:val="00962FE2"/>
    <w:rsid w:val="009633E5"/>
    <w:rsid w:val="00965598"/>
    <w:rsid w:val="00965A7D"/>
    <w:rsid w:val="00966141"/>
    <w:rsid w:val="0096615E"/>
    <w:rsid w:val="00966C13"/>
    <w:rsid w:val="00967F45"/>
    <w:rsid w:val="009708E4"/>
    <w:rsid w:val="00971113"/>
    <w:rsid w:val="00973312"/>
    <w:rsid w:val="009739B8"/>
    <w:rsid w:val="00973CC7"/>
    <w:rsid w:val="00975274"/>
    <w:rsid w:val="0097710C"/>
    <w:rsid w:val="00977315"/>
    <w:rsid w:val="0097743E"/>
    <w:rsid w:val="00977702"/>
    <w:rsid w:val="00980011"/>
    <w:rsid w:val="0098076B"/>
    <w:rsid w:val="00980D08"/>
    <w:rsid w:val="00982297"/>
    <w:rsid w:val="009828A1"/>
    <w:rsid w:val="00982CB8"/>
    <w:rsid w:val="00982FB7"/>
    <w:rsid w:val="0098327D"/>
    <w:rsid w:val="00985144"/>
    <w:rsid w:val="00986095"/>
    <w:rsid w:val="009870E7"/>
    <w:rsid w:val="00987188"/>
    <w:rsid w:val="00987314"/>
    <w:rsid w:val="0098757E"/>
    <w:rsid w:val="00987F5B"/>
    <w:rsid w:val="0099204E"/>
    <w:rsid w:val="00992C17"/>
    <w:rsid w:val="00993C8A"/>
    <w:rsid w:val="00995B7C"/>
    <w:rsid w:val="00996996"/>
    <w:rsid w:val="00996FE5"/>
    <w:rsid w:val="00997BF8"/>
    <w:rsid w:val="009A0949"/>
    <w:rsid w:val="009A0BAF"/>
    <w:rsid w:val="009A1C68"/>
    <w:rsid w:val="009A1CEE"/>
    <w:rsid w:val="009A1D03"/>
    <w:rsid w:val="009A2D4B"/>
    <w:rsid w:val="009A3BF7"/>
    <w:rsid w:val="009A48AA"/>
    <w:rsid w:val="009A55D0"/>
    <w:rsid w:val="009A61C3"/>
    <w:rsid w:val="009A67E6"/>
    <w:rsid w:val="009A6D73"/>
    <w:rsid w:val="009A6DAB"/>
    <w:rsid w:val="009A750D"/>
    <w:rsid w:val="009B127E"/>
    <w:rsid w:val="009B1C0C"/>
    <w:rsid w:val="009B2779"/>
    <w:rsid w:val="009B3DB4"/>
    <w:rsid w:val="009B4D8D"/>
    <w:rsid w:val="009B7160"/>
    <w:rsid w:val="009C060E"/>
    <w:rsid w:val="009C170F"/>
    <w:rsid w:val="009C224D"/>
    <w:rsid w:val="009C2F76"/>
    <w:rsid w:val="009C331A"/>
    <w:rsid w:val="009C3CDC"/>
    <w:rsid w:val="009C3FE2"/>
    <w:rsid w:val="009C4306"/>
    <w:rsid w:val="009C4F14"/>
    <w:rsid w:val="009C5210"/>
    <w:rsid w:val="009C7383"/>
    <w:rsid w:val="009C77A6"/>
    <w:rsid w:val="009C7DB6"/>
    <w:rsid w:val="009D105A"/>
    <w:rsid w:val="009D19AA"/>
    <w:rsid w:val="009D201B"/>
    <w:rsid w:val="009D421A"/>
    <w:rsid w:val="009D4E85"/>
    <w:rsid w:val="009D5266"/>
    <w:rsid w:val="009E0C62"/>
    <w:rsid w:val="009E11CE"/>
    <w:rsid w:val="009E22C0"/>
    <w:rsid w:val="009E5BBF"/>
    <w:rsid w:val="009E6A30"/>
    <w:rsid w:val="009E6F05"/>
    <w:rsid w:val="009F1C61"/>
    <w:rsid w:val="009F2456"/>
    <w:rsid w:val="009F3625"/>
    <w:rsid w:val="009F364A"/>
    <w:rsid w:val="009F43C4"/>
    <w:rsid w:val="009F5195"/>
    <w:rsid w:val="009F5CB7"/>
    <w:rsid w:val="009F5ED9"/>
    <w:rsid w:val="009F76B6"/>
    <w:rsid w:val="009F7770"/>
    <w:rsid w:val="009F7BF8"/>
    <w:rsid w:val="009F8A6A"/>
    <w:rsid w:val="00A02B64"/>
    <w:rsid w:val="00A04D5A"/>
    <w:rsid w:val="00A05DA3"/>
    <w:rsid w:val="00A067FB"/>
    <w:rsid w:val="00A07643"/>
    <w:rsid w:val="00A10859"/>
    <w:rsid w:val="00A11039"/>
    <w:rsid w:val="00A119FC"/>
    <w:rsid w:val="00A125CB"/>
    <w:rsid w:val="00A130E9"/>
    <w:rsid w:val="00A1379F"/>
    <w:rsid w:val="00A1552B"/>
    <w:rsid w:val="00A17B42"/>
    <w:rsid w:val="00A20829"/>
    <w:rsid w:val="00A2374F"/>
    <w:rsid w:val="00A23D9C"/>
    <w:rsid w:val="00A24D0E"/>
    <w:rsid w:val="00A24F0F"/>
    <w:rsid w:val="00A25D1E"/>
    <w:rsid w:val="00A25EDC"/>
    <w:rsid w:val="00A25F86"/>
    <w:rsid w:val="00A266A3"/>
    <w:rsid w:val="00A314BE"/>
    <w:rsid w:val="00A31E5E"/>
    <w:rsid w:val="00A32ACF"/>
    <w:rsid w:val="00A3342F"/>
    <w:rsid w:val="00A33492"/>
    <w:rsid w:val="00A34AAE"/>
    <w:rsid w:val="00A35CB2"/>
    <w:rsid w:val="00A36195"/>
    <w:rsid w:val="00A406AF"/>
    <w:rsid w:val="00A40C09"/>
    <w:rsid w:val="00A41E22"/>
    <w:rsid w:val="00A4275D"/>
    <w:rsid w:val="00A42FF6"/>
    <w:rsid w:val="00A439ED"/>
    <w:rsid w:val="00A43CFC"/>
    <w:rsid w:val="00A43D7A"/>
    <w:rsid w:val="00A457A6"/>
    <w:rsid w:val="00A45FC1"/>
    <w:rsid w:val="00A478CF"/>
    <w:rsid w:val="00A50174"/>
    <w:rsid w:val="00A50882"/>
    <w:rsid w:val="00A51580"/>
    <w:rsid w:val="00A51D69"/>
    <w:rsid w:val="00A52F92"/>
    <w:rsid w:val="00A53724"/>
    <w:rsid w:val="00A53735"/>
    <w:rsid w:val="00A54801"/>
    <w:rsid w:val="00A54FCB"/>
    <w:rsid w:val="00A56F27"/>
    <w:rsid w:val="00A57117"/>
    <w:rsid w:val="00A6073E"/>
    <w:rsid w:val="00A60E52"/>
    <w:rsid w:val="00A6206E"/>
    <w:rsid w:val="00A626F0"/>
    <w:rsid w:val="00A63A16"/>
    <w:rsid w:val="00A64C86"/>
    <w:rsid w:val="00A65F2E"/>
    <w:rsid w:val="00A66557"/>
    <w:rsid w:val="00A67565"/>
    <w:rsid w:val="00A70D95"/>
    <w:rsid w:val="00A70F8D"/>
    <w:rsid w:val="00A713D9"/>
    <w:rsid w:val="00A71698"/>
    <w:rsid w:val="00A719F5"/>
    <w:rsid w:val="00A71BDC"/>
    <w:rsid w:val="00A75AAF"/>
    <w:rsid w:val="00A75ADA"/>
    <w:rsid w:val="00A75DEF"/>
    <w:rsid w:val="00A76BF8"/>
    <w:rsid w:val="00A76CD5"/>
    <w:rsid w:val="00A77E59"/>
    <w:rsid w:val="00A80177"/>
    <w:rsid w:val="00A80C9E"/>
    <w:rsid w:val="00A82551"/>
    <w:rsid w:val="00A8399C"/>
    <w:rsid w:val="00A83BEA"/>
    <w:rsid w:val="00A84440"/>
    <w:rsid w:val="00A851E4"/>
    <w:rsid w:val="00A862B3"/>
    <w:rsid w:val="00A9002D"/>
    <w:rsid w:val="00A916AB"/>
    <w:rsid w:val="00A91CCA"/>
    <w:rsid w:val="00A9240A"/>
    <w:rsid w:val="00A9246E"/>
    <w:rsid w:val="00A9258F"/>
    <w:rsid w:val="00A93562"/>
    <w:rsid w:val="00A9402C"/>
    <w:rsid w:val="00A941AD"/>
    <w:rsid w:val="00A948F9"/>
    <w:rsid w:val="00A94DB0"/>
    <w:rsid w:val="00A96549"/>
    <w:rsid w:val="00AA0143"/>
    <w:rsid w:val="00AA0556"/>
    <w:rsid w:val="00AA08A1"/>
    <w:rsid w:val="00AA1117"/>
    <w:rsid w:val="00AA160B"/>
    <w:rsid w:val="00AA1812"/>
    <w:rsid w:val="00AA2548"/>
    <w:rsid w:val="00AA2619"/>
    <w:rsid w:val="00AA2674"/>
    <w:rsid w:val="00AA289A"/>
    <w:rsid w:val="00AA2A98"/>
    <w:rsid w:val="00AA330A"/>
    <w:rsid w:val="00AA3326"/>
    <w:rsid w:val="00AA4181"/>
    <w:rsid w:val="00AA432D"/>
    <w:rsid w:val="00AA5F24"/>
    <w:rsid w:val="00AA757C"/>
    <w:rsid w:val="00AA763D"/>
    <w:rsid w:val="00AB0819"/>
    <w:rsid w:val="00AB248F"/>
    <w:rsid w:val="00AB40C9"/>
    <w:rsid w:val="00AB58C6"/>
    <w:rsid w:val="00AB5CE2"/>
    <w:rsid w:val="00AB677F"/>
    <w:rsid w:val="00AC00BF"/>
    <w:rsid w:val="00AC02BD"/>
    <w:rsid w:val="00AC0634"/>
    <w:rsid w:val="00AC0C1B"/>
    <w:rsid w:val="00AC279A"/>
    <w:rsid w:val="00AC322D"/>
    <w:rsid w:val="00AC5A62"/>
    <w:rsid w:val="00AC65EC"/>
    <w:rsid w:val="00AC6774"/>
    <w:rsid w:val="00AC7617"/>
    <w:rsid w:val="00AC79CD"/>
    <w:rsid w:val="00AD0F69"/>
    <w:rsid w:val="00AD15A1"/>
    <w:rsid w:val="00AD2D08"/>
    <w:rsid w:val="00AD3694"/>
    <w:rsid w:val="00AD4704"/>
    <w:rsid w:val="00AD5F46"/>
    <w:rsid w:val="00AD6307"/>
    <w:rsid w:val="00AE1229"/>
    <w:rsid w:val="00AE1410"/>
    <w:rsid w:val="00AE2973"/>
    <w:rsid w:val="00AE3243"/>
    <w:rsid w:val="00AE3C5F"/>
    <w:rsid w:val="00AE403B"/>
    <w:rsid w:val="00AE4626"/>
    <w:rsid w:val="00AE5283"/>
    <w:rsid w:val="00AE5FA9"/>
    <w:rsid w:val="00AE7E9B"/>
    <w:rsid w:val="00AF040D"/>
    <w:rsid w:val="00AF158A"/>
    <w:rsid w:val="00AF181A"/>
    <w:rsid w:val="00AF1878"/>
    <w:rsid w:val="00AF1D99"/>
    <w:rsid w:val="00AF1E6F"/>
    <w:rsid w:val="00AF2C3E"/>
    <w:rsid w:val="00AF2E9E"/>
    <w:rsid w:val="00AF3A3A"/>
    <w:rsid w:val="00AF4EA9"/>
    <w:rsid w:val="00AF510C"/>
    <w:rsid w:val="00AF6397"/>
    <w:rsid w:val="00AF66B2"/>
    <w:rsid w:val="00AF704A"/>
    <w:rsid w:val="00AF7152"/>
    <w:rsid w:val="00B003C9"/>
    <w:rsid w:val="00B01E7C"/>
    <w:rsid w:val="00B021DC"/>
    <w:rsid w:val="00B027FA"/>
    <w:rsid w:val="00B033D3"/>
    <w:rsid w:val="00B035E0"/>
    <w:rsid w:val="00B04597"/>
    <w:rsid w:val="00B064FE"/>
    <w:rsid w:val="00B06CEC"/>
    <w:rsid w:val="00B07FC5"/>
    <w:rsid w:val="00B10543"/>
    <w:rsid w:val="00B10D56"/>
    <w:rsid w:val="00B11892"/>
    <w:rsid w:val="00B14A1F"/>
    <w:rsid w:val="00B1700F"/>
    <w:rsid w:val="00B17C1E"/>
    <w:rsid w:val="00B20EDA"/>
    <w:rsid w:val="00B20EDF"/>
    <w:rsid w:val="00B21912"/>
    <w:rsid w:val="00B22081"/>
    <w:rsid w:val="00B22F37"/>
    <w:rsid w:val="00B23C7B"/>
    <w:rsid w:val="00B245F1"/>
    <w:rsid w:val="00B2490A"/>
    <w:rsid w:val="00B24C0E"/>
    <w:rsid w:val="00B25A50"/>
    <w:rsid w:val="00B26547"/>
    <w:rsid w:val="00B2674C"/>
    <w:rsid w:val="00B272B5"/>
    <w:rsid w:val="00B3157E"/>
    <w:rsid w:val="00B31B46"/>
    <w:rsid w:val="00B35C61"/>
    <w:rsid w:val="00B35E99"/>
    <w:rsid w:val="00B40F81"/>
    <w:rsid w:val="00B41333"/>
    <w:rsid w:val="00B41962"/>
    <w:rsid w:val="00B422B6"/>
    <w:rsid w:val="00B432BB"/>
    <w:rsid w:val="00B43FFB"/>
    <w:rsid w:val="00B4459D"/>
    <w:rsid w:val="00B44756"/>
    <w:rsid w:val="00B45153"/>
    <w:rsid w:val="00B45199"/>
    <w:rsid w:val="00B45A82"/>
    <w:rsid w:val="00B46100"/>
    <w:rsid w:val="00B46E98"/>
    <w:rsid w:val="00B47EBE"/>
    <w:rsid w:val="00B50621"/>
    <w:rsid w:val="00B51E0E"/>
    <w:rsid w:val="00B5303A"/>
    <w:rsid w:val="00B534D3"/>
    <w:rsid w:val="00B54DA0"/>
    <w:rsid w:val="00B60486"/>
    <w:rsid w:val="00B60836"/>
    <w:rsid w:val="00B609E2"/>
    <w:rsid w:val="00B60EF8"/>
    <w:rsid w:val="00B610A7"/>
    <w:rsid w:val="00B613E3"/>
    <w:rsid w:val="00B6187D"/>
    <w:rsid w:val="00B637B7"/>
    <w:rsid w:val="00B63842"/>
    <w:rsid w:val="00B63BE8"/>
    <w:rsid w:val="00B64102"/>
    <w:rsid w:val="00B6439B"/>
    <w:rsid w:val="00B64D16"/>
    <w:rsid w:val="00B64EA0"/>
    <w:rsid w:val="00B6744B"/>
    <w:rsid w:val="00B70871"/>
    <w:rsid w:val="00B72352"/>
    <w:rsid w:val="00B72E6F"/>
    <w:rsid w:val="00B7349F"/>
    <w:rsid w:val="00B73F56"/>
    <w:rsid w:val="00B74526"/>
    <w:rsid w:val="00B77E86"/>
    <w:rsid w:val="00B80C76"/>
    <w:rsid w:val="00B8154C"/>
    <w:rsid w:val="00B82088"/>
    <w:rsid w:val="00B82DE1"/>
    <w:rsid w:val="00B82F62"/>
    <w:rsid w:val="00B8319B"/>
    <w:rsid w:val="00B839FC"/>
    <w:rsid w:val="00B84B9D"/>
    <w:rsid w:val="00B87F8E"/>
    <w:rsid w:val="00B91255"/>
    <w:rsid w:val="00B91E27"/>
    <w:rsid w:val="00B91EFE"/>
    <w:rsid w:val="00B92099"/>
    <w:rsid w:val="00B9273E"/>
    <w:rsid w:val="00B9279D"/>
    <w:rsid w:val="00B92E5F"/>
    <w:rsid w:val="00B93FE8"/>
    <w:rsid w:val="00B95892"/>
    <w:rsid w:val="00B96413"/>
    <w:rsid w:val="00B96A6C"/>
    <w:rsid w:val="00B970FB"/>
    <w:rsid w:val="00B9739D"/>
    <w:rsid w:val="00B97773"/>
    <w:rsid w:val="00B977F0"/>
    <w:rsid w:val="00B978D4"/>
    <w:rsid w:val="00BA0880"/>
    <w:rsid w:val="00BA0AC2"/>
    <w:rsid w:val="00BA198C"/>
    <w:rsid w:val="00BA3401"/>
    <w:rsid w:val="00BA36FE"/>
    <w:rsid w:val="00BA4049"/>
    <w:rsid w:val="00BA4087"/>
    <w:rsid w:val="00BA4C90"/>
    <w:rsid w:val="00BA510C"/>
    <w:rsid w:val="00BA52B5"/>
    <w:rsid w:val="00BA6227"/>
    <w:rsid w:val="00BA6CB2"/>
    <w:rsid w:val="00BB04D7"/>
    <w:rsid w:val="00BB3441"/>
    <w:rsid w:val="00BB515A"/>
    <w:rsid w:val="00BB61DF"/>
    <w:rsid w:val="00BC053D"/>
    <w:rsid w:val="00BC2801"/>
    <w:rsid w:val="00BC3790"/>
    <w:rsid w:val="00BC3DE9"/>
    <w:rsid w:val="00BC4164"/>
    <w:rsid w:val="00BC46C6"/>
    <w:rsid w:val="00BC4A72"/>
    <w:rsid w:val="00BC6E5B"/>
    <w:rsid w:val="00BC705B"/>
    <w:rsid w:val="00BD2329"/>
    <w:rsid w:val="00BD2686"/>
    <w:rsid w:val="00BD3C9F"/>
    <w:rsid w:val="00BD467A"/>
    <w:rsid w:val="00BD53F6"/>
    <w:rsid w:val="00BD5C03"/>
    <w:rsid w:val="00BD7906"/>
    <w:rsid w:val="00BE0E29"/>
    <w:rsid w:val="00BE11D7"/>
    <w:rsid w:val="00BE1AF5"/>
    <w:rsid w:val="00BE231C"/>
    <w:rsid w:val="00BE2778"/>
    <w:rsid w:val="00BE3353"/>
    <w:rsid w:val="00BE3C84"/>
    <w:rsid w:val="00BE54FA"/>
    <w:rsid w:val="00BE5B28"/>
    <w:rsid w:val="00BE5C90"/>
    <w:rsid w:val="00BE75C1"/>
    <w:rsid w:val="00BE7D08"/>
    <w:rsid w:val="00BF0067"/>
    <w:rsid w:val="00BF012E"/>
    <w:rsid w:val="00BF0D8D"/>
    <w:rsid w:val="00BF15CF"/>
    <w:rsid w:val="00BF249E"/>
    <w:rsid w:val="00BF28DD"/>
    <w:rsid w:val="00BF2A2B"/>
    <w:rsid w:val="00BF2EF2"/>
    <w:rsid w:val="00BF47D7"/>
    <w:rsid w:val="00BF48DC"/>
    <w:rsid w:val="00BF492E"/>
    <w:rsid w:val="00BF65FB"/>
    <w:rsid w:val="00BF67AE"/>
    <w:rsid w:val="00BF6E63"/>
    <w:rsid w:val="00BF798B"/>
    <w:rsid w:val="00C003A8"/>
    <w:rsid w:val="00C00B43"/>
    <w:rsid w:val="00C00BA7"/>
    <w:rsid w:val="00C015EB"/>
    <w:rsid w:val="00C01D35"/>
    <w:rsid w:val="00C027E2"/>
    <w:rsid w:val="00C02AD2"/>
    <w:rsid w:val="00C02F4F"/>
    <w:rsid w:val="00C03372"/>
    <w:rsid w:val="00C03F95"/>
    <w:rsid w:val="00C04280"/>
    <w:rsid w:val="00C049DE"/>
    <w:rsid w:val="00C0551E"/>
    <w:rsid w:val="00C07BBD"/>
    <w:rsid w:val="00C10028"/>
    <w:rsid w:val="00C10447"/>
    <w:rsid w:val="00C11027"/>
    <w:rsid w:val="00C133C9"/>
    <w:rsid w:val="00C13C45"/>
    <w:rsid w:val="00C13CC3"/>
    <w:rsid w:val="00C14DFE"/>
    <w:rsid w:val="00C16A9B"/>
    <w:rsid w:val="00C16E63"/>
    <w:rsid w:val="00C172CF"/>
    <w:rsid w:val="00C1A308"/>
    <w:rsid w:val="00C20C42"/>
    <w:rsid w:val="00C21A8D"/>
    <w:rsid w:val="00C21BE5"/>
    <w:rsid w:val="00C22340"/>
    <w:rsid w:val="00C22B98"/>
    <w:rsid w:val="00C232A2"/>
    <w:rsid w:val="00C25256"/>
    <w:rsid w:val="00C25F82"/>
    <w:rsid w:val="00C277EF"/>
    <w:rsid w:val="00C3180F"/>
    <w:rsid w:val="00C31F0B"/>
    <w:rsid w:val="00C34426"/>
    <w:rsid w:val="00C350CA"/>
    <w:rsid w:val="00C35831"/>
    <w:rsid w:val="00C35871"/>
    <w:rsid w:val="00C3590B"/>
    <w:rsid w:val="00C35F6E"/>
    <w:rsid w:val="00C36125"/>
    <w:rsid w:val="00C36722"/>
    <w:rsid w:val="00C401BF"/>
    <w:rsid w:val="00C43844"/>
    <w:rsid w:val="00C43A37"/>
    <w:rsid w:val="00C44199"/>
    <w:rsid w:val="00C444F2"/>
    <w:rsid w:val="00C457EB"/>
    <w:rsid w:val="00C460A1"/>
    <w:rsid w:val="00C4726B"/>
    <w:rsid w:val="00C4744E"/>
    <w:rsid w:val="00C506C4"/>
    <w:rsid w:val="00C51C45"/>
    <w:rsid w:val="00C52B7A"/>
    <w:rsid w:val="00C52C2F"/>
    <w:rsid w:val="00C53616"/>
    <w:rsid w:val="00C54C5D"/>
    <w:rsid w:val="00C562A3"/>
    <w:rsid w:val="00C56C50"/>
    <w:rsid w:val="00C576FA"/>
    <w:rsid w:val="00C5770D"/>
    <w:rsid w:val="00C577ED"/>
    <w:rsid w:val="00C578CC"/>
    <w:rsid w:val="00C609A7"/>
    <w:rsid w:val="00C615EF"/>
    <w:rsid w:val="00C619E8"/>
    <w:rsid w:val="00C638FA"/>
    <w:rsid w:val="00C645BC"/>
    <w:rsid w:val="00C66D3A"/>
    <w:rsid w:val="00C672DF"/>
    <w:rsid w:val="00C674DD"/>
    <w:rsid w:val="00C678DE"/>
    <w:rsid w:val="00C6792D"/>
    <w:rsid w:val="00C701D7"/>
    <w:rsid w:val="00C718FD"/>
    <w:rsid w:val="00C71E6B"/>
    <w:rsid w:val="00C729DF"/>
    <w:rsid w:val="00C72E0C"/>
    <w:rsid w:val="00C7333D"/>
    <w:rsid w:val="00C74BA9"/>
    <w:rsid w:val="00C75662"/>
    <w:rsid w:val="00C75763"/>
    <w:rsid w:val="00C77812"/>
    <w:rsid w:val="00C77C3D"/>
    <w:rsid w:val="00C804FB"/>
    <w:rsid w:val="00C8086D"/>
    <w:rsid w:val="00C80DC0"/>
    <w:rsid w:val="00C81189"/>
    <w:rsid w:val="00C814D0"/>
    <w:rsid w:val="00C81DA3"/>
    <w:rsid w:val="00C82D32"/>
    <w:rsid w:val="00C82E7F"/>
    <w:rsid w:val="00C83BFC"/>
    <w:rsid w:val="00C8478C"/>
    <w:rsid w:val="00C857FE"/>
    <w:rsid w:val="00C85BB5"/>
    <w:rsid w:val="00C860A6"/>
    <w:rsid w:val="00C86892"/>
    <w:rsid w:val="00C8792C"/>
    <w:rsid w:val="00C87B17"/>
    <w:rsid w:val="00C90F90"/>
    <w:rsid w:val="00C92DFB"/>
    <w:rsid w:val="00C9399F"/>
    <w:rsid w:val="00C944B4"/>
    <w:rsid w:val="00C958EC"/>
    <w:rsid w:val="00C964BD"/>
    <w:rsid w:val="00C966C3"/>
    <w:rsid w:val="00C9679D"/>
    <w:rsid w:val="00C97FF9"/>
    <w:rsid w:val="00CA027C"/>
    <w:rsid w:val="00CA0496"/>
    <w:rsid w:val="00CA0F6A"/>
    <w:rsid w:val="00CA12D9"/>
    <w:rsid w:val="00CA19CA"/>
    <w:rsid w:val="00CA288D"/>
    <w:rsid w:val="00CA3DCB"/>
    <w:rsid w:val="00CA5043"/>
    <w:rsid w:val="00CA588E"/>
    <w:rsid w:val="00CA6816"/>
    <w:rsid w:val="00CA6B11"/>
    <w:rsid w:val="00CA6D35"/>
    <w:rsid w:val="00CA7157"/>
    <w:rsid w:val="00CB0E16"/>
    <w:rsid w:val="00CB13F9"/>
    <w:rsid w:val="00CB414F"/>
    <w:rsid w:val="00CB4232"/>
    <w:rsid w:val="00CB4E2D"/>
    <w:rsid w:val="00CB5B4B"/>
    <w:rsid w:val="00CB5E66"/>
    <w:rsid w:val="00CB633B"/>
    <w:rsid w:val="00CB641F"/>
    <w:rsid w:val="00CC0A42"/>
    <w:rsid w:val="00CC0A57"/>
    <w:rsid w:val="00CC14C4"/>
    <w:rsid w:val="00CC343D"/>
    <w:rsid w:val="00CC35FE"/>
    <w:rsid w:val="00CC3C55"/>
    <w:rsid w:val="00CC4947"/>
    <w:rsid w:val="00CC595A"/>
    <w:rsid w:val="00CC63BF"/>
    <w:rsid w:val="00CC6DCB"/>
    <w:rsid w:val="00CD2BB3"/>
    <w:rsid w:val="00CD3466"/>
    <w:rsid w:val="00CD34E5"/>
    <w:rsid w:val="00CD36AD"/>
    <w:rsid w:val="00CD40C6"/>
    <w:rsid w:val="00CD5162"/>
    <w:rsid w:val="00CD578F"/>
    <w:rsid w:val="00CD64D5"/>
    <w:rsid w:val="00CD65D3"/>
    <w:rsid w:val="00CD6C82"/>
    <w:rsid w:val="00CD6D03"/>
    <w:rsid w:val="00CD7780"/>
    <w:rsid w:val="00CD7A54"/>
    <w:rsid w:val="00CE2915"/>
    <w:rsid w:val="00CE2E93"/>
    <w:rsid w:val="00CE3356"/>
    <w:rsid w:val="00CE4AEA"/>
    <w:rsid w:val="00CE511D"/>
    <w:rsid w:val="00CE6BE5"/>
    <w:rsid w:val="00CF0955"/>
    <w:rsid w:val="00CF1021"/>
    <w:rsid w:val="00CF1162"/>
    <w:rsid w:val="00CF1837"/>
    <w:rsid w:val="00CF296F"/>
    <w:rsid w:val="00CF3645"/>
    <w:rsid w:val="00CF514D"/>
    <w:rsid w:val="00CF6725"/>
    <w:rsid w:val="00CF6BC5"/>
    <w:rsid w:val="00CF6D61"/>
    <w:rsid w:val="00CF76B5"/>
    <w:rsid w:val="00D00470"/>
    <w:rsid w:val="00D010FA"/>
    <w:rsid w:val="00D012B1"/>
    <w:rsid w:val="00D03744"/>
    <w:rsid w:val="00D03C16"/>
    <w:rsid w:val="00D03C21"/>
    <w:rsid w:val="00D05194"/>
    <w:rsid w:val="00D066AC"/>
    <w:rsid w:val="00D10F4E"/>
    <w:rsid w:val="00D11461"/>
    <w:rsid w:val="00D11B67"/>
    <w:rsid w:val="00D12C1F"/>
    <w:rsid w:val="00D12D16"/>
    <w:rsid w:val="00D13297"/>
    <w:rsid w:val="00D133FB"/>
    <w:rsid w:val="00D14F48"/>
    <w:rsid w:val="00D16385"/>
    <w:rsid w:val="00D16863"/>
    <w:rsid w:val="00D17029"/>
    <w:rsid w:val="00D170FE"/>
    <w:rsid w:val="00D17869"/>
    <w:rsid w:val="00D212E8"/>
    <w:rsid w:val="00D228D9"/>
    <w:rsid w:val="00D22A3A"/>
    <w:rsid w:val="00D236C2"/>
    <w:rsid w:val="00D2390C"/>
    <w:rsid w:val="00D24A4A"/>
    <w:rsid w:val="00D24BBD"/>
    <w:rsid w:val="00D2523B"/>
    <w:rsid w:val="00D263BE"/>
    <w:rsid w:val="00D26523"/>
    <w:rsid w:val="00D26C4B"/>
    <w:rsid w:val="00D2732B"/>
    <w:rsid w:val="00D27F2D"/>
    <w:rsid w:val="00D3014C"/>
    <w:rsid w:val="00D31042"/>
    <w:rsid w:val="00D31DC4"/>
    <w:rsid w:val="00D32B67"/>
    <w:rsid w:val="00D33790"/>
    <w:rsid w:val="00D33973"/>
    <w:rsid w:val="00D3486A"/>
    <w:rsid w:val="00D34FBF"/>
    <w:rsid w:val="00D35228"/>
    <w:rsid w:val="00D352CB"/>
    <w:rsid w:val="00D37CA0"/>
    <w:rsid w:val="00D40340"/>
    <w:rsid w:val="00D403CA"/>
    <w:rsid w:val="00D41D48"/>
    <w:rsid w:val="00D42DB3"/>
    <w:rsid w:val="00D432B6"/>
    <w:rsid w:val="00D43A12"/>
    <w:rsid w:val="00D44BE7"/>
    <w:rsid w:val="00D45978"/>
    <w:rsid w:val="00D46441"/>
    <w:rsid w:val="00D508CF"/>
    <w:rsid w:val="00D5096C"/>
    <w:rsid w:val="00D51100"/>
    <w:rsid w:val="00D5133C"/>
    <w:rsid w:val="00D5228C"/>
    <w:rsid w:val="00D522D1"/>
    <w:rsid w:val="00D5358D"/>
    <w:rsid w:val="00D53723"/>
    <w:rsid w:val="00D53869"/>
    <w:rsid w:val="00D53F36"/>
    <w:rsid w:val="00D540D0"/>
    <w:rsid w:val="00D55E5C"/>
    <w:rsid w:val="00D5659E"/>
    <w:rsid w:val="00D56A07"/>
    <w:rsid w:val="00D576AA"/>
    <w:rsid w:val="00D579A0"/>
    <w:rsid w:val="00D60598"/>
    <w:rsid w:val="00D61E0D"/>
    <w:rsid w:val="00D64270"/>
    <w:rsid w:val="00D64610"/>
    <w:rsid w:val="00D65F0E"/>
    <w:rsid w:val="00D67444"/>
    <w:rsid w:val="00D67D0F"/>
    <w:rsid w:val="00D67DCD"/>
    <w:rsid w:val="00D70D98"/>
    <w:rsid w:val="00D71167"/>
    <w:rsid w:val="00D7133D"/>
    <w:rsid w:val="00D7279B"/>
    <w:rsid w:val="00D732AA"/>
    <w:rsid w:val="00D73AF7"/>
    <w:rsid w:val="00D746AD"/>
    <w:rsid w:val="00D74EAF"/>
    <w:rsid w:val="00D76201"/>
    <w:rsid w:val="00D770CF"/>
    <w:rsid w:val="00D7716E"/>
    <w:rsid w:val="00D77172"/>
    <w:rsid w:val="00D77FC4"/>
    <w:rsid w:val="00D8071C"/>
    <w:rsid w:val="00D80C48"/>
    <w:rsid w:val="00D8159C"/>
    <w:rsid w:val="00D8175D"/>
    <w:rsid w:val="00D81A15"/>
    <w:rsid w:val="00D825B4"/>
    <w:rsid w:val="00D832F9"/>
    <w:rsid w:val="00D833CD"/>
    <w:rsid w:val="00D83516"/>
    <w:rsid w:val="00D85ECE"/>
    <w:rsid w:val="00D86EB1"/>
    <w:rsid w:val="00D87456"/>
    <w:rsid w:val="00D87909"/>
    <w:rsid w:val="00D90D12"/>
    <w:rsid w:val="00D92237"/>
    <w:rsid w:val="00D92579"/>
    <w:rsid w:val="00D925C7"/>
    <w:rsid w:val="00D92C73"/>
    <w:rsid w:val="00D93159"/>
    <w:rsid w:val="00D93CA6"/>
    <w:rsid w:val="00D96332"/>
    <w:rsid w:val="00D967DA"/>
    <w:rsid w:val="00D97023"/>
    <w:rsid w:val="00DA0ADF"/>
    <w:rsid w:val="00DA0E84"/>
    <w:rsid w:val="00DA13FE"/>
    <w:rsid w:val="00DA397A"/>
    <w:rsid w:val="00DA5714"/>
    <w:rsid w:val="00DA5820"/>
    <w:rsid w:val="00DA5A53"/>
    <w:rsid w:val="00DA6727"/>
    <w:rsid w:val="00DA6E6D"/>
    <w:rsid w:val="00DA7C8A"/>
    <w:rsid w:val="00DA7EE1"/>
    <w:rsid w:val="00DB06FF"/>
    <w:rsid w:val="00DB1196"/>
    <w:rsid w:val="00DB1945"/>
    <w:rsid w:val="00DB2755"/>
    <w:rsid w:val="00DB30A9"/>
    <w:rsid w:val="00DB33A4"/>
    <w:rsid w:val="00DB34A3"/>
    <w:rsid w:val="00DB35C1"/>
    <w:rsid w:val="00DB36A7"/>
    <w:rsid w:val="00DB43BB"/>
    <w:rsid w:val="00DB4D65"/>
    <w:rsid w:val="00DB63E9"/>
    <w:rsid w:val="00DB68B3"/>
    <w:rsid w:val="00DB6959"/>
    <w:rsid w:val="00DB69F1"/>
    <w:rsid w:val="00DB74AF"/>
    <w:rsid w:val="00DB750C"/>
    <w:rsid w:val="00DB7617"/>
    <w:rsid w:val="00DB7FF2"/>
    <w:rsid w:val="00DC00AD"/>
    <w:rsid w:val="00DC00B1"/>
    <w:rsid w:val="00DC04B9"/>
    <w:rsid w:val="00DC0991"/>
    <w:rsid w:val="00DC2A9A"/>
    <w:rsid w:val="00DC4382"/>
    <w:rsid w:val="00DC5733"/>
    <w:rsid w:val="00DC6133"/>
    <w:rsid w:val="00DD005A"/>
    <w:rsid w:val="00DD0394"/>
    <w:rsid w:val="00DD0C5F"/>
    <w:rsid w:val="00DD22B6"/>
    <w:rsid w:val="00DD2F08"/>
    <w:rsid w:val="00DD2F88"/>
    <w:rsid w:val="00DD38A0"/>
    <w:rsid w:val="00DD4C97"/>
    <w:rsid w:val="00DD5226"/>
    <w:rsid w:val="00DD677B"/>
    <w:rsid w:val="00DD6C68"/>
    <w:rsid w:val="00DD6DBC"/>
    <w:rsid w:val="00DD7275"/>
    <w:rsid w:val="00DD78A7"/>
    <w:rsid w:val="00DE19FE"/>
    <w:rsid w:val="00DE3AF0"/>
    <w:rsid w:val="00DE453C"/>
    <w:rsid w:val="00DE45D6"/>
    <w:rsid w:val="00DE4943"/>
    <w:rsid w:val="00DE5BF0"/>
    <w:rsid w:val="00DF092F"/>
    <w:rsid w:val="00DF14F2"/>
    <w:rsid w:val="00DF1679"/>
    <w:rsid w:val="00DF16F9"/>
    <w:rsid w:val="00DF17E0"/>
    <w:rsid w:val="00DF1903"/>
    <w:rsid w:val="00DF30A9"/>
    <w:rsid w:val="00DF461B"/>
    <w:rsid w:val="00DF53CB"/>
    <w:rsid w:val="00DF5DFC"/>
    <w:rsid w:val="00DF5EF8"/>
    <w:rsid w:val="00DF6B00"/>
    <w:rsid w:val="00DF6C8A"/>
    <w:rsid w:val="00DF7600"/>
    <w:rsid w:val="00DF7A0A"/>
    <w:rsid w:val="00DF7FA4"/>
    <w:rsid w:val="00E00782"/>
    <w:rsid w:val="00E00C52"/>
    <w:rsid w:val="00E00E2C"/>
    <w:rsid w:val="00E02CD3"/>
    <w:rsid w:val="00E04D42"/>
    <w:rsid w:val="00E052D9"/>
    <w:rsid w:val="00E06EB0"/>
    <w:rsid w:val="00E12808"/>
    <w:rsid w:val="00E14002"/>
    <w:rsid w:val="00E15F84"/>
    <w:rsid w:val="00E161D2"/>
    <w:rsid w:val="00E16D6F"/>
    <w:rsid w:val="00E17724"/>
    <w:rsid w:val="00E1772F"/>
    <w:rsid w:val="00E2003E"/>
    <w:rsid w:val="00E21ECE"/>
    <w:rsid w:val="00E2420F"/>
    <w:rsid w:val="00E2681D"/>
    <w:rsid w:val="00E26B58"/>
    <w:rsid w:val="00E300BC"/>
    <w:rsid w:val="00E3085F"/>
    <w:rsid w:val="00E318E4"/>
    <w:rsid w:val="00E31C30"/>
    <w:rsid w:val="00E323BE"/>
    <w:rsid w:val="00E327AE"/>
    <w:rsid w:val="00E32AA7"/>
    <w:rsid w:val="00E32C9F"/>
    <w:rsid w:val="00E33A6F"/>
    <w:rsid w:val="00E3786F"/>
    <w:rsid w:val="00E379F9"/>
    <w:rsid w:val="00E41090"/>
    <w:rsid w:val="00E41F8F"/>
    <w:rsid w:val="00E42F24"/>
    <w:rsid w:val="00E43098"/>
    <w:rsid w:val="00E4426C"/>
    <w:rsid w:val="00E4655A"/>
    <w:rsid w:val="00E47942"/>
    <w:rsid w:val="00E50338"/>
    <w:rsid w:val="00E513A8"/>
    <w:rsid w:val="00E51A51"/>
    <w:rsid w:val="00E526D7"/>
    <w:rsid w:val="00E52A85"/>
    <w:rsid w:val="00E5364B"/>
    <w:rsid w:val="00E5394F"/>
    <w:rsid w:val="00E54C68"/>
    <w:rsid w:val="00E55B95"/>
    <w:rsid w:val="00E55DC1"/>
    <w:rsid w:val="00E579F2"/>
    <w:rsid w:val="00E61214"/>
    <w:rsid w:val="00E615FF"/>
    <w:rsid w:val="00E61625"/>
    <w:rsid w:val="00E61A21"/>
    <w:rsid w:val="00E624E4"/>
    <w:rsid w:val="00E62655"/>
    <w:rsid w:val="00E62D75"/>
    <w:rsid w:val="00E63110"/>
    <w:rsid w:val="00E63B9B"/>
    <w:rsid w:val="00E65100"/>
    <w:rsid w:val="00E660CC"/>
    <w:rsid w:val="00E70992"/>
    <w:rsid w:val="00E70E90"/>
    <w:rsid w:val="00E7132C"/>
    <w:rsid w:val="00E714EF"/>
    <w:rsid w:val="00E71B70"/>
    <w:rsid w:val="00E71C69"/>
    <w:rsid w:val="00E731AE"/>
    <w:rsid w:val="00E734CC"/>
    <w:rsid w:val="00E738C4"/>
    <w:rsid w:val="00E7465F"/>
    <w:rsid w:val="00E74830"/>
    <w:rsid w:val="00E759F7"/>
    <w:rsid w:val="00E80AE5"/>
    <w:rsid w:val="00E8100D"/>
    <w:rsid w:val="00E83B81"/>
    <w:rsid w:val="00E83D21"/>
    <w:rsid w:val="00E83F43"/>
    <w:rsid w:val="00E8410B"/>
    <w:rsid w:val="00E85386"/>
    <w:rsid w:val="00E8602D"/>
    <w:rsid w:val="00E87592"/>
    <w:rsid w:val="00E87E7E"/>
    <w:rsid w:val="00E905C6"/>
    <w:rsid w:val="00E918C8"/>
    <w:rsid w:val="00E91BEE"/>
    <w:rsid w:val="00E9255D"/>
    <w:rsid w:val="00E925B1"/>
    <w:rsid w:val="00E92B0C"/>
    <w:rsid w:val="00E94408"/>
    <w:rsid w:val="00E94446"/>
    <w:rsid w:val="00E95479"/>
    <w:rsid w:val="00E95E97"/>
    <w:rsid w:val="00E973B4"/>
    <w:rsid w:val="00E9787B"/>
    <w:rsid w:val="00E97A3C"/>
    <w:rsid w:val="00EA0EE8"/>
    <w:rsid w:val="00EA17A6"/>
    <w:rsid w:val="00EA1BB2"/>
    <w:rsid w:val="00EA2FE0"/>
    <w:rsid w:val="00EA354F"/>
    <w:rsid w:val="00EA3797"/>
    <w:rsid w:val="00EA3EF3"/>
    <w:rsid w:val="00EA4035"/>
    <w:rsid w:val="00EA42D4"/>
    <w:rsid w:val="00EA4F4D"/>
    <w:rsid w:val="00EA54AB"/>
    <w:rsid w:val="00EA5E72"/>
    <w:rsid w:val="00EA6D39"/>
    <w:rsid w:val="00EA6E2B"/>
    <w:rsid w:val="00EB00E2"/>
    <w:rsid w:val="00EB110A"/>
    <w:rsid w:val="00EB18E6"/>
    <w:rsid w:val="00EB1F82"/>
    <w:rsid w:val="00EB35EA"/>
    <w:rsid w:val="00EB3F54"/>
    <w:rsid w:val="00EB6118"/>
    <w:rsid w:val="00EB78E8"/>
    <w:rsid w:val="00EB7C3C"/>
    <w:rsid w:val="00EC0B77"/>
    <w:rsid w:val="00EC2E7E"/>
    <w:rsid w:val="00EC3669"/>
    <w:rsid w:val="00EC39BD"/>
    <w:rsid w:val="00EC68F5"/>
    <w:rsid w:val="00EC6FB1"/>
    <w:rsid w:val="00EC765F"/>
    <w:rsid w:val="00EC79CF"/>
    <w:rsid w:val="00ED1389"/>
    <w:rsid w:val="00ED2797"/>
    <w:rsid w:val="00ED31BA"/>
    <w:rsid w:val="00ED33B6"/>
    <w:rsid w:val="00ED3EA9"/>
    <w:rsid w:val="00ED4DE8"/>
    <w:rsid w:val="00ED6881"/>
    <w:rsid w:val="00ED6F6E"/>
    <w:rsid w:val="00ED7369"/>
    <w:rsid w:val="00EE0D7C"/>
    <w:rsid w:val="00EE1AE1"/>
    <w:rsid w:val="00EE273E"/>
    <w:rsid w:val="00EE2A23"/>
    <w:rsid w:val="00EE3802"/>
    <w:rsid w:val="00EE3C3A"/>
    <w:rsid w:val="00EE44A4"/>
    <w:rsid w:val="00EE48F4"/>
    <w:rsid w:val="00EE5016"/>
    <w:rsid w:val="00EE7546"/>
    <w:rsid w:val="00EE797B"/>
    <w:rsid w:val="00EF1265"/>
    <w:rsid w:val="00EF12D4"/>
    <w:rsid w:val="00EF2361"/>
    <w:rsid w:val="00EF2B40"/>
    <w:rsid w:val="00EF371D"/>
    <w:rsid w:val="00EF3C6B"/>
    <w:rsid w:val="00EF414A"/>
    <w:rsid w:val="00EF4385"/>
    <w:rsid w:val="00EF4C44"/>
    <w:rsid w:val="00EF722C"/>
    <w:rsid w:val="00EF73B8"/>
    <w:rsid w:val="00EF7CB9"/>
    <w:rsid w:val="00F0009D"/>
    <w:rsid w:val="00F00E80"/>
    <w:rsid w:val="00F02089"/>
    <w:rsid w:val="00F0219E"/>
    <w:rsid w:val="00F027A1"/>
    <w:rsid w:val="00F049DE"/>
    <w:rsid w:val="00F05595"/>
    <w:rsid w:val="00F05D89"/>
    <w:rsid w:val="00F068A4"/>
    <w:rsid w:val="00F06B06"/>
    <w:rsid w:val="00F06F62"/>
    <w:rsid w:val="00F077A4"/>
    <w:rsid w:val="00F07AD9"/>
    <w:rsid w:val="00F111B7"/>
    <w:rsid w:val="00F11B48"/>
    <w:rsid w:val="00F11FB7"/>
    <w:rsid w:val="00F1434F"/>
    <w:rsid w:val="00F1463D"/>
    <w:rsid w:val="00F17AA8"/>
    <w:rsid w:val="00F20914"/>
    <w:rsid w:val="00F211B7"/>
    <w:rsid w:val="00F21BA5"/>
    <w:rsid w:val="00F221B0"/>
    <w:rsid w:val="00F23370"/>
    <w:rsid w:val="00F24017"/>
    <w:rsid w:val="00F24057"/>
    <w:rsid w:val="00F2522E"/>
    <w:rsid w:val="00F25509"/>
    <w:rsid w:val="00F26133"/>
    <w:rsid w:val="00F2661F"/>
    <w:rsid w:val="00F26C2A"/>
    <w:rsid w:val="00F277DE"/>
    <w:rsid w:val="00F27A4B"/>
    <w:rsid w:val="00F27B9A"/>
    <w:rsid w:val="00F2C9D0"/>
    <w:rsid w:val="00F30151"/>
    <w:rsid w:val="00F31D61"/>
    <w:rsid w:val="00F337C5"/>
    <w:rsid w:val="00F35A4D"/>
    <w:rsid w:val="00F36175"/>
    <w:rsid w:val="00F3617B"/>
    <w:rsid w:val="00F36E47"/>
    <w:rsid w:val="00F3713B"/>
    <w:rsid w:val="00F3EE51"/>
    <w:rsid w:val="00F40689"/>
    <w:rsid w:val="00F41001"/>
    <w:rsid w:val="00F419AB"/>
    <w:rsid w:val="00F453DD"/>
    <w:rsid w:val="00F4544E"/>
    <w:rsid w:val="00F46091"/>
    <w:rsid w:val="00F463F8"/>
    <w:rsid w:val="00F4691B"/>
    <w:rsid w:val="00F47E4F"/>
    <w:rsid w:val="00F5092D"/>
    <w:rsid w:val="00F52774"/>
    <w:rsid w:val="00F54B7C"/>
    <w:rsid w:val="00F5574D"/>
    <w:rsid w:val="00F56514"/>
    <w:rsid w:val="00F5652D"/>
    <w:rsid w:val="00F56BA6"/>
    <w:rsid w:val="00F573E9"/>
    <w:rsid w:val="00F57455"/>
    <w:rsid w:val="00F620E7"/>
    <w:rsid w:val="00F6290F"/>
    <w:rsid w:val="00F63A34"/>
    <w:rsid w:val="00F6405C"/>
    <w:rsid w:val="00F64CA8"/>
    <w:rsid w:val="00F6747A"/>
    <w:rsid w:val="00F71696"/>
    <w:rsid w:val="00F716BD"/>
    <w:rsid w:val="00F71E6C"/>
    <w:rsid w:val="00F71E7B"/>
    <w:rsid w:val="00F73111"/>
    <w:rsid w:val="00F73270"/>
    <w:rsid w:val="00F776F0"/>
    <w:rsid w:val="00F814C8"/>
    <w:rsid w:val="00F81F8F"/>
    <w:rsid w:val="00F82DE7"/>
    <w:rsid w:val="00F83A9B"/>
    <w:rsid w:val="00F85C43"/>
    <w:rsid w:val="00F85F30"/>
    <w:rsid w:val="00F86502"/>
    <w:rsid w:val="00F86D16"/>
    <w:rsid w:val="00F86D83"/>
    <w:rsid w:val="00F9007D"/>
    <w:rsid w:val="00F924DA"/>
    <w:rsid w:val="00F93563"/>
    <w:rsid w:val="00F93991"/>
    <w:rsid w:val="00F948BE"/>
    <w:rsid w:val="00F969EF"/>
    <w:rsid w:val="00F979AB"/>
    <w:rsid w:val="00F97A85"/>
    <w:rsid w:val="00FA0AFC"/>
    <w:rsid w:val="00FA196D"/>
    <w:rsid w:val="00FA2E02"/>
    <w:rsid w:val="00FA3302"/>
    <w:rsid w:val="00FA4090"/>
    <w:rsid w:val="00FA54E6"/>
    <w:rsid w:val="00FA5634"/>
    <w:rsid w:val="00FA6458"/>
    <w:rsid w:val="00FA69CF"/>
    <w:rsid w:val="00FB10FE"/>
    <w:rsid w:val="00FB1457"/>
    <w:rsid w:val="00FB3628"/>
    <w:rsid w:val="00FB4188"/>
    <w:rsid w:val="00FB43FC"/>
    <w:rsid w:val="00FB44D8"/>
    <w:rsid w:val="00FB4E68"/>
    <w:rsid w:val="00FB6C3C"/>
    <w:rsid w:val="00FC1204"/>
    <w:rsid w:val="00FC183C"/>
    <w:rsid w:val="00FC2CCF"/>
    <w:rsid w:val="00FC40AF"/>
    <w:rsid w:val="00FC488A"/>
    <w:rsid w:val="00FC59E0"/>
    <w:rsid w:val="00FC6336"/>
    <w:rsid w:val="00FC6B53"/>
    <w:rsid w:val="00FC9AA8"/>
    <w:rsid w:val="00FD2190"/>
    <w:rsid w:val="00FD25C5"/>
    <w:rsid w:val="00FD3AF6"/>
    <w:rsid w:val="00FD470F"/>
    <w:rsid w:val="00FD506E"/>
    <w:rsid w:val="00FD5746"/>
    <w:rsid w:val="00FD597B"/>
    <w:rsid w:val="00FD5D64"/>
    <w:rsid w:val="00FD694F"/>
    <w:rsid w:val="00FD7546"/>
    <w:rsid w:val="00FD7B51"/>
    <w:rsid w:val="00FE0DF7"/>
    <w:rsid w:val="00FE14B2"/>
    <w:rsid w:val="00FE231D"/>
    <w:rsid w:val="00FE25C7"/>
    <w:rsid w:val="00FE30DE"/>
    <w:rsid w:val="00FE31D7"/>
    <w:rsid w:val="00FE3466"/>
    <w:rsid w:val="00FE38D8"/>
    <w:rsid w:val="00FE42C6"/>
    <w:rsid w:val="00FE568C"/>
    <w:rsid w:val="00FE57CC"/>
    <w:rsid w:val="00FE6C84"/>
    <w:rsid w:val="00FF00B8"/>
    <w:rsid w:val="00FF06CE"/>
    <w:rsid w:val="00FF06D1"/>
    <w:rsid w:val="00FF2021"/>
    <w:rsid w:val="00FF2AD1"/>
    <w:rsid w:val="00FF2E64"/>
    <w:rsid w:val="00FF2FEF"/>
    <w:rsid w:val="00FF4721"/>
    <w:rsid w:val="00FF53A9"/>
    <w:rsid w:val="00FF5B8B"/>
    <w:rsid w:val="00FF6FF9"/>
    <w:rsid w:val="00FF7742"/>
    <w:rsid w:val="0107668B"/>
    <w:rsid w:val="010EF126"/>
    <w:rsid w:val="0112C032"/>
    <w:rsid w:val="0116FC00"/>
    <w:rsid w:val="0117130D"/>
    <w:rsid w:val="011B6B8E"/>
    <w:rsid w:val="012B1FFC"/>
    <w:rsid w:val="01344CF8"/>
    <w:rsid w:val="0134550E"/>
    <w:rsid w:val="01392CB8"/>
    <w:rsid w:val="013A132D"/>
    <w:rsid w:val="013F30B8"/>
    <w:rsid w:val="0149C76B"/>
    <w:rsid w:val="0154D1DA"/>
    <w:rsid w:val="0159AE5F"/>
    <w:rsid w:val="015B8791"/>
    <w:rsid w:val="015BF242"/>
    <w:rsid w:val="015DC128"/>
    <w:rsid w:val="01636046"/>
    <w:rsid w:val="0165BF91"/>
    <w:rsid w:val="017A45F4"/>
    <w:rsid w:val="018C4422"/>
    <w:rsid w:val="01922DDA"/>
    <w:rsid w:val="0192E35C"/>
    <w:rsid w:val="0195EEE4"/>
    <w:rsid w:val="019F6EAF"/>
    <w:rsid w:val="019FF4EE"/>
    <w:rsid w:val="01A448D3"/>
    <w:rsid w:val="01B54C8A"/>
    <w:rsid w:val="01BA01D1"/>
    <w:rsid w:val="01BBC991"/>
    <w:rsid w:val="01BE4C0D"/>
    <w:rsid w:val="01C00E5E"/>
    <w:rsid w:val="01C6494B"/>
    <w:rsid w:val="01D39BC6"/>
    <w:rsid w:val="01D58957"/>
    <w:rsid w:val="01E77CE3"/>
    <w:rsid w:val="01EABF9F"/>
    <w:rsid w:val="01EE2C3E"/>
    <w:rsid w:val="02033117"/>
    <w:rsid w:val="0206E8F6"/>
    <w:rsid w:val="02120DC5"/>
    <w:rsid w:val="02145D8E"/>
    <w:rsid w:val="02171811"/>
    <w:rsid w:val="02224F40"/>
    <w:rsid w:val="02246ABB"/>
    <w:rsid w:val="022AC8B5"/>
    <w:rsid w:val="022CEDDC"/>
    <w:rsid w:val="022D0D68"/>
    <w:rsid w:val="0252385D"/>
    <w:rsid w:val="02536736"/>
    <w:rsid w:val="0262DEE4"/>
    <w:rsid w:val="026512CD"/>
    <w:rsid w:val="027823C2"/>
    <w:rsid w:val="0279D49B"/>
    <w:rsid w:val="02840DF1"/>
    <w:rsid w:val="02880E53"/>
    <w:rsid w:val="028B22DD"/>
    <w:rsid w:val="02A300FA"/>
    <w:rsid w:val="02A90A47"/>
    <w:rsid w:val="02ACC9AE"/>
    <w:rsid w:val="02AF787B"/>
    <w:rsid w:val="02B54FD1"/>
    <w:rsid w:val="02B87B51"/>
    <w:rsid w:val="02BB9AFB"/>
    <w:rsid w:val="02C28BE3"/>
    <w:rsid w:val="02CC76C4"/>
    <w:rsid w:val="02CDD004"/>
    <w:rsid w:val="02E4798C"/>
    <w:rsid w:val="02FF3612"/>
    <w:rsid w:val="030B8D4D"/>
    <w:rsid w:val="030ED98C"/>
    <w:rsid w:val="0312DE95"/>
    <w:rsid w:val="031B5680"/>
    <w:rsid w:val="0320EE50"/>
    <w:rsid w:val="0327E456"/>
    <w:rsid w:val="032DE45D"/>
    <w:rsid w:val="03310B66"/>
    <w:rsid w:val="033340D3"/>
    <w:rsid w:val="033AEC5A"/>
    <w:rsid w:val="033CEB8D"/>
    <w:rsid w:val="033F0DE7"/>
    <w:rsid w:val="0343FD4F"/>
    <w:rsid w:val="03470F98"/>
    <w:rsid w:val="034AE4A1"/>
    <w:rsid w:val="034E7F30"/>
    <w:rsid w:val="0350A1D4"/>
    <w:rsid w:val="035378F4"/>
    <w:rsid w:val="036130AF"/>
    <w:rsid w:val="03616FF8"/>
    <w:rsid w:val="0362C105"/>
    <w:rsid w:val="036450A4"/>
    <w:rsid w:val="0375CD49"/>
    <w:rsid w:val="037DB3E7"/>
    <w:rsid w:val="03804B5F"/>
    <w:rsid w:val="03910F94"/>
    <w:rsid w:val="0398FEFA"/>
    <w:rsid w:val="039C5D20"/>
    <w:rsid w:val="03A3E06A"/>
    <w:rsid w:val="03A7FE1F"/>
    <w:rsid w:val="03A89892"/>
    <w:rsid w:val="03C41AD2"/>
    <w:rsid w:val="03CACA6F"/>
    <w:rsid w:val="03CF18E8"/>
    <w:rsid w:val="03D6A272"/>
    <w:rsid w:val="03D9FACB"/>
    <w:rsid w:val="03DDF4A8"/>
    <w:rsid w:val="03DDFD89"/>
    <w:rsid w:val="03E4057F"/>
    <w:rsid w:val="03E610EB"/>
    <w:rsid w:val="03ED2128"/>
    <w:rsid w:val="03EF5F11"/>
    <w:rsid w:val="03F52DE3"/>
    <w:rsid w:val="03F59D60"/>
    <w:rsid w:val="03F9F31F"/>
    <w:rsid w:val="04039EFC"/>
    <w:rsid w:val="040680C0"/>
    <w:rsid w:val="0414E565"/>
    <w:rsid w:val="0416918E"/>
    <w:rsid w:val="041D194C"/>
    <w:rsid w:val="04205436"/>
    <w:rsid w:val="0427E7BF"/>
    <w:rsid w:val="042BAE1C"/>
    <w:rsid w:val="042C787E"/>
    <w:rsid w:val="042DB3D2"/>
    <w:rsid w:val="042E6CB1"/>
    <w:rsid w:val="042FF5BC"/>
    <w:rsid w:val="043A1F17"/>
    <w:rsid w:val="043C3402"/>
    <w:rsid w:val="04437604"/>
    <w:rsid w:val="04441A30"/>
    <w:rsid w:val="04471DF6"/>
    <w:rsid w:val="0447B1AC"/>
    <w:rsid w:val="04485DB6"/>
    <w:rsid w:val="0449E022"/>
    <w:rsid w:val="04541D4C"/>
    <w:rsid w:val="0473D007"/>
    <w:rsid w:val="048461B9"/>
    <w:rsid w:val="0486D161"/>
    <w:rsid w:val="0487F112"/>
    <w:rsid w:val="048A2F54"/>
    <w:rsid w:val="049398EA"/>
    <w:rsid w:val="049D6F1B"/>
    <w:rsid w:val="049DF95B"/>
    <w:rsid w:val="049F9498"/>
    <w:rsid w:val="049FE81F"/>
    <w:rsid w:val="04A37174"/>
    <w:rsid w:val="04A680A1"/>
    <w:rsid w:val="04A7E320"/>
    <w:rsid w:val="04AAC315"/>
    <w:rsid w:val="04AB6567"/>
    <w:rsid w:val="04AC068B"/>
    <w:rsid w:val="04BAB084"/>
    <w:rsid w:val="04C4A12B"/>
    <w:rsid w:val="04C7CB05"/>
    <w:rsid w:val="04D0120F"/>
    <w:rsid w:val="04D27DD9"/>
    <w:rsid w:val="04D35859"/>
    <w:rsid w:val="04D87DCD"/>
    <w:rsid w:val="04D903D4"/>
    <w:rsid w:val="04DD1516"/>
    <w:rsid w:val="04E4CDB4"/>
    <w:rsid w:val="04E60BE7"/>
    <w:rsid w:val="04E7FBCB"/>
    <w:rsid w:val="04F06266"/>
    <w:rsid w:val="04F89757"/>
    <w:rsid w:val="05013D8F"/>
    <w:rsid w:val="0504576D"/>
    <w:rsid w:val="0507F21F"/>
    <w:rsid w:val="050EA42D"/>
    <w:rsid w:val="05173125"/>
    <w:rsid w:val="051ACF1C"/>
    <w:rsid w:val="051BC8AF"/>
    <w:rsid w:val="051BCDB4"/>
    <w:rsid w:val="051C3D99"/>
    <w:rsid w:val="052BD82E"/>
    <w:rsid w:val="052C2319"/>
    <w:rsid w:val="052E6407"/>
    <w:rsid w:val="0548E408"/>
    <w:rsid w:val="054C5056"/>
    <w:rsid w:val="054CD1E7"/>
    <w:rsid w:val="055C52A8"/>
    <w:rsid w:val="055F3196"/>
    <w:rsid w:val="0562A5AA"/>
    <w:rsid w:val="0562C41D"/>
    <w:rsid w:val="0566061A"/>
    <w:rsid w:val="05677BDF"/>
    <w:rsid w:val="05718F2B"/>
    <w:rsid w:val="05721912"/>
    <w:rsid w:val="05726784"/>
    <w:rsid w:val="0577D772"/>
    <w:rsid w:val="0584FC0A"/>
    <w:rsid w:val="058D6662"/>
    <w:rsid w:val="058E5834"/>
    <w:rsid w:val="059CF7A0"/>
    <w:rsid w:val="059D5084"/>
    <w:rsid w:val="05A1126D"/>
    <w:rsid w:val="05A24573"/>
    <w:rsid w:val="05AA2A56"/>
    <w:rsid w:val="05BCC957"/>
    <w:rsid w:val="05C81F45"/>
    <w:rsid w:val="05C87FAA"/>
    <w:rsid w:val="05C9F323"/>
    <w:rsid w:val="05CE8B90"/>
    <w:rsid w:val="05E25FEB"/>
    <w:rsid w:val="05E7D883"/>
    <w:rsid w:val="05ED382D"/>
    <w:rsid w:val="05F1D5BE"/>
    <w:rsid w:val="05F76AE7"/>
    <w:rsid w:val="05F8033F"/>
    <w:rsid w:val="0605DD5D"/>
    <w:rsid w:val="06095611"/>
    <w:rsid w:val="060BB39D"/>
    <w:rsid w:val="060D9B1A"/>
    <w:rsid w:val="06106E9D"/>
    <w:rsid w:val="061D4D2D"/>
    <w:rsid w:val="06228857"/>
    <w:rsid w:val="063138A0"/>
    <w:rsid w:val="063450F9"/>
    <w:rsid w:val="063825A1"/>
    <w:rsid w:val="06383342"/>
    <w:rsid w:val="063AEAED"/>
    <w:rsid w:val="0644C612"/>
    <w:rsid w:val="06459895"/>
    <w:rsid w:val="064DC1B8"/>
    <w:rsid w:val="06523B12"/>
    <w:rsid w:val="06625791"/>
    <w:rsid w:val="06686CA9"/>
    <w:rsid w:val="066F1D90"/>
    <w:rsid w:val="0675177A"/>
    <w:rsid w:val="06791EB7"/>
    <w:rsid w:val="067CA40D"/>
    <w:rsid w:val="067FA6C1"/>
    <w:rsid w:val="06855DDD"/>
    <w:rsid w:val="068B4758"/>
    <w:rsid w:val="0692A7CA"/>
    <w:rsid w:val="069B7EDF"/>
    <w:rsid w:val="06A57383"/>
    <w:rsid w:val="06B06E2A"/>
    <w:rsid w:val="06BBFC63"/>
    <w:rsid w:val="06BFD015"/>
    <w:rsid w:val="06CB48FE"/>
    <w:rsid w:val="06CEB0F9"/>
    <w:rsid w:val="06D602C7"/>
    <w:rsid w:val="06DEC559"/>
    <w:rsid w:val="06DF775E"/>
    <w:rsid w:val="06E5CBA0"/>
    <w:rsid w:val="06EE1EFB"/>
    <w:rsid w:val="06F2946E"/>
    <w:rsid w:val="06FA8B2F"/>
    <w:rsid w:val="06FAD9FB"/>
    <w:rsid w:val="0709A5D9"/>
    <w:rsid w:val="0709E301"/>
    <w:rsid w:val="070BD575"/>
    <w:rsid w:val="071270C4"/>
    <w:rsid w:val="07129C6F"/>
    <w:rsid w:val="07148583"/>
    <w:rsid w:val="0715D383"/>
    <w:rsid w:val="072A4607"/>
    <w:rsid w:val="07386CDA"/>
    <w:rsid w:val="073F301F"/>
    <w:rsid w:val="074AAF11"/>
    <w:rsid w:val="075380EC"/>
    <w:rsid w:val="075C0847"/>
    <w:rsid w:val="075F0598"/>
    <w:rsid w:val="0762D296"/>
    <w:rsid w:val="076571E6"/>
    <w:rsid w:val="0769E43E"/>
    <w:rsid w:val="076F1FB4"/>
    <w:rsid w:val="07787D7B"/>
    <w:rsid w:val="077D3800"/>
    <w:rsid w:val="078064F3"/>
    <w:rsid w:val="07831666"/>
    <w:rsid w:val="0787288E"/>
    <w:rsid w:val="078976FA"/>
    <w:rsid w:val="078E5B2C"/>
    <w:rsid w:val="079DA033"/>
    <w:rsid w:val="07ACAD1F"/>
    <w:rsid w:val="07B7D08A"/>
    <w:rsid w:val="07CB6E3C"/>
    <w:rsid w:val="07D313D3"/>
    <w:rsid w:val="07D53082"/>
    <w:rsid w:val="07F03B28"/>
    <w:rsid w:val="07FDBD85"/>
    <w:rsid w:val="0806242E"/>
    <w:rsid w:val="081715C6"/>
    <w:rsid w:val="082A95F5"/>
    <w:rsid w:val="0837E96D"/>
    <w:rsid w:val="083C5749"/>
    <w:rsid w:val="0842C8C1"/>
    <w:rsid w:val="0845517B"/>
    <w:rsid w:val="0846586E"/>
    <w:rsid w:val="084ECD12"/>
    <w:rsid w:val="085BDE61"/>
    <w:rsid w:val="0866F1DC"/>
    <w:rsid w:val="0868A77D"/>
    <w:rsid w:val="0869D82A"/>
    <w:rsid w:val="086AC69E"/>
    <w:rsid w:val="086BD153"/>
    <w:rsid w:val="086D407F"/>
    <w:rsid w:val="0884445C"/>
    <w:rsid w:val="088D22D9"/>
    <w:rsid w:val="08910753"/>
    <w:rsid w:val="0892777D"/>
    <w:rsid w:val="089552B8"/>
    <w:rsid w:val="0897BFDA"/>
    <w:rsid w:val="0899D138"/>
    <w:rsid w:val="089B1359"/>
    <w:rsid w:val="089C9B07"/>
    <w:rsid w:val="089CE3D5"/>
    <w:rsid w:val="089F701B"/>
    <w:rsid w:val="08A106E8"/>
    <w:rsid w:val="08A30BBD"/>
    <w:rsid w:val="08A5981C"/>
    <w:rsid w:val="08AC895D"/>
    <w:rsid w:val="08B3A17E"/>
    <w:rsid w:val="08C2D32B"/>
    <w:rsid w:val="08C594EE"/>
    <w:rsid w:val="08C66CE6"/>
    <w:rsid w:val="08C94818"/>
    <w:rsid w:val="08D1DC98"/>
    <w:rsid w:val="08DBA65F"/>
    <w:rsid w:val="08DD7B35"/>
    <w:rsid w:val="08F60748"/>
    <w:rsid w:val="08FBADB6"/>
    <w:rsid w:val="08FF718A"/>
    <w:rsid w:val="08FFF5F1"/>
    <w:rsid w:val="091A6DB3"/>
    <w:rsid w:val="091C4D13"/>
    <w:rsid w:val="091D3D89"/>
    <w:rsid w:val="0924A469"/>
    <w:rsid w:val="09263F05"/>
    <w:rsid w:val="0926BC96"/>
    <w:rsid w:val="0936EEA1"/>
    <w:rsid w:val="093C746A"/>
    <w:rsid w:val="093F4991"/>
    <w:rsid w:val="09443935"/>
    <w:rsid w:val="09551005"/>
    <w:rsid w:val="095905F6"/>
    <w:rsid w:val="095A0E14"/>
    <w:rsid w:val="095DCC7B"/>
    <w:rsid w:val="0965AFE5"/>
    <w:rsid w:val="097C47F9"/>
    <w:rsid w:val="098F5763"/>
    <w:rsid w:val="0991C030"/>
    <w:rsid w:val="099201BA"/>
    <w:rsid w:val="099EC28E"/>
    <w:rsid w:val="09A22504"/>
    <w:rsid w:val="09B2A403"/>
    <w:rsid w:val="09B7823C"/>
    <w:rsid w:val="09BB7664"/>
    <w:rsid w:val="09BE53C9"/>
    <w:rsid w:val="09D8B102"/>
    <w:rsid w:val="09D8CB7C"/>
    <w:rsid w:val="09DDF59A"/>
    <w:rsid w:val="09E374B7"/>
    <w:rsid w:val="09E3CE69"/>
    <w:rsid w:val="09E4B63D"/>
    <w:rsid w:val="09F0E7BB"/>
    <w:rsid w:val="09F22BF1"/>
    <w:rsid w:val="09F8A769"/>
    <w:rsid w:val="09FFB2EF"/>
    <w:rsid w:val="0A06D915"/>
    <w:rsid w:val="0A1191E7"/>
    <w:rsid w:val="0A12B274"/>
    <w:rsid w:val="0A153F5C"/>
    <w:rsid w:val="0A163979"/>
    <w:rsid w:val="0A1F8DE6"/>
    <w:rsid w:val="0A2C8907"/>
    <w:rsid w:val="0A2F1893"/>
    <w:rsid w:val="0A2F3CF4"/>
    <w:rsid w:val="0A3E16A9"/>
    <w:rsid w:val="0A3E8E4D"/>
    <w:rsid w:val="0A4579E9"/>
    <w:rsid w:val="0A505E20"/>
    <w:rsid w:val="0A54F9F9"/>
    <w:rsid w:val="0A5CD29B"/>
    <w:rsid w:val="0A5ED0F1"/>
    <w:rsid w:val="0A6B7068"/>
    <w:rsid w:val="0A6E8F62"/>
    <w:rsid w:val="0A6FD35B"/>
    <w:rsid w:val="0A8A561E"/>
    <w:rsid w:val="0A9420E2"/>
    <w:rsid w:val="0AA4B197"/>
    <w:rsid w:val="0AA5A0B8"/>
    <w:rsid w:val="0AA7CB27"/>
    <w:rsid w:val="0AAB3013"/>
    <w:rsid w:val="0AB8D68B"/>
    <w:rsid w:val="0ABB870B"/>
    <w:rsid w:val="0ABCC56F"/>
    <w:rsid w:val="0ABCD65E"/>
    <w:rsid w:val="0ACC7ECA"/>
    <w:rsid w:val="0AD79E8A"/>
    <w:rsid w:val="0AD7E2AB"/>
    <w:rsid w:val="0ADD9E3C"/>
    <w:rsid w:val="0AE8285B"/>
    <w:rsid w:val="0AEB2DB0"/>
    <w:rsid w:val="0AF065B9"/>
    <w:rsid w:val="0AF196B4"/>
    <w:rsid w:val="0AF7F08E"/>
    <w:rsid w:val="0AFA3F5D"/>
    <w:rsid w:val="0AFBD77D"/>
    <w:rsid w:val="0B01DD45"/>
    <w:rsid w:val="0B03CF3A"/>
    <w:rsid w:val="0B140E65"/>
    <w:rsid w:val="0B15698B"/>
    <w:rsid w:val="0B18CCBE"/>
    <w:rsid w:val="0B1B6B67"/>
    <w:rsid w:val="0B1CAA43"/>
    <w:rsid w:val="0B244E1F"/>
    <w:rsid w:val="0B25C449"/>
    <w:rsid w:val="0B2B479A"/>
    <w:rsid w:val="0B2CF956"/>
    <w:rsid w:val="0B31702C"/>
    <w:rsid w:val="0B3216FF"/>
    <w:rsid w:val="0B44F804"/>
    <w:rsid w:val="0B493C61"/>
    <w:rsid w:val="0B49B62F"/>
    <w:rsid w:val="0B4F8173"/>
    <w:rsid w:val="0B5290D4"/>
    <w:rsid w:val="0B5C5AB8"/>
    <w:rsid w:val="0B5DC558"/>
    <w:rsid w:val="0B695866"/>
    <w:rsid w:val="0B6C07BA"/>
    <w:rsid w:val="0B712C6F"/>
    <w:rsid w:val="0B715B8B"/>
    <w:rsid w:val="0B9D4CC2"/>
    <w:rsid w:val="0BAF84A4"/>
    <w:rsid w:val="0BB2AE2B"/>
    <w:rsid w:val="0BB94B54"/>
    <w:rsid w:val="0BBEC915"/>
    <w:rsid w:val="0BD7F520"/>
    <w:rsid w:val="0BD9CB5C"/>
    <w:rsid w:val="0BE43764"/>
    <w:rsid w:val="0BE53B2A"/>
    <w:rsid w:val="0BE65C14"/>
    <w:rsid w:val="0BE83362"/>
    <w:rsid w:val="0BF47CDE"/>
    <w:rsid w:val="0BF5D739"/>
    <w:rsid w:val="0BF8A00E"/>
    <w:rsid w:val="0C11E4B0"/>
    <w:rsid w:val="0C13E0A0"/>
    <w:rsid w:val="0C145885"/>
    <w:rsid w:val="0C200433"/>
    <w:rsid w:val="0C2CEEE0"/>
    <w:rsid w:val="0C2F22A4"/>
    <w:rsid w:val="0C3CDD7C"/>
    <w:rsid w:val="0C40D0D4"/>
    <w:rsid w:val="0C43213B"/>
    <w:rsid w:val="0C46B0AD"/>
    <w:rsid w:val="0C4C037E"/>
    <w:rsid w:val="0C5681CD"/>
    <w:rsid w:val="0C697B1D"/>
    <w:rsid w:val="0C6FC349"/>
    <w:rsid w:val="0C881BC9"/>
    <w:rsid w:val="0C89CD8D"/>
    <w:rsid w:val="0C92A396"/>
    <w:rsid w:val="0C9A2BC7"/>
    <w:rsid w:val="0CA5A3A3"/>
    <w:rsid w:val="0CA7B19A"/>
    <w:rsid w:val="0CAB2349"/>
    <w:rsid w:val="0CAE8295"/>
    <w:rsid w:val="0CB3135B"/>
    <w:rsid w:val="0CBFFC9B"/>
    <w:rsid w:val="0CC98F4E"/>
    <w:rsid w:val="0CCB535A"/>
    <w:rsid w:val="0CCF990A"/>
    <w:rsid w:val="0CCFBD9B"/>
    <w:rsid w:val="0CD2F93E"/>
    <w:rsid w:val="0CD78AE2"/>
    <w:rsid w:val="0CE3BD94"/>
    <w:rsid w:val="0CE784FB"/>
    <w:rsid w:val="0CEB704C"/>
    <w:rsid w:val="0CF0646A"/>
    <w:rsid w:val="0CF63DA4"/>
    <w:rsid w:val="0CF76220"/>
    <w:rsid w:val="0CF89FB4"/>
    <w:rsid w:val="0CFA4B5C"/>
    <w:rsid w:val="0D0297BD"/>
    <w:rsid w:val="0D06D483"/>
    <w:rsid w:val="0D07FB08"/>
    <w:rsid w:val="0D0A5AD3"/>
    <w:rsid w:val="0D0F83E3"/>
    <w:rsid w:val="0D15450A"/>
    <w:rsid w:val="0D169B6A"/>
    <w:rsid w:val="0D17CDE6"/>
    <w:rsid w:val="0D20B346"/>
    <w:rsid w:val="0D21BB1C"/>
    <w:rsid w:val="0D244D28"/>
    <w:rsid w:val="0D350B7E"/>
    <w:rsid w:val="0D4E51C7"/>
    <w:rsid w:val="0D519721"/>
    <w:rsid w:val="0D520A73"/>
    <w:rsid w:val="0D5852D8"/>
    <w:rsid w:val="0D5E32AD"/>
    <w:rsid w:val="0D6A9703"/>
    <w:rsid w:val="0D7482CF"/>
    <w:rsid w:val="0D7B3CC1"/>
    <w:rsid w:val="0D8E882C"/>
    <w:rsid w:val="0D8F794C"/>
    <w:rsid w:val="0D970365"/>
    <w:rsid w:val="0DB6422E"/>
    <w:rsid w:val="0DBC2E76"/>
    <w:rsid w:val="0DBCBCF8"/>
    <w:rsid w:val="0DCAFB52"/>
    <w:rsid w:val="0DCC0888"/>
    <w:rsid w:val="0DD41E8D"/>
    <w:rsid w:val="0DD76D57"/>
    <w:rsid w:val="0DD923A1"/>
    <w:rsid w:val="0DD9D7CA"/>
    <w:rsid w:val="0DDEB006"/>
    <w:rsid w:val="0DE7BD94"/>
    <w:rsid w:val="0DF209B0"/>
    <w:rsid w:val="0E01DBE3"/>
    <w:rsid w:val="0E0BA035"/>
    <w:rsid w:val="0E11F50C"/>
    <w:rsid w:val="0E12E9C8"/>
    <w:rsid w:val="0E288555"/>
    <w:rsid w:val="0E2EE338"/>
    <w:rsid w:val="0E33CCE4"/>
    <w:rsid w:val="0E50AD06"/>
    <w:rsid w:val="0E57D426"/>
    <w:rsid w:val="0E5C3CC5"/>
    <w:rsid w:val="0E650F5F"/>
    <w:rsid w:val="0E6F4F0B"/>
    <w:rsid w:val="0E6F98B9"/>
    <w:rsid w:val="0E705305"/>
    <w:rsid w:val="0E74DC3A"/>
    <w:rsid w:val="0E7B3F63"/>
    <w:rsid w:val="0E82A54F"/>
    <w:rsid w:val="0E86A28A"/>
    <w:rsid w:val="0E8B7F7B"/>
    <w:rsid w:val="0E95F52E"/>
    <w:rsid w:val="0E961999"/>
    <w:rsid w:val="0E9C58BC"/>
    <w:rsid w:val="0E9E5814"/>
    <w:rsid w:val="0EA0EADA"/>
    <w:rsid w:val="0EA1F7E4"/>
    <w:rsid w:val="0EABDCA9"/>
    <w:rsid w:val="0EB3D91E"/>
    <w:rsid w:val="0EB4F397"/>
    <w:rsid w:val="0EC1E369"/>
    <w:rsid w:val="0ED15FB8"/>
    <w:rsid w:val="0ED3F9AF"/>
    <w:rsid w:val="0EFC5F69"/>
    <w:rsid w:val="0F00CBD0"/>
    <w:rsid w:val="0F08C8DF"/>
    <w:rsid w:val="0F0F67DE"/>
    <w:rsid w:val="0F15FDA0"/>
    <w:rsid w:val="0F16E855"/>
    <w:rsid w:val="0F180540"/>
    <w:rsid w:val="0F224576"/>
    <w:rsid w:val="0F22F5A1"/>
    <w:rsid w:val="0F2E87B1"/>
    <w:rsid w:val="0F3C518E"/>
    <w:rsid w:val="0F3E67D5"/>
    <w:rsid w:val="0F593C63"/>
    <w:rsid w:val="0F6CFF30"/>
    <w:rsid w:val="0F787B11"/>
    <w:rsid w:val="0F7CA389"/>
    <w:rsid w:val="0F7CB579"/>
    <w:rsid w:val="0F7E4557"/>
    <w:rsid w:val="0F88D16E"/>
    <w:rsid w:val="0F8AF403"/>
    <w:rsid w:val="0F8CDB6C"/>
    <w:rsid w:val="0F92BE20"/>
    <w:rsid w:val="0F968B7D"/>
    <w:rsid w:val="0F9959A4"/>
    <w:rsid w:val="0F99F8CD"/>
    <w:rsid w:val="0F9A0B8A"/>
    <w:rsid w:val="0F9E4EC6"/>
    <w:rsid w:val="0FB480DA"/>
    <w:rsid w:val="0FCCFE1E"/>
    <w:rsid w:val="0FD0911D"/>
    <w:rsid w:val="0FD0CA37"/>
    <w:rsid w:val="0FE1BF75"/>
    <w:rsid w:val="0FE27649"/>
    <w:rsid w:val="0FE4E4EE"/>
    <w:rsid w:val="0FE6E847"/>
    <w:rsid w:val="0FF12A9E"/>
    <w:rsid w:val="10131AD9"/>
    <w:rsid w:val="10165249"/>
    <w:rsid w:val="101E3CE4"/>
    <w:rsid w:val="1032CBC5"/>
    <w:rsid w:val="1033D3CE"/>
    <w:rsid w:val="103F4A20"/>
    <w:rsid w:val="103F6E16"/>
    <w:rsid w:val="104FF2B5"/>
    <w:rsid w:val="1052366C"/>
    <w:rsid w:val="1052E630"/>
    <w:rsid w:val="1059B8CF"/>
    <w:rsid w:val="105BB403"/>
    <w:rsid w:val="10629294"/>
    <w:rsid w:val="1063871A"/>
    <w:rsid w:val="10662701"/>
    <w:rsid w:val="106C2581"/>
    <w:rsid w:val="10753123"/>
    <w:rsid w:val="107C166B"/>
    <w:rsid w:val="1085448F"/>
    <w:rsid w:val="10891CB2"/>
    <w:rsid w:val="108C660D"/>
    <w:rsid w:val="108CC021"/>
    <w:rsid w:val="10954793"/>
    <w:rsid w:val="109673C7"/>
    <w:rsid w:val="10A58DFC"/>
    <w:rsid w:val="10AA327B"/>
    <w:rsid w:val="10AC026F"/>
    <w:rsid w:val="10B19259"/>
    <w:rsid w:val="10BBC7AC"/>
    <w:rsid w:val="10BD06C6"/>
    <w:rsid w:val="10C19D59"/>
    <w:rsid w:val="10C2F203"/>
    <w:rsid w:val="10C33FBC"/>
    <w:rsid w:val="10D55C8D"/>
    <w:rsid w:val="10DD3D40"/>
    <w:rsid w:val="10E204DE"/>
    <w:rsid w:val="10E5D46F"/>
    <w:rsid w:val="10EFB081"/>
    <w:rsid w:val="11007A94"/>
    <w:rsid w:val="1116F616"/>
    <w:rsid w:val="111827A5"/>
    <w:rsid w:val="112D7A1D"/>
    <w:rsid w:val="1149B560"/>
    <w:rsid w:val="115B499D"/>
    <w:rsid w:val="116A0B42"/>
    <w:rsid w:val="1178448D"/>
    <w:rsid w:val="1179CF7A"/>
    <w:rsid w:val="117E1C36"/>
    <w:rsid w:val="118408BC"/>
    <w:rsid w:val="1186D615"/>
    <w:rsid w:val="11871EE2"/>
    <w:rsid w:val="11877D07"/>
    <w:rsid w:val="1190C26F"/>
    <w:rsid w:val="119DFD89"/>
    <w:rsid w:val="11A02D52"/>
    <w:rsid w:val="11A7CD72"/>
    <w:rsid w:val="11ADDEFF"/>
    <w:rsid w:val="11AE5B17"/>
    <w:rsid w:val="11B23AA3"/>
    <w:rsid w:val="11B6AFD2"/>
    <w:rsid w:val="11B85EBD"/>
    <w:rsid w:val="11BE1E90"/>
    <w:rsid w:val="11C1D1CD"/>
    <w:rsid w:val="11C764F2"/>
    <w:rsid w:val="11CD7265"/>
    <w:rsid w:val="11D1446B"/>
    <w:rsid w:val="11D55F90"/>
    <w:rsid w:val="11E00EB0"/>
    <w:rsid w:val="11EEF174"/>
    <w:rsid w:val="11FA0109"/>
    <w:rsid w:val="11FB8F3A"/>
    <w:rsid w:val="1203D707"/>
    <w:rsid w:val="120BDFD1"/>
    <w:rsid w:val="120C277E"/>
    <w:rsid w:val="121313B3"/>
    <w:rsid w:val="122AE03B"/>
    <w:rsid w:val="122F0249"/>
    <w:rsid w:val="12309F3B"/>
    <w:rsid w:val="1245688B"/>
    <w:rsid w:val="1252E021"/>
    <w:rsid w:val="125E539B"/>
    <w:rsid w:val="12603108"/>
    <w:rsid w:val="126F91C2"/>
    <w:rsid w:val="1277094B"/>
    <w:rsid w:val="127C37CD"/>
    <w:rsid w:val="127D0500"/>
    <w:rsid w:val="1280CEA9"/>
    <w:rsid w:val="128F072A"/>
    <w:rsid w:val="12988FB7"/>
    <w:rsid w:val="1299FEE0"/>
    <w:rsid w:val="129BF640"/>
    <w:rsid w:val="12A39DCB"/>
    <w:rsid w:val="12A4B534"/>
    <w:rsid w:val="12BA0BBB"/>
    <w:rsid w:val="12C31EB6"/>
    <w:rsid w:val="12C536F2"/>
    <w:rsid w:val="12CD975B"/>
    <w:rsid w:val="12D14195"/>
    <w:rsid w:val="12D31D5F"/>
    <w:rsid w:val="12D6BF7D"/>
    <w:rsid w:val="12D92EB4"/>
    <w:rsid w:val="12DAB0D6"/>
    <w:rsid w:val="12DD41D1"/>
    <w:rsid w:val="12DEADB3"/>
    <w:rsid w:val="12E6110F"/>
    <w:rsid w:val="12E6BB80"/>
    <w:rsid w:val="12F39E44"/>
    <w:rsid w:val="12F441E1"/>
    <w:rsid w:val="12F6B465"/>
    <w:rsid w:val="12FEF7E0"/>
    <w:rsid w:val="130E052A"/>
    <w:rsid w:val="130EE8A6"/>
    <w:rsid w:val="1316915E"/>
    <w:rsid w:val="1319F7B9"/>
    <w:rsid w:val="131AA4A3"/>
    <w:rsid w:val="131C42DC"/>
    <w:rsid w:val="13446501"/>
    <w:rsid w:val="134BC762"/>
    <w:rsid w:val="134CADAD"/>
    <w:rsid w:val="1352753C"/>
    <w:rsid w:val="13531936"/>
    <w:rsid w:val="1357EE76"/>
    <w:rsid w:val="135A00E8"/>
    <w:rsid w:val="135B782E"/>
    <w:rsid w:val="135F9013"/>
    <w:rsid w:val="136700FA"/>
    <w:rsid w:val="136E9809"/>
    <w:rsid w:val="13735F5D"/>
    <w:rsid w:val="13760392"/>
    <w:rsid w:val="137739F1"/>
    <w:rsid w:val="1382C143"/>
    <w:rsid w:val="1388472F"/>
    <w:rsid w:val="1391C9BC"/>
    <w:rsid w:val="1396ABA9"/>
    <w:rsid w:val="139A635F"/>
    <w:rsid w:val="139B5E1A"/>
    <w:rsid w:val="13A5190A"/>
    <w:rsid w:val="13AB3392"/>
    <w:rsid w:val="13B0FFE1"/>
    <w:rsid w:val="13C1CCCD"/>
    <w:rsid w:val="13CA0395"/>
    <w:rsid w:val="13D18D3C"/>
    <w:rsid w:val="13D30CB4"/>
    <w:rsid w:val="13D96680"/>
    <w:rsid w:val="13DE9488"/>
    <w:rsid w:val="13DF993A"/>
    <w:rsid w:val="13E214C4"/>
    <w:rsid w:val="13E44031"/>
    <w:rsid w:val="13F65958"/>
    <w:rsid w:val="13F8E0AD"/>
    <w:rsid w:val="13FBF79A"/>
    <w:rsid w:val="13FCEBB2"/>
    <w:rsid w:val="1406F4DB"/>
    <w:rsid w:val="140CA0A1"/>
    <w:rsid w:val="140F9625"/>
    <w:rsid w:val="1415D59A"/>
    <w:rsid w:val="141C3CF7"/>
    <w:rsid w:val="141D3441"/>
    <w:rsid w:val="141F29FA"/>
    <w:rsid w:val="1420D54A"/>
    <w:rsid w:val="1430FE10"/>
    <w:rsid w:val="1439E08D"/>
    <w:rsid w:val="143D552F"/>
    <w:rsid w:val="144261AA"/>
    <w:rsid w:val="144450D6"/>
    <w:rsid w:val="144C857B"/>
    <w:rsid w:val="14508512"/>
    <w:rsid w:val="145340AD"/>
    <w:rsid w:val="14591995"/>
    <w:rsid w:val="14595D93"/>
    <w:rsid w:val="1461B326"/>
    <w:rsid w:val="14646A2E"/>
    <w:rsid w:val="146BC4F2"/>
    <w:rsid w:val="1473404B"/>
    <w:rsid w:val="14756508"/>
    <w:rsid w:val="148488CB"/>
    <w:rsid w:val="1484DEA2"/>
    <w:rsid w:val="14851E49"/>
    <w:rsid w:val="148A0092"/>
    <w:rsid w:val="148E3D75"/>
    <w:rsid w:val="149520A0"/>
    <w:rsid w:val="14B07BCA"/>
    <w:rsid w:val="14B33A4A"/>
    <w:rsid w:val="14B3D9CC"/>
    <w:rsid w:val="14B4DB44"/>
    <w:rsid w:val="14CBE6C2"/>
    <w:rsid w:val="14CC5378"/>
    <w:rsid w:val="14D851A9"/>
    <w:rsid w:val="14D95AA8"/>
    <w:rsid w:val="14DC691B"/>
    <w:rsid w:val="14E4CB92"/>
    <w:rsid w:val="14E94806"/>
    <w:rsid w:val="14EF76F5"/>
    <w:rsid w:val="14F25363"/>
    <w:rsid w:val="1507DBC7"/>
    <w:rsid w:val="150BFA60"/>
    <w:rsid w:val="15308EE3"/>
    <w:rsid w:val="15350767"/>
    <w:rsid w:val="1547BF7F"/>
    <w:rsid w:val="154B3920"/>
    <w:rsid w:val="1553554E"/>
    <w:rsid w:val="155754E2"/>
    <w:rsid w:val="156BC325"/>
    <w:rsid w:val="15734277"/>
    <w:rsid w:val="15837CBE"/>
    <w:rsid w:val="1587A6B1"/>
    <w:rsid w:val="1599E1A7"/>
    <w:rsid w:val="159D05C2"/>
    <w:rsid w:val="159F93E2"/>
    <w:rsid w:val="15BA762F"/>
    <w:rsid w:val="15BCD464"/>
    <w:rsid w:val="15BFA4CB"/>
    <w:rsid w:val="15BFE10D"/>
    <w:rsid w:val="15C0F999"/>
    <w:rsid w:val="15C5AE91"/>
    <w:rsid w:val="15C8D2B5"/>
    <w:rsid w:val="15CDF319"/>
    <w:rsid w:val="15EFE536"/>
    <w:rsid w:val="15F260E9"/>
    <w:rsid w:val="15F2E73E"/>
    <w:rsid w:val="15FF3B04"/>
    <w:rsid w:val="160A6D81"/>
    <w:rsid w:val="160C3771"/>
    <w:rsid w:val="16215A1C"/>
    <w:rsid w:val="1627D11F"/>
    <w:rsid w:val="162E5CB5"/>
    <w:rsid w:val="162E856B"/>
    <w:rsid w:val="162E8956"/>
    <w:rsid w:val="16475AEE"/>
    <w:rsid w:val="164C76E3"/>
    <w:rsid w:val="165BB312"/>
    <w:rsid w:val="165E6841"/>
    <w:rsid w:val="165EBC51"/>
    <w:rsid w:val="16618C23"/>
    <w:rsid w:val="166BD543"/>
    <w:rsid w:val="16708E9B"/>
    <w:rsid w:val="16713AC6"/>
    <w:rsid w:val="1673E800"/>
    <w:rsid w:val="16849D1C"/>
    <w:rsid w:val="168568F2"/>
    <w:rsid w:val="16856EE5"/>
    <w:rsid w:val="16974421"/>
    <w:rsid w:val="169E3121"/>
    <w:rsid w:val="16A0B763"/>
    <w:rsid w:val="16A13AFA"/>
    <w:rsid w:val="16B8D03B"/>
    <w:rsid w:val="16BA6E32"/>
    <w:rsid w:val="16BD145E"/>
    <w:rsid w:val="16BD6553"/>
    <w:rsid w:val="16D644F8"/>
    <w:rsid w:val="16D7C6AE"/>
    <w:rsid w:val="16E80803"/>
    <w:rsid w:val="16F7DF5E"/>
    <w:rsid w:val="16FB2E94"/>
    <w:rsid w:val="170411E5"/>
    <w:rsid w:val="1708900D"/>
    <w:rsid w:val="17092032"/>
    <w:rsid w:val="171FB575"/>
    <w:rsid w:val="17283F97"/>
    <w:rsid w:val="173D9290"/>
    <w:rsid w:val="1741E277"/>
    <w:rsid w:val="174206D3"/>
    <w:rsid w:val="1743422C"/>
    <w:rsid w:val="17480130"/>
    <w:rsid w:val="174819CC"/>
    <w:rsid w:val="174CF7B6"/>
    <w:rsid w:val="1755ECA5"/>
    <w:rsid w:val="1756CE06"/>
    <w:rsid w:val="17572C06"/>
    <w:rsid w:val="1762265C"/>
    <w:rsid w:val="1765E553"/>
    <w:rsid w:val="1769615C"/>
    <w:rsid w:val="176AD331"/>
    <w:rsid w:val="177614AB"/>
    <w:rsid w:val="177C2E86"/>
    <w:rsid w:val="178A7863"/>
    <w:rsid w:val="178B0018"/>
    <w:rsid w:val="1793F37F"/>
    <w:rsid w:val="17958090"/>
    <w:rsid w:val="1799AA34"/>
    <w:rsid w:val="179F2074"/>
    <w:rsid w:val="17B179AF"/>
    <w:rsid w:val="17B73CEF"/>
    <w:rsid w:val="17BBF4D8"/>
    <w:rsid w:val="17BD8650"/>
    <w:rsid w:val="17CB7D70"/>
    <w:rsid w:val="17E914D8"/>
    <w:rsid w:val="17EB48E2"/>
    <w:rsid w:val="17EC4C15"/>
    <w:rsid w:val="17ECA8D2"/>
    <w:rsid w:val="17EEB707"/>
    <w:rsid w:val="17FA4C67"/>
    <w:rsid w:val="18052310"/>
    <w:rsid w:val="18060830"/>
    <w:rsid w:val="18067458"/>
    <w:rsid w:val="1814849A"/>
    <w:rsid w:val="1816387E"/>
    <w:rsid w:val="1828E9A7"/>
    <w:rsid w:val="182A9F19"/>
    <w:rsid w:val="18373D4A"/>
    <w:rsid w:val="18393837"/>
    <w:rsid w:val="1839C005"/>
    <w:rsid w:val="183E226C"/>
    <w:rsid w:val="1843B244"/>
    <w:rsid w:val="18466FDA"/>
    <w:rsid w:val="184985FD"/>
    <w:rsid w:val="184B0C1D"/>
    <w:rsid w:val="184F56A8"/>
    <w:rsid w:val="1858A53C"/>
    <w:rsid w:val="185D9F0F"/>
    <w:rsid w:val="18619D85"/>
    <w:rsid w:val="1866F004"/>
    <w:rsid w:val="1866FB64"/>
    <w:rsid w:val="186B7872"/>
    <w:rsid w:val="18721C41"/>
    <w:rsid w:val="1873E811"/>
    <w:rsid w:val="1876C683"/>
    <w:rsid w:val="1881D05A"/>
    <w:rsid w:val="1886C79B"/>
    <w:rsid w:val="188D3456"/>
    <w:rsid w:val="188EA2C8"/>
    <w:rsid w:val="18959D95"/>
    <w:rsid w:val="189E6E13"/>
    <w:rsid w:val="18A3B5E6"/>
    <w:rsid w:val="18A4E8B8"/>
    <w:rsid w:val="18AB76DF"/>
    <w:rsid w:val="18B1B48C"/>
    <w:rsid w:val="18B890C8"/>
    <w:rsid w:val="18BCE542"/>
    <w:rsid w:val="18C3A56A"/>
    <w:rsid w:val="18C97F1A"/>
    <w:rsid w:val="18CE2C81"/>
    <w:rsid w:val="18D6D29F"/>
    <w:rsid w:val="18E644C5"/>
    <w:rsid w:val="18E881E9"/>
    <w:rsid w:val="18F0107D"/>
    <w:rsid w:val="18F3E5B3"/>
    <w:rsid w:val="18F5442E"/>
    <w:rsid w:val="18F8B3BC"/>
    <w:rsid w:val="19084C4B"/>
    <w:rsid w:val="190D89D7"/>
    <w:rsid w:val="19155D2D"/>
    <w:rsid w:val="1929D71A"/>
    <w:rsid w:val="192C78DF"/>
    <w:rsid w:val="193563CE"/>
    <w:rsid w:val="1935CC9B"/>
    <w:rsid w:val="194C0BF3"/>
    <w:rsid w:val="19515602"/>
    <w:rsid w:val="1951BAB7"/>
    <w:rsid w:val="195764BC"/>
    <w:rsid w:val="1958AFFA"/>
    <w:rsid w:val="19690613"/>
    <w:rsid w:val="196F2507"/>
    <w:rsid w:val="197958B7"/>
    <w:rsid w:val="198A38A3"/>
    <w:rsid w:val="199167B7"/>
    <w:rsid w:val="1993424C"/>
    <w:rsid w:val="1994B1CD"/>
    <w:rsid w:val="199B5729"/>
    <w:rsid w:val="199F4E0A"/>
    <w:rsid w:val="19A3518B"/>
    <w:rsid w:val="19B23BA1"/>
    <w:rsid w:val="19BC05FC"/>
    <w:rsid w:val="19BCDD87"/>
    <w:rsid w:val="19BE099B"/>
    <w:rsid w:val="19C563C2"/>
    <w:rsid w:val="19CDB79C"/>
    <w:rsid w:val="19D0C474"/>
    <w:rsid w:val="19D33D0D"/>
    <w:rsid w:val="19D9EEF1"/>
    <w:rsid w:val="19E136EC"/>
    <w:rsid w:val="19E3A977"/>
    <w:rsid w:val="19E67773"/>
    <w:rsid w:val="19F50381"/>
    <w:rsid w:val="19F77A05"/>
    <w:rsid w:val="19F83D9F"/>
    <w:rsid w:val="1A00B7D3"/>
    <w:rsid w:val="1A0593CA"/>
    <w:rsid w:val="1A08F039"/>
    <w:rsid w:val="1A0E32CF"/>
    <w:rsid w:val="1A10804B"/>
    <w:rsid w:val="1A1496F4"/>
    <w:rsid w:val="1A1A151F"/>
    <w:rsid w:val="1A220F1F"/>
    <w:rsid w:val="1A3839CE"/>
    <w:rsid w:val="1A3D05A1"/>
    <w:rsid w:val="1A4B4A87"/>
    <w:rsid w:val="1A53A635"/>
    <w:rsid w:val="1A58AFD4"/>
    <w:rsid w:val="1A662BB7"/>
    <w:rsid w:val="1A6BC5A2"/>
    <w:rsid w:val="1A7DF2BE"/>
    <w:rsid w:val="1A7F0722"/>
    <w:rsid w:val="1A85F1CC"/>
    <w:rsid w:val="1A870CE3"/>
    <w:rsid w:val="1A879BE0"/>
    <w:rsid w:val="1A8BA3BE"/>
    <w:rsid w:val="1A8BD759"/>
    <w:rsid w:val="1A9337B9"/>
    <w:rsid w:val="1A973AF7"/>
    <w:rsid w:val="1A9E4E23"/>
    <w:rsid w:val="1AB0AEC8"/>
    <w:rsid w:val="1ABFD986"/>
    <w:rsid w:val="1AD8753F"/>
    <w:rsid w:val="1ADD1BAA"/>
    <w:rsid w:val="1AE036E1"/>
    <w:rsid w:val="1AE43F1D"/>
    <w:rsid w:val="1AE47CF4"/>
    <w:rsid w:val="1AF89E9E"/>
    <w:rsid w:val="1AF924CC"/>
    <w:rsid w:val="1AF9815A"/>
    <w:rsid w:val="1AF9D39F"/>
    <w:rsid w:val="1B13A7A9"/>
    <w:rsid w:val="1B183521"/>
    <w:rsid w:val="1B1F8973"/>
    <w:rsid w:val="1B27147A"/>
    <w:rsid w:val="1B28B9CD"/>
    <w:rsid w:val="1B2C322F"/>
    <w:rsid w:val="1B2EEA67"/>
    <w:rsid w:val="1B33B35B"/>
    <w:rsid w:val="1B3F3ED5"/>
    <w:rsid w:val="1B420D21"/>
    <w:rsid w:val="1B458BD3"/>
    <w:rsid w:val="1B4CD25D"/>
    <w:rsid w:val="1B52FFBB"/>
    <w:rsid w:val="1B556509"/>
    <w:rsid w:val="1B582415"/>
    <w:rsid w:val="1B5EB313"/>
    <w:rsid w:val="1B5ED989"/>
    <w:rsid w:val="1B676EE2"/>
    <w:rsid w:val="1B68B585"/>
    <w:rsid w:val="1B716F20"/>
    <w:rsid w:val="1B759A41"/>
    <w:rsid w:val="1B77F4CA"/>
    <w:rsid w:val="1B7C42C7"/>
    <w:rsid w:val="1B80728E"/>
    <w:rsid w:val="1B825712"/>
    <w:rsid w:val="1B89BD3C"/>
    <w:rsid w:val="1B91592D"/>
    <w:rsid w:val="1B98AF5B"/>
    <w:rsid w:val="1B9BFC4C"/>
    <w:rsid w:val="1BA02E06"/>
    <w:rsid w:val="1BA6EE4B"/>
    <w:rsid w:val="1BB25985"/>
    <w:rsid w:val="1BB6A4A2"/>
    <w:rsid w:val="1BBBF16F"/>
    <w:rsid w:val="1BBC993A"/>
    <w:rsid w:val="1BBD2895"/>
    <w:rsid w:val="1BC1A00B"/>
    <w:rsid w:val="1BD13413"/>
    <w:rsid w:val="1BD7BBFE"/>
    <w:rsid w:val="1BDD1E1C"/>
    <w:rsid w:val="1BDED219"/>
    <w:rsid w:val="1BE390E8"/>
    <w:rsid w:val="1BEAE37F"/>
    <w:rsid w:val="1BED9635"/>
    <w:rsid w:val="1BF4974C"/>
    <w:rsid w:val="1BF6159A"/>
    <w:rsid w:val="1C049938"/>
    <w:rsid w:val="1C056DEA"/>
    <w:rsid w:val="1C07BF2D"/>
    <w:rsid w:val="1C16A962"/>
    <w:rsid w:val="1C1805D2"/>
    <w:rsid w:val="1C184023"/>
    <w:rsid w:val="1C1E8434"/>
    <w:rsid w:val="1C21DC7D"/>
    <w:rsid w:val="1C263C75"/>
    <w:rsid w:val="1C2A547B"/>
    <w:rsid w:val="1C2D7DE5"/>
    <w:rsid w:val="1C2E4DC1"/>
    <w:rsid w:val="1C327247"/>
    <w:rsid w:val="1C3AAE44"/>
    <w:rsid w:val="1C3F6451"/>
    <w:rsid w:val="1C523A9B"/>
    <w:rsid w:val="1C545716"/>
    <w:rsid w:val="1C5879A1"/>
    <w:rsid w:val="1C725FA2"/>
    <w:rsid w:val="1C75B336"/>
    <w:rsid w:val="1C7AFC08"/>
    <w:rsid w:val="1C7EDDCD"/>
    <w:rsid w:val="1C8245F3"/>
    <w:rsid w:val="1C83A98E"/>
    <w:rsid w:val="1C902E94"/>
    <w:rsid w:val="1C9FBBBA"/>
    <w:rsid w:val="1CAC75F0"/>
    <w:rsid w:val="1CB659A1"/>
    <w:rsid w:val="1CB979AC"/>
    <w:rsid w:val="1CB99017"/>
    <w:rsid w:val="1CBD1FC0"/>
    <w:rsid w:val="1CD706FD"/>
    <w:rsid w:val="1CF389D7"/>
    <w:rsid w:val="1D00D8E5"/>
    <w:rsid w:val="1D032345"/>
    <w:rsid w:val="1D0D9570"/>
    <w:rsid w:val="1D10DF94"/>
    <w:rsid w:val="1D135C39"/>
    <w:rsid w:val="1D140914"/>
    <w:rsid w:val="1D2634A9"/>
    <w:rsid w:val="1D32F679"/>
    <w:rsid w:val="1D346748"/>
    <w:rsid w:val="1D36BE49"/>
    <w:rsid w:val="1D36D746"/>
    <w:rsid w:val="1D38264A"/>
    <w:rsid w:val="1D3D9028"/>
    <w:rsid w:val="1D42B493"/>
    <w:rsid w:val="1D51C362"/>
    <w:rsid w:val="1D595170"/>
    <w:rsid w:val="1D600F1E"/>
    <w:rsid w:val="1D6BE1E6"/>
    <w:rsid w:val="1D78B916"/>
    <w:rsid w:val="1D827057"/>
    <w:rsid w:val="1D82F1E2"/>
    <w:rsid w:val="1D85726E"/>
    <w:rsid w:val="1D87EE6C"/>
    <w:rsid w:val="1D8A13EE"/>
    <w:rsid w:val="1DA4BE0B"/>
    <w:rsid w:val="1DA59B70"/>
    <w:rsid w:val="1DA872D4"/>
    <w:rsid w:val="1DACC483"/>
    <w:rsid w:val="1DB73942"/>
    <w:rsid w:val="1DB7DFF1"/>
    <w:rsid w:val="1DB8AB27"/>
    <w:rsid w:val="1DBFE106"/>
    <w:rsid w:val="1DCE1315"/>
    <w:rsid w:val="1DCE619C"/>
    <w:rsid w:val="1DD8493A"/>
    <w:rsid w:val="1DEE9060"/>
    <w:rsid w:val="1DF571AA"/>
    <w:rsid w:val="1DF8E844"/>
    <w:rsid w:val="1E07C2EC"/>
    <w:rsid w:val="1E08237A"/>
    <w:rsid w:val="1E09ABF4"/>
    <w:rsid w:val="1E09FD5C"/>
    <w:rsid w:val="1E12899D"/>
    <w:rsid w:val="1E17F6A9"/>
    <w:rsid w:val="1E1D142E"/>
    <w:rsid w:val="1E232503"/>
    <w:rsid w:val="1E2CA2E5"/>
    <w:rsid w:val="1E30D3F3"/>
    <w:rsid w:val="1E3EFFD2"/>
    <w:rsid w:val="1E4526E2"/>
    <w:rsid w:val="1E49D20C"/>
    <w:rsid w:val="1E5809CB"/>
    <w:rsid w:val="1E5F6533"/>
    <w:rsid w:val="1E61336C"/>
    <w:rsid w:val="1E6DEA20"/>
    <w:rsid w:val="1E86E832"/>
    <w:rsid w:val="1E916681"/>
    <w:rsid w:val="1E922A56"/>
    <w:rsid w:val="1E930039"/>
    <w:rsid w:val="1EA0B1E1"/>
    <w:rsid w:val="1EAF7D8A"/>
    <w:rsid w:val="1EB8A08F"/>
    <w:rsid w:val="1EBA6124"/>
    <w:rsid w:val="1EBBF05E"/>
    <w:rsid w:val="1EBC6097"/>
    <w:rsid w:val="1EC6AC18"/>
    <w:rsid w:val="1ECABD47"/>
    <w:rsid w:val="1ED17233"/>
    <w:rsid w:val="1ED18B94"/>
    <w:rsid w:val="1EDDD91E"/>
    <w:rsid w:val="1EDF3CC7"/>
    <w:rsid w:val="1EE76794"/>
    <w:rsid w:val="1EE82537"/>
    <w:rsid w:val="1EEC81DC"/>
    <w:rsid w:val="1EFA1F57"/>
    <w:rsid w:val="1F0E801D"/>
    <w:rsid w:val="1F12967D"/>
    <w:rsid w:val="1F1DA003"/>
    <w:rsid w:val="1F2CC99A"/>
    <w:rsid w:val="1F304F1E"/>
    <w:rsid w:val="1F34B43C"/>
    <w:rsid w:val="1F36728D"/>
    <w:rsid w:val="1F45FECC"/>
    <w:rsid w:val="1F47093D"/>
    <w:rsid w:val="1F52E116"/>
    <w:rsid w:val="1F55AA07"/>
    <w:rsid w:val="1F572BEC"/>
    <w:rsid w:val="1F60FD96"/>
    <w:rsid w:val="1F637010"/>
    <w:rsid w:val="1F63AE1B"/>
    <w:rsid w:val="1F6C7CFF"/>
    <w:rsid w:val="1F6DBD66"/>
    <w:rsid w:val="1F736820"/>
    <w:rsid w:val="1F76A0B0"/>
    <w:rsid w:val="1F7D1FDE"/>
    <w:rsid w:val="1F810616"/>
    <w:rsid w:val="1F83FCA7"/>
    <w:rsid w:val="1F92DE67"/>
    <w:rsid w:val="1F94E74F"/>
    <w:rsid w:val="1FB36823"/>
    <w:rsid w:val="1FB8643C"/>
    <w:rsid w:val="1FBAA4EA"/>
    <w:rsid w:val="1FC0308E"/>
    <w:rsid w:val="1FC05114"/>
    <w:rsid w:val="1FD15387"/>
    <w:rsid w:val="1FDA5B18"/>
    <w:rsid w:val="1FE8AD4B"/>
    <w:rsid w:val="1FF058FB"/>
    <w:rsid w:val="1FF59988"/>
    <w:rsid w:val="1FF6E5EE"/>
    <w:rsid w:val="1FFE4D77"/>
    <w:rsid w:val="200FB9EF"/>
    <w:rsid w:val="20169327"/>
    <w:rsid w:val="2025A954"/>
    <w:rsid w:val="2036D135"/>
    <w:rsid w:val="203DB984"/>
    <w:rsid w:val="206FA0E0"/>
    <w:rsid w:val="207747E6"/>
    <w:rsid w:val="207BE2B1"/>
    <w:rsid w:val="2083D5D0"/>
    <w:rsid w:val="208660E6"/>
    <w:rsid w:val="2086B939"/>
    <w:rsid w:val="2086CDE0"/>
    <w:rsid w:val="20896883"/>
    <w:rsid w:val="208BE8BD"/>
    <w:rsid w:val="2098A3CD"/>
    <w:rsid w:val="20993B8E"/>
    <w:rsid w:val="209B1974"/>
    <w:rsid w:val="20A1ED19"/>
    <w:rsid w:val="20A7AA63"/>
    <w:rsid w:val="20AB68A0"/>
    <w:rsid w:val="20AD82A2"/>
    <w:rsid w:val="20B9CC80"/>
    <w:rsid w:val="20C3549B"/>
    <w:rsid w:val="20CB7D74"/>
    <w:rsid w:val="20D14749"/>
    <w:rsid w:val="20D68E11"/>
    <w:rsid w:val="20EE299A"/>
    <w:rsid w:val="20F25D14"/>
    <w:rsid w:val="20FB9B8A"/>
    <w:rsid w:val="20FDC749"/>
    <w:rsid w:val="211258ED"/>
    <w:rsid w:val="21314BF0"/>
    <w:rsid w:val="213751B0"/>
    <w:rsid w:val="2138F0A0"/>
    <w:rsid w:val="213B07C2"/>
    <w:rsid w:val="21464A39"/>
    <w:rsid w:val="214BD333"/>
    <w:rsid w:val="21533A60"/>
    <w:rsid w:val="2160126F"/>
    <w:rsid w:val="21651825"/>
    <w:rsid w:val="2166304E"/>
    <w:rsid w:val="216A813D"/>
    <w:rsid w:val="2174C67D"/>
    <w:rsid w:val="21753461"/>
    <w:rsid w:val="2179EAC4"/>
    <w:rsid w:val="2181EC95"/>
    <w:rsid w:val="2182D37C"/>
    <w:rsid w:val="218C1727"/>
    <w:rsid w:val="218E1C93"/>
    <w:rsid w:val="21980C61"/>
    <w:rsid w:val="2199CD5D"/>
    <w:rsid w:val="2199FC1A"/>
    <w:rsid w:val="219C4BC8"/>
    <w:rsid w:val="219E95EC"/>
    <w:rsid w:val="21A0B687"/>
    <w:rsid w:val="21A9CC61"/>
    <w:rsid w:val="21A9DBEC"/>
    <w:rsid w:val="21AFBBF1"/>
    <w:rsid w:val="21B0EA21"/>
    <w:rsid w:val="21BE4CF1"/>
    <w:rsid w:val="21CDEB8A"/>
    <w:rsid w:val="21CF8465"/>
    <w:rsid w:val="21D700C3"/>
    <w:rsid w:val="21DD5381"/>
    <w:rsid w:val="21DDC001"/>
    <w:rsid w:val="21E1B8DF"/>
    <w:rsid w:val="21E67B28"/>
    <w:rsid w:val="21E9A4C1"/>
    <w:rsid w:val="21EC318E"/>
    <w:rsid w:val="21FF11E9"/>
    <w:rsid w:val="220048BD"/>
    <w:rsid w:val="220740DD"/>
    <w:rsid w:val="221033FC"/>
    <w:rsid w:val="221C8AFD"/>
    <w:rsid w:val="222E533F"/>
    <w:rsid w:val="222EA30A"/>
    <w:rsid w:val="22310728"/>
    <w:rsid w:val="22313653"/>
    <w:rsid w:val="223491BD"/>
    <w:rsid w:val="2235D7A1"/>
    <w:rsid w:val="22405880"/>
    <w:rsid w:val="22535F8C"/>
    <w:rsid w:val="22595528"/>
    <w:rsid w:val="22646DAC"/>
    <w:rsid w:val="22685620"/>
    <w:rsid w:val="22723468"/>
    <w:rsid w:val="227958F0"/>
    <w:rsid w:val="22827E9F"/>
    <w:rsid w:val="22885461"/>
    <w:rsid w:val="228D280C"/>
    <w:rsid w:val="228F2470"/>
    <w:rsid w:val="22913E89"/>
    <w:rsid w:val="2292DD79"/>
    <w:rsid w:val="2294A550"/>
    <w:rsid w:val="2297A7C4"/>
    <w:rsid w:val="229F0DCB"/>
    <w:rsid w:val="22A560A9"/>
    <w:rsid w:val="22B5E3B5"/>
    <w:rsid w:val="22C4BC04"/>
    <w:rsid w:val="22C56A80"/>
    <w:rsid w:val="22CFC126"/>
    <w:rsid w:val="22D6AD07"/>
    <w:rsid w:val="22D951DA"/>
    <w:rsid w:val="22DB4AD2"/>
    <w:rsid w:val="22F1B210"/>
    <w:rsid w:val="230090B3"/>
    <w:rsid w:val="23013494"/>
    <w:rsid w:val="2307F8A6"/>
    <w:rsid w:val="230DE0CF"/>
    <w:rsid w:val="2311D166"/>
    <w:rsid w:val="23145C87"/>
    <w:rsid w:val="2316873F"/>
    <w:rsid w:val="231AD189"/>
    <w:rsid w:val="231D07F3"/>
    <w:rsid w:val="2334D193"/>
    <w:rsid w:val="233D904A"/>
    <w:rsid w:val="234104BA"/>
    <w:rsid w:val="234C8E2A"/>
    <w:rsid w:val="234E1DEA"/>
    <w:rsid w:val="2351F27D"/>
    <w:rsid w:val="235A6816"/>
    <w:rsid w:val="23629D31"/>
    <w:rsid w:val="23640347"/>
    <w:rsid w:val="2366274B"/>
    <w:rsid w:val="236CB8DA"/>
    <w:rsid w:val="236D6C27"/>
    <w:rsid w:val="2370A871"/>
    <w:rsid w:val="23791F84"/>
    <w:rsid w:val="237A8F2E"/>
    <w:rsid w:val="237D7D5C"/>
    <w:rsid w:val="237EC074"/>
    <w:rsid w:val="2380DBE5"/>
    <w:rsid w:val="2381F54F"/>
    <w:rsid w:val="2386F73A"/>
    <w:rsid w:val="2388574A"/>
    <w:rsid w:val="238D21F1"/>
    <w:rsid w:val="238DDFC1"/>
    <w:rsid w:val="23912668"/>
    <w:rsid w:val="2391B588"/>
    <w:rsid w:val="239278E8"/>
    <w:rsid w:val="23A666B5"/>
    <w:rsid w:val="23AB814F"/>
    <w:rsid w:val="23AD40DA"/>
    <w:rsid w:val="23AF58FA"/>
    <w:rsid w:val="23B25BDF"/>
    <w:rsid w:val="23B423F9"/>
    <w:rsid w:val="23C154E8"/>
    <w:rsid w:val="23C451A5"/>
    <w:rsid w:val="23CAE4F5"/>
    <w:rsid w:val="23CC88CF"/>
    <w:rsid w:val="23D71890"/>
    <w:rsid w:val="23DC1A15"/>
    <w:rsid w:val="23E6B298"/>
    <w:rsid w:val="23F1DC56"/>
    <w:rsid w:val="23F62D54"/>
    <w:rsid w:val="23F938EE"/>
    <w:rsid w:val="23FB6E0A"/>
    <w:rsid w:val="24045C1D"/>
    <w:rsid w:val="2411BAF2"/>
    <w:rsid w:val="2413E6C8"/>
    <w:rsid w:val="2414A773"/>
    <w:rsid w:val="2416A2A0"/>
    <w:rsid w:val="24191B36"/>
    <w:rsid w:val="242FD453"/>
    <w:rsid w:val="2433BCA7"/>
    <w:rsid w:val="2435EFC1"/>
    <w:rsid w:val="24366A2A"/>
    <w:rsid w:val="244A3412"/>
    <w:rsid w:val="244FA52D"/>
    <w:rsid w:val="245300EC"/>
    <w:rsid w:val="246514DF"/>
    <w:rsid w:val="246CDBC2"/>
    <w:rsid w:val="2474DFEC"/>
    <w:rsid w:val="2476916A"/>
    <w:rsid w:val="248F0154"/>
    <w:rsid w:val="248F0750"/>
    <w:rsid w:val="2491C414"/>
    <w:rsid w:val="2497EA82"/>
    <w:rsid w:val="249CAE18"/>
    <w:rsid w:val="24A27B50"/>
    <w:rsid w:val="24A3253E"/>
    <w:rsid w:val="24B217DA"/>
    <w:rsid w:val="24B59080"/>
    <w:rsid w:val="24B68963"/>
    <w:rsid w:val="24B7DDEC"/>
    <w:rsid w:val="24BA496B"/>
    <w:rsid w:val="24BB71BE"/>
    <w:rsid w:val="24D56425"/>
    <w:rsid w:val="24E3D3B5"/>
    <w:rsid w:val="24F336F1"/>
    <w:rsid w:val="24F38F64"/>
    <w:rsid w:val="2505E4EE"/>
    <w:rsid w:val="25193154"/>
    <w:rsid w:val="251B0395"/>
    <w:rsid w:val="251B4160"/>
    <w:rsid w:val="251E6DBD"/>
    <w:rsid w:val="251EBBF7"/>
    <w:rsid w:val="252040A7"/>
    <w:rsid w:val="2520F49D"/>
    <w:rsid w:val="2524E951"/>
    <w:rsid w:val="252796DE"/>
    <w:rsid w:val="25379E92"/>
    <w:rsid w:val="25418914"/>
    <w:rsid w:val="2563523C"/>
    <w:rsid w:val="256F8E43"/>
    <w:rsid w:val="2571267F"/>
    <w:rsid w:val="25775307"/>
    <w:rsid w:val="2579C8CB"/>
    <w:rsid w:val="258A4CAA"/>
    <w:rsid w:val="258E9D2B"/>
    <w:rsid w:val="2591FC95"/>
    <w:rsid w:val="2594EC87"/>
    <w:rsid w:val="2598B8E7"/>
    <w:rsid w:val="2598BAF3"/>
    <w:rsid w:val="25A75664"/>
    <w:rsid w:val="25A9BB24"/>
    <w:rsid w:val="25B29A24"/>
    <w:rsid w:val="25B95959"/>
    <w:rsid w:val="25BDF48B"/>
    <w:rsid w:val="25C5F119"/>
    <w:rsid w:val="25C6FA22"/>
    <w:rsid w:val="25C75258"/>
    <w:rsid w:val="25CD6F8D"/>
    <w:rsid w:val="25E8987A"/>
    <w:rsid w:val="25EDF474"/>
    <w:rsid w:val="25F1569F"/>
    <w:rsid w:val="25F8559E"/>
    <w:rsid w:val="25FDD8FD"/>
    <w:rsid w:val="2600E694"/>
    <w:rsid w:val="26064296"/>
    <w:rsid w:val="26177F37"/>
    <w:rsid w:val="2617D529"/>
    <w:rsid w:val="261A153E"/>
    <w:rsid w:val="261FB4F3"/>
    <w:rsid w:val="262743F5"/>
    <w:rsid w:val="262B6C8C"/>
    <w:rsid w:val="262B88C0"/>
    <w:rsid w:val="262ED507"/>
    <w:rsid w:val="26333BA2"/>
    <w:rsid w:val="2638E93D"/>
    <w:rsid w:val="263BEBE2"/>
    <w:rsid w:val="2649147A"/>
    <w:rsid w:val="264ABC16"/>
    <w:rsid w:val="264F7607"/>
    <w:rsid w:val="265787FD"/>
    <w:rsid w:val="266025AF"/>
    <w:rsid w:val="267685A4"/>
    <w:rsid w:val="267A0744"/>
    <w:rsid w:val="2683B354"/>
    <w:rsid w:val="26B2D451"/>
    <w:rsid w:val="26BB0123"/>
    <w:rsid w:val="26BB97C6"/>
    <w:rsid w:val="26BBF937"/>
    <w:rsid w:val="26BD8F48"/>
    <w:rsid w:val="26BF9A56"/>
    <w:rsid w:val="26C8B3FA"/>
    <w:rsid w:val="26CAE95D"/>
    <w:rsid w:val="26D25686"/>
    <w:rsid w:val="26D6E8E6"/>
    <w:rsid w:val="26DB4603"/>
    <w:rsid w:val="26DCE9E9"/>
    <w:rsid w:val="26DD2DC2"/>
    <w:rsid w:val="26E799AD"/>
    <w:rsid w:val="26E7FC68"/>
    <w:rsid w:val="26EC68DC"/>
    <w:rsid w:val="26EE9135"/>
    <w:rsid w:val="2701262B"/>
    <w:rsid w:val="27087824"/>
    <w:rsid w:val="2716A785"/>
    <w:rsid w:val="271B584B"/>
    <w:rsid w:val="27246EAC"/>
    <w:rsid w:val="272C5E18"/>
    <w:rsid w:val="2730BCFA"/>
    <w:rsid w:val="27320AB1"/>
    <w:rsid w:val="273297F0"/>
    <w:rsid w:val="27456AFD"/>
    <w:rsid w:val="274B529C"/>
    <w:rsid w:val="27510DCA"/>
    <w:rsid w:val="27553EFC"/>
    <w:rsid w:val="275CB95A"/>
    <w:rsid w:val="276C22A9"/>
    <w:rsid w:val="276D3A19"/>
    <w:rsid w:val="277B4287"/>
    <w:rsid w:val="2789F636"/>
    <w:rsid w:val="279A5D66"/>
    <w:rsid w:val="279F4C3E"/>
    <w:rsid w:val="27A52ABE"/>
    <w:rsid w:val="27B29479"/>
    <w:rsid w:val="27B51F49"/>
    <w:rsid w:val="27BB1FA8"/>
    <w:rsid w:val="27CFA7FA"/>
    <w:rsid w:val="27DA5C93"/>
    <w:rsid w:val="27DB16CD"/>
    <w:rsid w:val="27DE341B"/>
    <w:rsid w:val="27EB1E22"/>
    <w:rsid w:val="2801E8A4"/>
    <w:rsid w:val="2803238F"/>
    <w:rsid w:val="28068991"/>
    <w:rsid w:val="2820000A"/>
    <w:rsid w:val="28205729"/>
    <w:rsid w:val="28212115"/>
    <w:rsid w:val="28432A7C"/>
    <w:rsid w:val="284E4B90"/>
    <w:rsid w:val="28555FBB"/>
    <w:rsid w:val="285DFEC9"/>
    <w:rsid w:val="285F95D3"/>
    <w:rsid w:val="2862D0F3"/>
    <w:rsid w:val="28633B54"/>
    <w:rsid w:val="2864D42E"/>
    <w:rsid w:val="28808BD2"/>
    <w:rsid w:val="2884766D"/>
    <w:rsid w:val="288898EF"/>
    <w:rsid w:val="28995C19"/>
    <w:rsid w:val="289DFC7B"/>
    <w:rsid w:val="28AC0251"/>
    <w:rsid w:val="28ADFBE3"/>
    <w:rsid w:val="28B7CCA6"/>
    <w:rsid w:val="28C598A9"/>
    <w:rsid w:val="28C60F7A"/>
    <w:rsid w:val="28CA7DC5"/>
    <w:rsid w:val="28CAAEC7"/>
    <w:rsid w:val="28CB5D60"/>
    <w:rsid w:val="28CD10EB"/>
    <w:rsid w:val="28D965B9"/>
    <w:rsid w:val="28FBD019"/>
    <w:rsid w:val="2903E56E"/>
    <w:rsid w:val="29179EAD"/>
    <w:rsid w:val="2921F765"/>
    <w:rsid w:val="2922FE01"/>
    <w:rsid w:val="2924F9F9"/>
    <w:rsid w:val="2925491D"/>
    <w:rsid w:val="292C6C22"/>
    <w:rsid w:val="292CB23D"/>
    <w:rsid w:val="29315DD6"/>
    <w:rsid w:val="293228DA"/>
    <w:rsid w:val="29453E08"/>
    <w:rsid w:val="2949A32F"/>
    <w:rsid w:val="294F2046"/>
    <w:rsid w:val="2956F182"/>
    <w:rsid w:val="295936CA"/>
    <w:rsid w:val="295B4729"/>
    <w:rsid w:val="295FE22B"/>
    <w:rsid w:val="2968A09B"/>
    <w:rsid w:val="296B8E81"/>
    <w:rsid w:val="296C3840"/>
    <w:rsid w:val="296E7F33"/>
    <w:rsid w:val="29711156"/>
    <w:rsid w:val="29769689"/>
    <w:rsid w:val="297799E3"/>
    <w:rsid w:val="297E9937"/>
    <w:rsid w:val="2993D694"/>
    <w:rsid w:val="2998572D"/>
    <w:rsid w:val="29AB34F9"/>
    <w:rsid w:val="29AC014B"/>
    <w:rsid w:val="29B577E6"/>
    <w:rsid w:val="29D29529"/>
    <w:rsid w:val="29D5DD6C"/>
    <w:rsid w:val="29D62B5C"/>
    <w:rsid w:val="29D9780A"/>
    <w:rsid w:val="29DE7713"/>
    <w:rsid w:val="29E1D4DD"/>
    <w:rsid w:val="29E2DA0C"/>
    <w:rsid w:val="29EF6414"/>
    <w:rsid w:val="29F14F41"/>
    <w:rsid w:val="29F6BF2E"/>
    <w:rsid w:val="29F97821"/>
    <w:rsid w:val="29FC25E1"/>
    <w:rsid w:val="2A007ABE"/>
    <w:rsid w:val="2A052797"/>
    <w:rsid w:val="2A09C860"/>
    <w:rsid w:val="2A0DFFE6"/>
    <w:rsid w:val="2A13D12B"/>
    <w:rsid w:val="2A27FF02"/>
    <w:rsid w:val="2A30A968"/>
    <w:rsid w:val="2A30DF18"/>
    <w:rsid w:val="2A34B498"/>
    <w:rsid w:val="2A3ED57F"/>
    <w:rsid w:val="2A52D509"/>
    <w:rsid w:val="2A67F269"/>
    <w:rsid w:val="2A7B5319"/>
    <w:rsid w:val="2A7B8BA5"/>
    <w:rsid w:val="2A866B37"/>
    <w:rsid w:val="2A8B65C8"/>
    <w:rsid w:val="2A966B9E"/>
    <w:rsid w:val="2A97D1A0"/>
    <w:rsid w:val="2AA4AF80"/>
    <w:rsid w:val="2AA56E93"/>
    <w:rsid w:val="2AA6F453"/>
    <w:rsid w:val="2AB5E88D"/>
    <w:rsid w:val="2ABD0461"/>
    <w:rsid w:val="2ABF89B0"/>
    <w:rsid w:val="2AC10444"/>
    <w:rsid w:val="2AD3E00C"/>
    <w:rsid w:val="2AD68EA0"/>
    <w:rsid w:val="2AD900CA"/>
    <w:rsid w:val="2AE2FD9F"/>
    <w:rsid w:val="2AE94D2B"/>
    <w:rsid w:val="2AEDAABF"/>
    <w:rsid w:val="2AF0F62E"/>
    <w:rsid w:val="2AFBC2BF"/>
    <w:rsid w:val="2AFC9B6F"/>
    <w:rsid w:val="2AFD070B"/>
    <w:rsid w:val="2B020C04"/>
    <w:rsid w:val="2B06709F"/>
    <w:rsid w:val="2B0808E4"/>
    <w:rsid w:val="2B0D9353"/>
    <w:rsid w:val="2B149529"/>
    <w:rsid w:val="2B157935"/>
    <w:rsid w:val="2B1B2283"/>
    <w:rsid w:val="2B1C0969"/>
    <w:rsid w:val="2B224CF3"/>
    <w:rsid w:val="2B2284DF"/>
    <w:rsid w:val="2B250A2F"/>
    <w:rsid w:val="2B2AC30A"/>
    <w:rsid w:val="2B2FE1D9"/>
    <w:rsid w:val="2B42700D"/>
    <w:rsid w:val="2B4BA0E0"/>
    <w:rsid w:val="2B56A2F1"/>
    <w:rsid w:val="2B705C1A"/>
    <w:rsid w:val="2B70A6A6"/>
    <w:rsid w:val="2B73D925"/>
    <w:rsid w:val="2B7CB62A"/>
    <w:rsid w:val="2B86A3D4"/>
    <w:rsid w:val="2B8A3705"/>
    <w:rsid w:val="2B98D01A"/>
    <w:rsid w:val="2B9CB1F3"/>
    <w:rsid w:val="2BA7F06C"/>
    <w:rsid w:val="2BAA6358"/>
    <w:rsid w:val="2BBB56D3"/>
    <w:rsid w:val="2BC9042E"/>
    <w:rsid w:val="2BDB3E40"/>
    <w:rsid w:val="2BDBAAF4"/>
    <w:rsid w:val="2BDC9F50"/>
    <w:rsid w:val="2BDDA139"/>
    <w:rsid w:val="2BE359C4"/>
    <w:rsid w:val="2BEE71A9"/>
    <w:rsid w:val="2BEF12CF"/>
    <w:rsid w:val="2BF42B18"/>
    <w:rsid w:val="2BF6F54D"/>
    <w:rsid w:val="2BFB456A"/>
    <w:rsid w:val="2BFD4229"/>
    <w:rsid w:val="2C004BAB"/>
    <w:rsid w:val="2C11A635"/>
    <w:rsid w:val="2C1C4176"/>
    <w:rsid w:val="2C24C4AF"/>
    <w:rsid w:val="2C318E2C"/>
    <w:rsid w:val="2C3360E7"/>
    <w:rsid w:val="2C3A8E5C"/>
    <w:rsid w:val="2C453215"/>
    <w:rsid w:val="2C67145B"/>
    <w:rsid w:val="2C6E6C63"/>
    <w:rsid w:val="2C6E7544"/>
    <w:rsid w:val="2C76C36F"/>
    <w:rsid w:val="2C7EED5C"/>
    <w:rsid w:val="2C8DBA19"/>
    <w:rsid w:val="2C93E50E"/>
    <w:rsid w:val="2C961A3D"/>
    <w:rsid w:val="2C989C3B"/>
    <w:rsid w:val="2CA0DF74"/>
    <w:rsid w:val="2CA188EF"/>
    <w:rsid w:val="2CA1C092"/>
    <w:rsid w:val="2CA2C701"/>
    <w:rsid w:val="2CA337E5"/>
    <w:rsid w:val="2CA4D8A6"/>
    <w:rsid w:val="2CA94F8E"/>
    <w:rsid w:val="2CAF28AB"/>
    <w:rsid w:val="2CBB2FBC"/>
    <w:rsid w:val="2CBC9237"/>
    <w:rsid w:val="2CBFCF77"/>
    <w:rsid w:val="2CC183C5"/>
    <w:rsid w:val="2CC5A922"/>
    <w:rsid w:val="2CC66AEF"/>
    <w:rsid w:val="2CCA7F04"/>
    <w:rsid w:val="2CCD7434"/>
    <w:rsid w:val="2CDA1E6A"/>
    <w:rsid w:val="2CE1D677"/>
    <w:rsid w:val="2CE24BCE"/>
    <w:rsid w:val="2CE3B2EF"/>
    <w:rsid w:val="2CFA4A98"/>
    <w:rsid w:val="2D06DB85"/>
    <w:rsid w:val="2D0E57DF"/>
    <w:rsid w:val="2D12ABE0"/>
    <w:rsid w:val="2D1AE214"/>
    <w:rsid w:val="2D22F001"/>
    <w:rsid w:val="2D24457B"/>
    <w:rsid w:val="2D263B77"/>
    <w:rsid w:val="2D29DC31"/>
    <w:rsid w:val="2D2B09F9"/>
    <w:rsid w:val="2D37932B"/>
    <w:rsid w:val="2D397E5A"/>
    <w:rsid w:val="2D3EBA4A"/>
    <w:rsid w:val="2D4FAA4B"/>
    <w:rsid w:val="2D51DAB2"/>
    <w:rsid w:val="2D530BDE"/>
    <w:rsid w:val="2D547EF4"/>
    <w:rsid w:val="2D58E657"/>
    <w:rsid w:val="2D663F5C"/>
    <w:rsid w:val="2D675086"/>
    <w:rsid w:val="2D6E62C0"/>
    <w:rsid w:val="2D719DC1"/>
    <w:rsid w:val="2D7846F2"/>
    <w:rsid w:val="2D7F25AE"/>
    <w:rsid w:val="2D803CFD"/>
    <w:rsid w:val="2D853C69"/>
    <w:rsid w:val="2D89576E"/>
    <w:rsid w:val="2D8A34C9"/>
    <w:rsid w:val="2D8F8F8D"/>
    <w:rsid w:val="2D94E761"/>
    <w:rsid w:val="2DA0E0EC"/>
    <w:rsid w:val="2DA309C6"/>
    <w:rsid w:val="2DA4654E"/>
    <w:rsid w:val="2DA5F9EA"/>
    <w:rsid w:val="2DA60481"/>
    <w:rsid w:val="2DD2A19F"/>
    <w:rsid w:val="2DD4D0AC"/>
    <w:rsid w:val="2DE14D22"/>
    <w:rsid w:val="2DE609F1"/>
    <w:rsid w:val="2DED4CAA"/>
    <w:rsid w:val="2DEEF505"/>
    <w:rsid w:val="2DEFAFA1"/>
    <w:rsid w:val="2DF106EB"/>
    <w:rsid w:val="2DF1AC88"/>
    <w:rsid w:val="2DF803B2"/>
    <w:rsid w:val="2E006408"/>
    <w:rsid w:val="2E026ABA"/>
    <w:rsid w:val="2E03E5D2"/>
    <w:rsid w:val="2E096FE7"/>
    <w:rsid w:val="2E0E8D7C"/>
    <w:rsid w:val="2E168FF5"/>
    <w:rsid w:val="2E193CB6"/>
    <w:rsid w:val="2E1CA47E"/>
    <w:rsid w:val="2E22B28D"/>
    <w:rsid w:val="2E24659F"/>
    <w:rsid w:val="2E259A18"/>
    <w:rsid w:val="2E2AD7DC"/>
    <w:rsid w:val="2E2E0E38"/>
    <w:rsid w:val="2E2FA6CC"/>
    <w:rsid w:val="2E3681E0"/>
    <w:rsid w:val="2E38B24F"/>
    <w:rsid w:val="2E40ED63"/>
    <w:rsid w:val="2E419212"/>
    <w:rsid w:val="2E42FEBD"/>
    <w:rsid w:val="2E4CBF92"/>
    <w:rsid w:val="2E4D348F"/>
    <w:rsid w:val="2E5F7DC2"/>
    <w:rsid w:val="2E73B290"/>
    <w:rsid w:val="2E76F9BC"/>
    <w:rsid w:val="2E77B87C"/>
    <w:rsid w:val="2E812019"/>
    <w:rsid w:val="2E86FF8C"/>
    <w:rsid w:val="2E89F2F8"/>
    <w:rsid w:val="2E9974BD"/>
    <w:rsid w:val="2EA3459C"/>
    <w:rsid w:val="2EA57C27"/>
    <w:rsid w:val="2EB98729"/>
    <w:rsid w:val="2EC433DA"/>
    <w:rsid w:val="2ECB0CF0"/>
    <w:rsid w:val="2ECF5732"/>
    <w:rsid w:val="2EDAD1FE"/>
    <w:rsid w:val="2EF1303B"/>
    <w:rsid w:val="2EF35296"/>
    <w:rsid w:val="2EFDF697"/>
    <w:rsid w:val="2F054446"/>
    <w:rsid w:val="2F054533"/>
    <w:rsid w:val="2F0C6402"/>
    <w:rsid w:val="2F0F4F58"/>
    <w:rsid w:val="2F115B47"/>
    <w:rsid w:val="2F1EBD80"/>
    <w:rsid w:val="2F21CAAB"/>
    <w:rsid w:val="2F2CECBA"/>
    <w:rsid w:val="2F2DC5EF"/>
    <w:rsid w:val="2F2F9B4D"/>
    <w:rsid w:val="2F3A0D40"/>
    <w:rsid w:val="2F4FC405"/>
    <w:rsid w:val="2F4FE472"/>
    <w:rsid w:val="2F554870"/>
    <w:rsid w:val="2F582CB7"/>
    <w:rsid w:val="2F5A403B"/>
    <w:rsid w:val="2F5C0156"/>
    <w:rsid w:val="2F6FC20D"/>
    <w:rsid w:val="2F71CE94"/>
    <w:rsid w:val="2F77CC12"/>
    <w:rsid w:val="2F812007"/>
    <w:rsid w:val="2F8CC7EC"/>
    <w:rsid w:val="2F96C74C"/>
    <w:rsid w:val="2F97CA3A"/>
    <w:rsid w:val="2F99A25E"/>
    <w:rsid w:val="2F9D39B3"/>
    <w:rsid w:val="2FAFFF5F"/>
    <w:rsid w:val="2FB4F02D"/>
    <w:rsid w:val="2FB7323D"/>
    <w:rsid w:val="2FBC71C6"/>
    <w:rsid w:val="2FC64917"/>
    <w:rsid w:val="2FC6858F"/>
    <w:rsid w:val="2FCA1328"/>
    <w:rsid w:val="2FD4B3B2"/>
    <w:rsid w:val="2FDA5C0E"/>
    <w:rsid w:val="2FE11FA9"/>
    <w:rsid w:val="2FE435E7"/>
    <w:rsid w:val="2FE6C42A"/>
    <w:rsid w:val="300AAFE8"/>
    <w:rsid w:val="30153E2A"/>
    <w:rsid w:val="3016E8A1"/>
    <w:rsid w:val="30221B64"/>
    <w:rsid w:val="302462A7"/>
    <w:rsid w:val="302576F8"/>
    <w:rsid w:val="302C5D4D"/>
    <w:rsid w:val="302D4F67"/>
    <w:rsid w:val="30358C6E"/>
    <w:rsid w:val="3038A53B"/>
    <w:rsid w:val="303CA7BC"/>
    <w:rsid w:val="30581426"/>
    <w:rsid w:val="30615058"/>
    <w:rsid w:val="306642BB"/>
    <w:rsid w:val="306EA028"/>
    <w:rsid w:val="3072AC3E"/>
    <w:rsid w:val="307C6691"/>
    <w:rsid w:val="307FF342"/>
    <w:rsid w:val="30817735"/>
    <w:rsid w:val="3088AD54"/>
    <w:rsid w:val="308A6A92"/>
    <w:rsid w:val="3091E194"/>
    <w:rsid w:val="309758E6"/>
    <w:rsid w:val="309B1DD3"/>
    <w:rsid w:val="30A9B89D"/>
    <w:rsid w:val="30AD4672"/>
    <w:rsid w:val="30B10C63"/>
    <w:rsid w:val="30B9FCEC"/>
    <w:rsid w:val="30C49416"/>
    <w:rsid w:val="30CB3A3A"/>
    <w:rsid w:val="30CB9B94"/>
    <w:rsid w:val="30CC5365"/>
    <w:rsid w:val="30CC85CD"/>
    <w:rsid w:val="30D039BE"/>
    <w:rsid w:val="30D270BE"/>
    <w:rsid w:val="30D402BE"/>
    <w:rsid w:val="30D8EEBE"/>
    <w:rsid w:val="30DE1A5A"/>
    <w:rsid w:val="30E47E70"/>
    <w:rsid w:val="30FB9BFF"/>
    <w:rsid w:val="30FFBED4"/>
    <w:rsid w:val="31012565"/>
    <w:rsid w:val="3102F220"/>
    <w:rsid w:val="31050349"/>
    <w:rsid w:val="310BCC2C"/>
    <w:rsid w:val="310C20A1"/>
    <w:rsid w:val="310F13CE"/>
    <w:rsid w:val="311278A1"/>
    <w:rsid w:val="31198875"/>
    <w:rsid w:val="311E25A6"/>
    <w:rsid w:val="31335717"/>
    <w:rsid w:val="3135C3C5"/>
    <w:rsid w:val="3136A223"/>
    <w:rsid w:val="3148CC0A"/>
    <w:rsid w:val="314F0398"/>
    <w:rsid w:val="314F659A"/>
    <w:rsid w:val="315958EA"/>
    <w:rsid w:val="3159F3A1"/>
    <w:rsid w:val="31646B2F"/>
    <w:rsid w:val="3167A586"/>
    <w:rsid w:val="317228E4"/>
    <w:rsid w:val="3182CF58"/>
    <w:rsid w:val="3183C8F8"/>
    <w:rsid w:val="3186D094"/>
    <w:rsid w:val="3187B1AB"/>
    <w:rsid w:val="31958109"/>
    <w:rsid w:val="31A8CA51"/>
    <w:rsid w:val="31AFD027"/>
    <w:rsid w:val="31B508FD"/>
    <w:rsid w:val="31BB1CFC"/>
    <w:rsid w:val="31BC4191"/>
    <w:rsid w:val="31BD9BA7"/>
    <w:rsid w:val="31C0B830"/>
    <w:rsid w:val="31C427AF"/>
    <w:rsid w:val="31C57FF3"/>
    <w:rsid w:val="31CD2F7C"/>
    <w:rsid w:val="31D80D73"/>
    <w:rsid w:val="31D83C4A"/>
    <w:rsid w:val="31DC2D39"/>
    <w:rsid w:val="31E13E9D"/>
    <w:rsid w:val="31E80216"/>
    <w:rsid w:val="31E8FE09"/>
    <w:rsid w:val="31F9E15F"/>
    <w:rsid w:val="320DE913"/>
    <w:rsid w:val="320FCFD7"/>
    <w:rsid w:val="3223B721"/>
    <w:rsid w:val="3230DDA7"/>
    <w:rsid w:val="32342308"/>
    <w:rsid w:val="32390CCC"/>
    <w:rsid w:val="32391AB2"/>
    <w:rsid w:val="3239AF41"/>
    <w:rsid w:val="323EF228"/>
    <w:rsid w:val="324C8A4A"/>
    <w:rsid w:val="32575A4B"/>
    <w:rsid w:val="3259282B"/>
    <w:rsid w:val="325F5DA1"/>
    <w:rsid w:val="32651A4E"/>
    <w:rsid w:val="32786D4B"/>
    <w:rsid w:val="3285735E"/>
    <w:rsid w:val="3289B885"/>
    <w:rsid w:val="328B6B6D"/>
    <w:rsid w:val="32907553"/>
    <w:rsid w:val="32A6DB53"/>
    <w:rsid w:val="32B20A8F"/>
    <w:rsid w:val="32B95CC2"/>
    <w:rsid w:val="32BD88A3"/>
    <w:rsid w:val="32C3986A"/>
    <w:rsid w:val="32C41BB3"/>
    <w:rsid w:val="32C883BC"/>
    <w:rsid w:val="32CB1F1C"/>
    <w:rsid w:val="32D16710"/>
    <w:rsid w:val="32DA20C7"/>
    <w:rsid w:val="32DA5528"/>
    <w:rsid w:val="32EFA9CB"/>
    <w:rsid w:val="32F14A98"/>
    <w:rsid w:val="32FC7CC8"/>
    <w:rsid w:val="3300BA74"/>
    <w:rsid w:val="3300DAD0"/>
    <w:rsid w:val="3322A70E"/>
    <w:rsid w:val="332416DD"/>
    <w:rsid w:val="3326B330"/>
    <w:rsid w:val="3326D900"/>
    <w:rsid w:val="33298FA1"/>
    <w:rsid w:val="332DA812"/>
    <w:rsid w:val="3332EA00"/>
    <w:rsid w:val="33414FEB"/>
    <w:rsid w:val="33456A6A"/>
    <w:rsid w:val="335AFD75"/>
    <w:rsid w:val="335E2C0B"/>
    <w:rsid w:val="335FC342"/>
    <w:rsid w:val="335FC5AB"/>
    <w:rsid w:val="335FF516"/>
    <w:rsid w:val="33727730"/>
    <w:rsid w:val="33772F24"/>
    <w:rsid w:val="3377598F"/>
    <w:rsid w:val="3377CBD4"/>
    <w:rsid w:val="337A3F57"/>
    <w:rsid w:val="337ED49F"/>
    <w:rsid w:val="337F8C8C"/>
    <w:rsid w:val="3389554C"/>
    <w:rsid w:val="338A8079"/>
    <w:rsid w:val="3396A942"/>
    <w:rsid w:val="339CA9CF"/>
    <w:rsid w:val="33A20F0D"/>
    <w:rsid w:val="33A3A83E"/>
    <w:rsid w:val="33AF5FEA"/>
    <w:rsid w:val="33B3DD65"/>
    <w:rsid w:val="33B71C9F"/>
    <w:rsid w:val="33B7DCDE"/>
    <w:rsid w:val="33C58D36"/>
    <w:rsid w:val="33D3C243"/>
    <w:rsid w:val="33D51150"/>
    <w:rsid w:val="33D740C5"/>
    <w:rsid w:val="33E18532"/>
    <w:rsid w:val="33E2166C"/>
    <w:rsid w:val="33E99656"/>
    <w:rsid w:val="33EA0686"/>
    <w:rsid w:val="33F00439"/>
    <w:rsid w:val="33F42101"/>
    <w:rsid w:val="33FBFD49"/>
    <w:rsid w:val="34002A3A"/>
    <w:rsid w:val="340356D5"/>
    <w:rsid w:val="3405E655"/>
    <w:rsid w:val="340B8FD0"/>
    <w:rsid w:val="3410B177"/>
    <w:rsid w:val="34139684"/>
    <w:rsid w:val="34144B01"/>
    <w:rsid w:val="3414C77F"/>
    <w:rsid w:val="34189B7E"/>
    <w:rsid w:val="3418A26F"/>
    <w:rsid w:val="341CED08"/>
    <w:rsid w:val="34203369"/>
    <w:rsid w:val="34270DF4"/>
    <w:rsid w:val="34274985"/>
    <w:rsid w:val="3427E523"/>
    <w:rsid w:val="34289336"/>
    <w:rsid w:val="342B9FFC"/>
    <w:rsid w:val="343AECCA"/>
    <w:rsid w:val="3443DD63"/>
    <w:rsid w:val="3449AC49"/>
    <w:rsid w:val="344CA1DD"/>
    <w:rsid w:val="344CD613"/>
    <w:rsid w:val="347431AF"/>
    <w:rsid w:val="347671D3"/>
    <w:rsid w:val="3493AED6"/>
    <w:rsid w:val="3496FE69"/>
    <w:rsid w:val="349EA8EE"/>
    <w:rsid w:val="349FD74C"/>
    <w:rsid w:val="34B44D99"/>
    <w:rsid w:val="34C4D620"/>
    <w:rsid w:val="34C695BE"/>
    <w:rsid w:val="34D90587"/>
    <w:rsid w:val="34E94F08"/>
    <w:rsid w:val="34EF4D24"/>
    <w:rsid w:val="34FD019C"/>
    <w:rsid w:val="34FD7B7C"/>
    <w:rsid w:val="35027EC5"/>
    <w:rsid w:val="35144AD7"/>
    <w:rsid w:val="3520385B"/>
    <w:rsid w:val="35218A24"/>
    <w:rsid w:val="3521FF65"/>
    <w:rsid w:val="35272DD1"/>
    <w:rsid w:val="35369AB2"/>
    <w:rsid w:val="35438CC3"/>
    <w:rsid w:val="354D6A0A"/>
    <w:rsid w:val="3550320D"/>
    <w:rsid w:val="3553C851"/>
    <w:rsid w:val="35593680"/>
    <w:rsid w:val="356DB577"/>
    <w:rsid w:val="3579547F"/>
    <w:rsid w:val="357960D1"/>
    <w:rsid w:val="357E378F"/>
    <w:rsid w:val="35972311"/>
    <w:rsid w:val="359A0038"/>
    <w:rsid w:val="35BCE800"/>
    <w:rsid w:val="35C081AC"/>
    <w:rsid w:val="35C31234"/>
    <w:rsid w:val="35C6220D"/>
    <w:rsid w:val="35CBFEEF"/>
    <w:rsid w:val="35CFC507"/>
    <w:rsid w:val="35E7F27C"/>
    <w:rsid w:val="35EA3BEE"/>
    <w:rsid w:val="35ED4F01"/>
    <w:rsid w:val="35EEA573"/>
    <w:rsid w:val="35FCE5EB"/>
    <w:rsid w:val="3601D6FF"/>
    <w:rsid w:val="360A5E4C"/>
    <w:rsid w:val="36124D21"/>
    <w:rsid w:val="3617B367"/>
    <w:rsid w:val="361D94D1"/>
    <w:rsid w:val="361F958E"/>
    <w:rsid w:val="3623AB30"/>
    <w:rsid w:val="362810F4"/>
    <w:rsid w:val="3628C5F7"/>
    <w:rsid w:val="36375223"/>
    <w:rsid w:val="36384786"/>
    <w:rsid w:val="3638CA22"/>
    <w:rsid w:val="363A85C6"/>
    <w:rsid w:val="363B600E"/>
    <w:rsid w:val="363BDB88"/>
    <w:rsid w:val="36430ADE"/>
    <w:rsid w:val="364670B4"/>
    <w:rsid w:val="36488D51"/>
    <w:rsid w:val="364C8502"/>
    <w:rsid w:val="36574038"/>
    <w:rsid w:val="366084E5"/>
    <w:rsid w:val="36610F75"/>
    <w:rsid w:val="36654D4E"/>
    <w:rsid w:val="366AA056"/>
    <w:rsid w:val="366EED77"/>
    <w:rsid w:val="36726FED"/>
    <w:rsid w:val="367B6B6A"/>
    <w:rsid w:val="367C627D"/>
    <w:rsid w:val="36822C20"/>
    <w:rsid w:val="368E82F6"/>
    <w:rsid w:val="36908977"/>
    <w:rsid w:val="369567F0"/>
    <w:rsid w:val="369CAF55"/>
    <w:rsid w:val="369D9AFF"/>
    <w:rsid w:val="36A74C78"/>
    <w:rsid w:val="36A7D979"/>
    <w:rsid w:val="36AB7681"/>
    <w:rsid w:val="36AFE64F"/>
    <w:rsid w:val="36B81667"/>
    <w:rsid w:val="36BB2EAE"/>
    <w:rsid w:val="36BE45A9"/>
    <w:rsid w:val="36DD5D97"/>
    <w:rsid w:val="36ED5D52"/>
    <w:rsid w:val="36EE2210"/>
    <w:rsid w:val="36F0DD8B"/>
    <w:rsid w:val="37146FA3"/>
    <w:rsid w:val="371EF30B"/>
    <w:rsid w:val="374892FB"/>
    <w:rsid w:val="37597CD1"/>
    <w:rsid w:val="375E52C7"/>
    <w:rsid w:val="375F2C96"/>
    <w:rsid w:val="3762407B"/>
    <w:rsid w:val="37631546"/>
    <w:rsid w:val="3768314F"/>
    <w:rsid w:val="37801A3F"/>
    <w:rsid w:val="378104F4"/>
    <w:rsid w:val="378438FF"/>
    <w:rsid w:val="37848CD4"/>
    <w:rsid w:val="3784A191"/>
    <w:rsid w:val="37871AD4"/>
    <w:rsid w:val="378E092C"/>
    <w:rsid w:val="3799BB69"/>
    <w:rsid w:val="37B65526"/>
    <w:rsid w:val="37B84C34"/>
    <w:rsid w:val="37C0F56E"/>
    <w:rsid w:val="37CC627F"/>
    <w:rsid w:val="37CD496C"/>
    <w:rsid w:val="37CE731D"/>
    <w:rsid w:val="37CFD335"/>
    <w:rsid w:val="37DCDF72"/>
    <w:rsid w:val="37F22EB2"/>
    <w:rsid w:val="37FF8DB4"/>
    <w:rsid w:val="380415A9"/>
    <w:rsid w:val="3806AC29"/>
    <w:rsid w:val="380E3799"/>
    <w:rsid w:val="38165220"/>
    <w:rsid w:val="38201F79"/>
    <w:rsid w:val="382141E1"/>
    <w:rsid w:val="3827BABB"/>
    <w:rsid w:val="3832F6F3"/>
    <w:rsid w:val="38345FB0"/>
    <w:rsid w:val="383A92AE"/>
    <w:rsid w:val="383B7C5A"/>
    <w:rsid w:val="3845408E"/>
    <w:rsid w:val="3847FAB5"/>
    <w:rsid w:val="384BEF66"/>
    <w:rsid w:val="384E89F0"/>
    <w:rsid w:val="3853A035"/>
    <w:rsid w:val="3854940E"/>
    <w:rsid w:val="3855C65D"/>
    <w:rsid w:val="3862E2C8"/>
    <w:rsid w:val="3870B0E8"/>
    <w:rsid w:val="387142F9"/>
    <w:rsid w:val="3876B5AB"/>
    <w:rsid w:val="387E23BE"/>
    <w:rsid w:val="3880EB75"/>
    <w:rsid w:val="3889692F"/>
    <w:rsid w:val="389074E2"/>
    <w:rsid w:val="3893FCA9"/>
    <w:rsid w:val="389661B8"/>
    <w:rsid w:val="38A3E4E8"/>
    <w:rsid w:val="38AC7CBC"/>
    <w:rsid w:val="38AE9F11"/>
    <w:rsid w:val="38B73627"/>
    <w:rsid w:val="38B80467"/>
    <w:rsid w:val="38B84E3D"/>
    <w:rsid w:val="38BB4DCE"/>
    <w:rsid w:val="38CD65F0"/>
    <w:rsid w:val="38D59BCC"/>
    <w:rsid w:val="38E1CF36"/>
    <w:rsid w:val="38ECA8C9"/>
    <w:rsid w:val="38ED53E4"/>
    <w:rsid w:val="38F68D98"/>
    <w:rsid w:val="38F6B283"/>
    <w:rsid w:val="38F8FEF5"/>
    <w:rsid w:val="39018A5E"/>
    <w:rsid w:val="3901C922"/>
    <w:rsid w:val="39123C21"/>
    <w:rsid w:val="39135FB4"/>
    <w:rsid w:val="391A4763"/>
    <w:rsid w:val="391DCBAD"/>
    <w:rsid w:val="392344C7"/>
    <w:rsid w:val="3923B724"/>
    <w:rsid w:val="3926D9A3"/>
    <w:rsid w:val="39288B3D"/>
    <w:rsid w:val="392CCE5D"/>
    <w:rsid w:val="392EEEE8"/>
    <w:rsid w:val="3937484F"/>
    <w:rsid w:val="39377822"/>
    <w:rsid w:val="3949DCDA"/>
    <w:rsid w:val="39562367"/>
    <w:rsid w:val="3958814D"/>
    <w:rsid w:val="39652B84"/>
    <w:rsid w:val="39672178"/>
    <w:rsid w:val="39728025"/>
    <w:rsid w:val="3996A04E"/>
    <w:rsid w:val="399C4A3E"/>
    <w:rsid w:val="399C6FC9"/>
    <w:rsid w:val="399CF267"/>
    <w:rsid w:val="39A79ED3"/>
    <w:rsid w:val="39AFC0D5"/>
    <w:rsid w:val="39C273E0"/>
    <w:rsid w:val="39CFC194"/>
    <w:rsid w:val="39D17C2F"/>
    <w:rsid w:val="39DC2672"/>
    <w:rsid w:val="39E053F9"/>
    <w:rsid w:val="39ED831B"/>
    <w:rsid w:val="39F023CD"/>
    <w:rsid w:val="3A04DDC0"/>
    <w:rsid w:val="3A07C65F"/>
    <w:rsid w:val="3A085100"/>
    <w:rsid w:val="3A0CF53D"/>
    <w:rsid w:val="3A154168"/>
    <w:rsid w:val="3A1806DD"/>
    <w:rsid w:val="3A1C45EC"/>
    <w:rsid w:val="3A1F33A7"/>
    <w:rsid w:val="3A1FFAAA"/>
    <w:rsid w:val="3A25004B"/>
    <w:rsid w:val="3A26F0EF"/>
    <w:rsid w:val="3A3245A2"/>
    <w:rsid w:val="3A48EEA2"/>
    <w:rsid w:val="3A5267DE"/>
    <w:rsid w:val="3A55F744"/>
    <w:rsid w:val="3A57E502"/>
    <w:rsid w:val="3A58E3FA"/>
    <w:rsid w:val="3A5DB1C1"/>
    <w:rsid w:val="3A5FB2C4"/>
    <w:rsid w:val="3A730417"/>
    <w:rsid w:val="3A7D6934"/>
    <w:rsid w:val="3A829F63"/>
    <w:rsid w:val="3A8F3C65"/>
    <w:rsid w:val="3A90F0B7"/>
    <w:rsid w:val="3A929669"/>
    <w:rsid w:val="3A936EF7"/>
    <w:rsid w:val="3A9B0981"/>
    <w:rsid w:val="3AA24489"/>
    <w:rsid w:val="3AA39787"/>
    <w:rsid w:val="3AAFD50A"/>
    <w:rsid w:val="3AB05ACB"/>
    <w:rsid w:val="3AC0BB92"/>
    <w:rsid w:val="3AC3272A"/>
    <w:rsid w:val="3AC6A27D"/>
    <w:rsid w:val="3ACD71E5"/>
    <w:rsid w:val="3AD0C7A5"/>
    <w:rsid w:val="3ADA0F33"/>
    <w:rsid w:val="3ADA53BA"/>
    <w:rsid w:val="3ADAE10D"/>
    <w:rsid w:val="3ADC2386"/>
    <w:rsid w:val="3AE4E4E9"/>
    <w:rsid w:val="3AEE4386"/>
    <w:rsid w:val="3AF6B265"/>
    <w:rsid w:val="3AFBCAD0"/>
    <w:rsid w:val="3B04252B"/>
    <w:rsid w:val="3B0D1AA2"/>
    <w:rsid w:val="3B181275"/>
    <w:rsid w:val="3B1853E6"/>
    <w:rsid w:val="3B20B22C"/>
    <w:rsid w:val="3B299B13"/>
    <w:rsid w:val="3B33BBEE"/>
    <w:rsid w:val="3B3F84B2"/>
    <w:rsid w:val="3B4207D7"/>
    <w:rsid w:val="3B4BEBA6"/>
    <w:rsid w:val="3B4DEEBA"/>
    <w:rsid w:val="3B4E8616"/>
    <w:rsid w:val="3B52B638"/>
    <w:rsid w:val="3B5731CD"/>
    <w:rsid w:val="3B59BD0B"/>
    <w:rsid w:val="3B6946E5"/>
    <w:rsid w:val="3B71D509"/>
    <w:rsid w:val="3B7530B1"/>
    <w:rsid w:val="3B75DB3A"/>
    <w:rsid w:val="3B7721CE"/>
    <w:rsid w:val="3B7B68DF"/>
    <w:rsid w:val="3B7F6E0C"/>
    <w:rsid w:val="3B842EF9"/>
    <w:rsid w:val="3B846262"/>
    <w:rsid w:val="3B90A835"/>
    <w:rsid w:val="3BA75774"/>
    <w:rsid w:val="3BA88879"/>
    <w:rsid w:val="3BA9FE42"/>
    <w:rsid w:val="3BAB1B3E"/>
    <w:rsid w:val="3BB6EAA1"/>
    <w:rsid w:val="3BBE1F7E"/>
    <w:rsid w:val="3BC6CC91"/>
    <w:rsid w:val="3BCB4445"/>
    <w:rsid w:val="3BCB45D6"/>
    <w:rsid w:val="3BCC4C4C"/>
    <w:rsid w:val="3BE359D0"/>
    <w:rsid w:val="3BE4E87A"/>
    <w:rsid w:val="3BE74E9E"/>
    <w:rsid w:val="3BF7F8AC"/>
    <w:rsid w:val="3C222CA7"/>
    <w:rsid w:val="3C237ADB"/>
    <w:rsid w:val="3C3B0180"/>
    <w:rsid w:val="3C4ED484"/>
    <w:rsid w:val="3C53EA02"/>
    <w:rsid w:val="3C63B7EF"/>
    <w:rsid w:val="3C6B985C"/>
    <w:rsid w:val="3C8FC2C9"/>
    <w:rsid w:val="3C914EBF"/>
    <w:rsid w:val="3C94AD24"/>
    <w:rsid w:val="3C970118"/>
    <w:rsid w:val="3CA37ABE"/>
    <w:rsid w:val="3CA8CCC8"/>
    <w:rsid w:val="3CA8ED16"/>
    <w:rsid w:val="3CAA8818"/>
    <w:rsid w:val="3CB4585E"/>
    <w:rsid w:val="3CB75BC6"/>
    <w:rsid w:val="3CB8E6E8"/>
    <w:rsid w:val="3CC68B75"/>
    <w:rsid w:val="3CD7958C"/>
    <w:rsid w:val="3CDE4304"/>
    <w:rsid w:val="3CE5B950"/>
    <w:rsid w:val="3CE9F7CB"/>
    <w:rsid w:val="3CEC61AB"/>
    <w:rsid w:val="3CFA9748"/>
    <w:rsid w:val="3CFE792E"/>
    <w:rsid w:val="3CFE8521"/>
    <w:rsid w:val="3D0EE69D"/>
    <w:rsid w:val="3D15F619"/>
    <w:rsid w:val="3D1B7AB0"/>
    <w:rsid w:val="3D2287EC"/>
    <w:rsid w:val="3D269623"/>
    <w:rsid w:val="3D28F048"/>
    <w:rsid w:val="3D3313FB"/>
    <w:rsid w:val="3D430082"/>
    <w:rsid w:val="3D448422"/>
    <w:rsid w:val="3D4C90E8"/>
    <w:rsid w:val="3D5964E0"/>
    <w:rsid w:val="3D5C619D"/>
    <w:rsid w:val="3D5DC228"/>
    <w:rsid w:val="3D5F5899"/>
    <w:rsid w:val="3D633352"/>
    <w:rsid w:val="3D63EFA1"/>
    <w:rsid w:val="3D66437E"/>
    <w:rsid w:val="3D74B87B"/>
    <w:rsid w:val="3D779C46"/>
    <w:rsid w:val="3D8151B6"/>
    <w:rsid w:val="3D817B21"/>
    <w:rsid w:val="3D841A35"/>
    <w:rsid w:val="3D898E76"/>
    <w:rsid w:val="3D916335"/>
    <w:rsid w:val="3D97C20C"/>
    <w:rsid w:val="3DA95C0F"/>
    <w:rsid w:val="3DAF8724"/>
    <w:rsid w:val="3DC37436"/>
    <w:rsid w:val="3DC99502"/>
    <w:rsid w:val="3DCA2CD1"/>
    <w:rsid w:val="3DCDB107"/>
    <w:rsid w:val="3DD55C4B"/>
    <w:rsid w:val="3DDB1DA0"/>
    <w:rsid w:val="3DE0D801"/>
    <w:rsid w:val="3DE2F3E8"/>
    <w:rsid w:val="3DE63AF3"/>
    <w:rsid w:val="3DEFF63B"/>
    <w:rsid w:val="3DF3104C"/>
    <w:rsid w:val="3DF85EF9"/>
    <w:rsid w:val="3DFAD43F"/>
    <w:rsid w:val="3DFEE794"/>
    <w:rsid w:val="3E00E5A9"/>
    <w:rsid w:val="3E02AA74"/>
    <w:rsid w:val="3E034AF6"/>
    <w:rsid w:val="3E069DD9"/>
    <w:rsid w:val="3E115227"/>
    <w:rsid w:val="3E150C12"/>
    <w:rsid w:val="3E15BDCE"/>
    <w:rsid w:val="3E2166B4"/>
    <w:rsid w:val="3E298FCE"/>
    <w:rsid w:val="3E48A063"/>
    <w:rsid w:val="3E512C00"/>
    <w:rsid w:val="3E5C270B"/>
    <w:rsid w:val="3E62BEA8"/>
    <w:rsid w:val="3E67039C"/>
    <w:rsid w:val="3E6B9C64"/>
    <w:rsid w:val="3E6FA1D6"/>
    <w:rsid w:val="3E755100"/>
    <w:rsid w:val="3E7899D2"/>
    <w:rsid w:val="3E7CDFD9"/>
    <w:rsid w:val="3E947AD9"/>
    <w:rsid w:val="3E9EBED5"/>
    <w:rsid w:val="3E9EDBB8"/>
    <w:rsid w:val="3EA6EDFA"/>
    <w:rsid w:val="3EB59F21"/>
    <w:rsid w:val="3EB7108E"/>
    <w:rsid w:val="3EC41722"/>
    <w:rsid w:val="3ECC3614"/>
    <w:rsid w:val="3ED2B696"/>
    <w:rsid w:val="3ED3658D"/>
    <w:rsid w:val="3ED40678"/>
    <w:rsid w:val="3EDD3D77"/>
    <w:rsid w:val="3EE14C42"/>
    <w:rsid w:val="3EE3660E"/>
    <w:rsid w:val="3EE74DB3"/>
    <w:rsid w:val="3EF7DCA2"/>
    <w:rsid w:val="3F0237AB"/>
    <w:rsid w:val="3F06A536"/>
    <w:rsid w:val="3F0D68F6"/>
    <w:rsid w:val="3F12A8F2"/>
    <w:rsid w:val="3F16FFBB"/>
    <w:rsid w:val="3F2AA64A"/>
    <w:rsid w:val="3F2C2C6B"/>
    <w:rsid w:val="3F2D1740"/>
    <w:rsid w:val="3F3164CE"/>
    <w:rsid w:val="3F31DE23"/>
    <w:rsid w:val="3F36579C"/>
    <w:rsid w:val="3F3CC2B2"/>
    <w:rsid w:val="3F53A04A"/>
    <w:rsid w:val="3F599E3C"/>
    <w:rsid w:val="3F65A856"/>
    <w:rsid w:val="3F660247"/>
    <w:rsid w:val="3F695472"/>
    <w:rsid w:val="3F6A640F"/>
    <w:rsid w:val="3F767D1D"/>
    <w:rsid w:val="3F776B04"/>
    <w:rsid w:val="3F8046FE"/>
    <w:rsid w:val="3F80FCF5"/>
    <w:rsid w:val="3F827ECD"/>
    <w:rsid w:val="3F838571"/>
    <w:rsid w:val="3F83B29F"/>
    <w:rsid w:val="3F8B5344"/>
    <w:rsid w:val="3F8FB14D"/>
    <w:rsid w:val="3F90B77F"/>
    <w:rsid w:val="3F98F533"/>
    <w:rsid w:val="3FB07EDF"/>
    <w:rsid w:val="3FB240BE"/>
    <w:rsid w:val="3FC21B25"/>
    <w:rsid w:val="3FC76AAF"/>
    <w:rsid w:val="3FC8ECBC"/>
    <w:rsid w:val="3FCC2F9C"/>
    <w:rsid w:val="3FDC52A5"/>
    <w:rsid w:val="3FDF49D3"/>
    <w:rsid w:val="3FF6BF8B"/>
    <w:rsid w:val="3FF8EDE0"/>
    <w:rsid w:val="3FFB56CC"/>
    <w:rsid w:val="3FFE4C54"/>
    <w:rsid w:val="3FFE7D51"/>
    <w:rsid w:val="4000DE45"/>
    <w:rsid w:val="4001A72F"/>
    <w:rsid w:val="4003CF4E"/>
    <w:rsid w:val="40094C1A"/>
    <w:rsid w:val="400C61A2"/>
    <w:rsid w:val="400F7F16"/>
    <w:rsid w:val="40134191"/>
    <w:rsid w:val="401424E5"/>
    <w:rsid w:val="40151FE0"/>
    <w:rsid w:val="40275E7B"/>
    <w:rsid w:val="40283648"/>
    <w:rsid w:val="4028A670"/>
    <w:rsid w:val="403C8CE3"/>
    <w:rsid w:val="403EAC07"/>
    <w:rsid w:val="40411FB5"/>
    <w:rsid w:val="404C0875"/>
    <w:rsid w:val="405663EF"/>
    <w:rsid w:val="405B87B8"/>
    <w:rsid w:val="405F89AE"/>
    <w:rsid w:val="40617AED"/>
    <w:rsid w:val="4068AFF2"/>
    <w:rsid w:val="406FB1A4"/>
    <w:rsid w:val="407B9146"/>
    <w:rsid w:val="407E733C"/>
    <w:rsid w:val="4085B686"/>
    <w:rsid w:val="4087C426"/>
    <w:rsid w:val="408BF49D"/>
    <w:rsid w:val="408DB70E"/>
    <w:rsid w:val="409EA4DC"/>
    <w:rsid w:val="40A576F1"/>
    <w:rsid w:val="40C09431"/>
    <w:rsid w:val="40C4FF26"/>
    <w:rsid w:val="40C793BA"/>
    <w:rsid w:val="40CD90A1"/>
    <w:rsid w:val="40CF2AE0"/>
    <w:rsid w:val="40CFD71A"/>
    <w:rsid w:val="40D11C9F"/>
    <w:rsid w:val="40D3278D"/>
    <w:rsid w:val="40D3321A"/>
    <w:rsid w:val="40DA8285"/>
    <w:rsid w:val="40DB0A0E"/>
    <w:rsid w:val="40DCE3B6"/>
    <w:rsid w:val="40E5866E"/>
    <w:rsid w:val="40E8C2C1"/>
    <w:rsid w:val="40E93676"/>
    <w:rsid w:val="40ED3E14"/>
    <w:rsid w:val="40EFCD92"/>
    <w:rsid w:val="41007228"/>
    <w:rsid w:val="4115780B"/>
    <w:rsid w:val="41207854"/>
    <w:rsid w:val="412FC4BA"/>
    <w:rsid w:val="41353AE1"/>
    <w:rsid w:val="413700AB"/>
    <w:rsid w:val="41387AEF"/>
    <w:rsid w:val="413B2909"/>
    <w:rsid w:val="414B0DC7"/>
    <w:rsid w:val="415ABBE3"/>
    <w:rsid w:val="4166C283"/>
    <w:rsid w:val="4168038A"/>
    <w:rsid w:val="41681659"/>
    <w:rsid w:val="416BC911"/>
    <w:rsid w:val="41757B4F"/>
    <w:rsid w:val="417DD5CA"/>
    <w:rsid w:val="4185D580"/>
    <w:rsid w:val="4188FB1F"/>
    <w:rsid w:val="419046F7"/>
    <w:rsid w:val="419075B6"/>
    <w:rsid w:val="419489C7"/>
    <w:rsid w:val="41B1AAC1"/>
    <w:rsid w:val="41B66922"/>
    <w:rsid w:val="41BA1FDA"/>
    <w:rsid w:val="41C93470"/>
    <w:rsid w:val="41DDD75B"/>
    <w:rsid w:val="41DFFA35"/>
    <w:rsid w:val="41E44958"/>
    <w:rsid w:val="41E538F0"/>
    <w:rsid w:val="41E6660E"/>
    <w:rsid w:val="41E673EA"/>
    <w:rsid w:val="41F6D132"/>
    <w:rsid w:val="4210ECD4"/>
    <w:rsid w:val="4214E292"/>
    <w:rsid w:val="4215DE92"/>
    <w:rsid w:val="42176BCD"/>
    <w:rsid w:val="421D88B7"/>
    <w:rsid w:val="4226710E"/>
    <w:rsid w:val="4229ABB0"/>
    <w:rsid w:val="422BBD83"/>
    <w:rsid w:val="422DE32A"/>
    <w:rsid w:val="423429E9"/>
    <w:rsid w:val="42390211"/>
    <w:rsid w:val="423939C9"/>
    <w:rsid w:val="42396EBC"/>
    <w:rsid w:val="423E46F1"/>
    <w:rsid w:val="42479918"/>
    <w:rsid w:val="4253A4F6"/>
    <w:rsid w:val="42616B75"/>
    <w:rsid w:val="4264E331"/>
    <w:rsid w:val="426DC651"/>
    <w:rsid w:val="427264DA"/>
    <w:rsid w:val="42750AA3"/>
    <w:rsid w:val="428A8520"/>
    <w:rsid w:val="428B86F7"/>
    <w:rsid w:val="42906DB2"/>
    <w:rsid w:val="4292DF34"/>
    <w:rsid w:val="42937520"/>
    <w:rsid w:val="4293953E"/>
    <w:rsid w:val="42940E03"/>
    <w:rsid w:val="429AEE5C"/>
    <w:rsid w:val="429DC010"/>
    <w:rsid w:val="42A31F2F"/>
    <w:rsid w:val="42A3821B"/>
    <w:rsid w:val="42A4A2FC"/>
    <w:rsid w:val="42A7A2E2"/>
    <w:rsid w:val="42B5E37E"/>
    <w:rsid w:val="42C61E2A"/>
    <w:rsid w:val="42D1ED07"/>
    <w:rsid w:val="42D8F17C"/>
    <w:rsid w:val="42DD51ED"/>
    <w:rsid w:val="42F65967"/>
    <w:rsid w:val="42FB9F54"/>
    <w:rsid w:val="43015438"/>
    <w:rsid w:val="4301AFE2"/>
    <w:rsid w:val="43039E68"/>
    <w:rsid w:val="431BCA64"/>
    <w:rsid w:val="431F00A1"/>
    <w:rsid w:val="43221441"/>
    <w:rsid w:val="432B1595"/>
    <w:rsid w:val="433C88FC"/>
    <w:rsid w:val="433D4522"/>
    <w:rsid w:val="4348B2B5"/>
    <w:rsid w:val="434B74CA"/>
    <w:rsid w:val="4350F913"/>
    <w:rsid w:val="435B39B7"/>
    <w:rsid w:val="436AACEB"/>
    <w:rsid w:val="4381B3C5"/>
    <w:rsid w:val="438A340D"/>
    <w:rsid w:val="4392DB16"/>
    <w:rsid w:val="43977469"/>
    <w:rsid w:val="439CA10B"/>
    <w:rsid w:val="43A4CF57"/>
    <w:rsid w:val="43AB3D37"/>
    <w:rsid w:val="43BA49D9"/>
    <w:rsid w:val="43CAABFF"/>
    <w:rsid w:val="43CB7633"/>
    <w:rsid w:val="43E3C438"/>
    <w:rsid w:val="43E509C0"/>
    <w:rsid w:val="43F7CF06"/>
    <w:rsid w:val="43F846FA"/>
    <w:rsid w:val="44005FCA"/>
    <w:rsid w:val="4400B7EA"/>
    <w:rsid w:val="440DEEE4"/>
    <w:rsid w:val="4413C6AB"/>
    <w:rsid w:val="441B49E0"/>
    <w:rsid w:val="441C5E67"/>
    <w:rsid w:val="441D1C20"/>
    <w:rsid w:val="442A8589"/>
    <w:rsid w:val="442C197A"/>
    <w:rsid w:val="442D1BB7"/>
    <w:rsid w:val="443831F3"/>
    <w:rsid w:val="4447711D"/>
    <w:rsid w:val="4450D996"/>
    <w:rsid w:val="445295F9"/>
    <w:rsid w:val="4452A691"/>
    <w:rsid w:val="4453319A"/>
    <w:rsid w:val="44570261"/>
    <w:rsid w:val="4457A13B"/>
    <w:rsid w:val="445C6369"/>
    <w:rsid w:val="4463FD79"/>
    <w:rsid w:val="446DA2D6"/>
    <w:rsid w:val="44712C27"/>
    <w:rsid w:val="44798262"/>
    <w:rsid w:val="447FB6D7"/>
    <w:rsid w:val="448F1F57"/>
    <w:rsid w:val="4490BF04"/>
    <w:rsid w:val="449589E8"/>
    <w:rsid w:val="44A7AB41"/>
    <w:rsid w:val="44B437F6"/>
    <w:rsid w:val="44C01F96"/>
    <w:rsid w:val="44CA26DD"/>
    <w:rsid w:val="44D4864B"/>
    <w:rsid w:val="44D551A1"/>
    <w:rsid w:val="44DE8F65"/>
    <w:rsid w:val="44DF8AFB"/>
    <w:rsid w:val="44DF8B6A"/>
    <w:rsid w:val="44ECEFE7"/>
    <w:rsid w:val="44EDBD0F"/>
    <w:rsid w:val="44FA45BE"/>
    <w:rsid w:val="44FC1F14"/>
    <w:rsid w:val="45128F47"/>
    <w:rsid w:val="451B5A04"/>
    <w:rsid w:val="451BC368"/>
    <w:rsid w:val="45222B3C"/>
    <w:rsid w:val="453008EB"/>
    <w:rsid w:val="45345588"/>
    <w:rsid w:val="45352225"/>
    <w:rsid w:val="453E4ABF"/>
    <w:rsid w:val="453E9D73"/>
    <w:rsid w:val="454A19E2"/>
    <w:rsid w:val="456FD9F7"/>
    <w:rsid w:val="45731863"/>
    <w:rsid w:val="4577C442"/>
    <w:rsid w:val="457DEDB6"/>
    <w:rsid w:val="458247CB"/>
    <w:rsid w:val="4595209C"/>
    <w:rsid w:val="45A59F3B"/>
    <w:rsid w:val="45B27292"/>
    <w:rsid w:val="45B67055"/>
    <w:rsid w:val="45C1477A"/>
    <w:rsid w:val="45CD5963"/>
    <w:rsid w:val="45DB6104"/>
    <w:rsid w:val="45E109A6"/>
    <w:rsid w:val="45E28707"/>
    <w:rsid w:val="45E6A341"/>
    <w:rsid w:val="45ED78DE"/>
    <w:rsid w:val="4603F22B"/>
    <w:rsid w:val="46056979"/>
    <w:rsid w:val="460EC40A"/>
    <w:rsid w:val="46113268"/>
    <w:rsid w:val="46166DBD"/>
    <w:rsid w:val="4620CEEB"/>
    <w:rsid w:val="4623C136"/>
    <w:rsid w:val="462EC425"/>
    <w:rsid w:val="4636E9A8"/>
    <w:rsid w:val="4643A1A5"/>
    <w:rsid w:val="46577452"/>
    <w:rsid w:val="466FE84C"/>
    <w:rsid w:val="467447DB"/>
    <w:rsid w:val="4674688D"/>
    <w:rsid w:val="467EF217"/>
    <w:rsid w:val="468238B0"/>
    <w:rsid w:val="468474C2"/>
    <w:rsid w:val="46874083"/>
    <w:rsid w:val="468957C5"/>
    <w:rsid w:val="468D5F7F"/>
    <w:rsid w:val="468F525F"/>
    <w:rsid w:val="4691BDE0"/>
    <w:rsid w:val="469B46C5"/>
    <w:rsid w:val="46A0070D"/>
    <w:rsid w:val="46A3A411"/>
    <w:rsid w:val="46A5865F"/>
    <w:rsid w:val="46A5F0A2"/>
    <w:rsid w:val="46ADD117"/>
    <w:rsid w:val="46B2347B"/>
    <w:rsid w:val="46BE43E6"/>
    <w:rsid w:val="46C727B9"/>
    <w:rsid w:val="46CC5D19"/>
    <w:rsid w:val="46D29166"/>
    <w:rsid w:val="46D53051"/>
    <w:rsid w:val="46DE9BE3"/>
    <w:rsid w:val="46E2B44D"/>
    <w:rsid w:val="46EBA141"/>
    <w:rsid w:val="46EC5545"/>
    <w:rsid w:val="46F26103"/>
    <w:rsid w:val="46F6ADE0"/>
    <w:rsid w:val="46FB5F3D"/>
    <w:rsid w:val="47193088"/>
    <w:rsid w:val="471C2B1C"/>
    <w:rsid w:val="472186FC"/>
    <w:rsid w:val="472F77FD"/>
    <w:rsid w:val="473282F2"/>
    <w:rsid w:val="47387C9C"/>
    <w:rsid w:val="473C5287"/>
    <w:rsid w:val="473E8933"/>
    <w:rsid w:val="474F5722"/>
    <w:rsid w:val="47512DB0"/>
    <w:rsid w:val="47545354"/>
    <w:rsid w:val="4755B2C4"/>
    <w:rsid w:val="475662EB"/>
    <w:rsid w:val="47602612"/>
    <w:rsid w:val="476870D2"/>
    <w:rsid w:val="476A0834"/>
    <w:rsid w:val="476FFA3A"/>
    <w:rsid w:val="4771AF3A"/>
    <w:rsid w:val="4776275B"/>
    <w:rsid w:val="477B22FE"/>
    <w:rsid w:val="4790AB7F"/>
    <w:rsid w:val="4794400D"/>
    <w:rsid w:val="479597D9"/>
    <w:rsid w:val="479DB168"/>
    <w:rsid w:val="479FD939"/>
    <w:rsid w:val="47A7EDE0"/>
    <w:rsid w:val="47AA19A2"/>
    <w:rsid w:val="47B1F634"/>
    <w:rsid w:val="47B69AC9"/>
    <w:rsid w:val="47C37E70"/>
    <w:rsid w:val="47CD46ED"/>
    <w:rsid w:val="47E0BD83"/>
    <w:rsid w:val="47E8A9F4"/>
    <w:rsid w:val="47F12889"/>
    <w:rsid w:val="480D4C37"/>
    <w:rsid w:val="4816FA52"/>
    <w:rsid w:val="481E02CC"/>
    <w:rsid w:val="4822B9AA"/>
    <w:rsid w:val="482483E9"/>
    <w:rsid w:val="4836FDBA"/>
    <w:rsid w:val="483B354E"/>
    <w:rsid w:val="485A5D88"/>
    <w:rsid w:val="4866E545"/>
    <w:rsid w:val="486E21CD"/>
    <w:rsid w:val="4874D86B"/>
    <w:rsid w:val="48751793"/>
    <w:rsid w:val="48786401"/>
    <w:rsid w:val="48818B2D"/>
    <w:rsid w:val="48825BE8"/>
    <w:rsid w:val="48926C01"/>
    <w:rsid w:val="489C77AE"/>
    <w:rsid w:val="48A41A74"/>
    <w:rsid w:val="48B7B417"/>
    <w:rsid w:val="48BCFAA4"/>
    <w:rsid w:val="48CC479D"/>
    <w:rsid w:val="48F6AA16"/>
    <w:rsid w:val="48FD2711"/>
    <w:rsid w:val="4904DBDE"/>
    <w:rsid w:val="490BCAFE"/>
    <w:rsid w:val="490C92B4"/>
    <w:rsid w:val="49158E8B"/>
    <w:rsid w:val="4918B199"/>
    <w:rsid w:val="491D0212"/>
    <w:rsid w:val="491D8BAC"/>
    <w:rsid w:val="491E619D"/>
    <w:rsid w:val="49260E9F"/>
    <w:rsid w:val="4928C4EA"/>
    <w:rsid w:val="492ABFB7"/>
    <w:rsid w:val="492D2287"/>
    <w:rsid w:val="492E369F"/>
    <w:rsid w:val="49328679"/>
    <w:rsid w:val="4937C1B7"/>
    <w:rsid w:val="49389DB8"/>
    <w:rsid w:val="494141BD"/>
    <w:rsid w:val="494179A2"/>
    <w:rsid w:val="494BB496"/>
    <w:rsid w:val="494F0DB4"/>
    <w:rsid w:val="4952F182"/>
    <w:rsid w:val="49549A50"/>
    <w:rsid w:val="495C5A6B"/>
    <w:rsid w:val="4970BE36"/>
    <w:rsid w:val="4978968A"/>
    <w:rsid w:val="497BF604"/>
    <w:rsid w:val="49905C35"/>
    <w:rsid w:val="499135D1"/>
    <w:rsid w:val="4991AA63"/>
    <w:rsid w:val="499FBF89"/>
    <w:rsid w:val="49A16B05"/>
    <w:rsid w:val="49A208BD"/>
    <w:rsid w:val="49A360B6"/>
    <w:rsid w:val="49A42DFC"/>
    <w:rsid w:val="49A85410"/>
    <w:rsid w:val="49AF4F03"/>
    <w:rsid w:val="49B09983"/>
    <w:rsid w:val="49B3EB40"/>
    <w:rsid w:val="49B719DB"/>
    <w:rsid w:val="49C62EEB"/>
    <w:rsid w:val="49C70471"/>
    <w:rsid w:val="49CD58D2"/>
    <w:rsid w:val="49D04977"/>
    <w:rsid w:val="49D0AB98"/>
    <w:rsid w:val="49E150AC"/>
    <w:rsid w:val="49E2B70C"/>
    <w:rsid w:val="49F2B210"/>
    <w:rsid w:val="49F5602F"/>
    <w:rsid w:val="49F958CE"/>
    <w:rsid w:val="4A0183C1"/>
    <w:rsid w:val="4A043FB7"/>
    <w:rsid w:val="4A0934E5"/>
    <w:rsid w:val="4A164D47"/>
    <w:rsid w:val="4A1EB421"/>
    <w:rsid w:val="4A1F1EAB"/>
    <w:rsid w:val="4A2A7BF9"/>
    <w:rsid w:val="4A317719"/>
    <w:rsid w:val="4A36EF97"/>
    <w:rsid w:val="4A402E9D"/>
    <w:rsid w:val="4A419BC0"/>
    <w:rsid w:val="4A50F39C"/>
    <w:rsid w:val="4A553C84"/>
    <w:rsid w:val="4A57F7D2"/>
    <w:rsid w:val="4A58A66A"/>
    <w:rsid w:val="4A58AFA8"/>
    <w:rsid w:val="4A595561"/>
    <w:rsid w:val="4A5AC735"/>
    <w:rsid w:val="4A5B19FF"/>
    <w:rsid w:val="4A5BE922"/>
    <w:rsid w:val="4A679816"/>
    <w:rsid w:val="4A67FDCF"/>
    <w:rsid w:val="4A77A068"/>
    <w:rsid w:val="4A7BDC7D"/>
    <w:rsid w:val="4A7F11AF"/>
    <w:rsid w:val="4A8A9539"/>
    <w:rsid w:val="4A8DC760"/>
    <w:rsid w:val="4A8EA9E3"/>
    <w:rsid w:val="4A8EFC2D"/>
    <w:rsid w:val="4A94A93E"/>
    <w:rsid w:val="4A9C4AE7"/>
    <w:rsid w:val="4AB54B48"/>
    <w:rsid w:val="4AB935F9"/>
    <w:rsid w:val="4AC6B8A3"/>
    <w:rsid w:val="4ADC61CE"/>
    <w:rsid w:val="4ADE1761"/>
    <w:rsid w:val="4AE8A9B2"/>
    <w:rsid w:val="4AFB4C9B"/>
    <w:rsid w:val="4B0F2764"/>
    <w:rsid w:val="4B174676"/>
    <w:rsid w:val="4B21F7DC"/>
    <w:rsid w:val="4B2EE7FB"/>
    <w:rsid w:val="4B323E01"/>
    <w:rsid w:val="4B3EE6E3"/>
    <w:rsid w:val="4B3F7681"/>
    <w:rsid w:val="4B402108"/>
    <w:rsid w:val="4B44359A"/>
    <w:rsid w:val="4B463300"/>
    <w:rsid w:val="4B50581F"/>
    <w:rsid w:val="4B50E4CF"/>
    <w:rsid w:val="4B5443D5"/>
    <w:rsid w:val="4B6A0BBC"/>
    <w:rsid w:val="4B70688A"/>
    <w:rsid w:val="4B788547"/>
    <w:rsid w:val="4B7EB5DF"/>
    <w:rsid w:val="4B8180AC"/>
    <w:rsid w:val="4B832763"/>
    <w:rsid w:val="4B8F53A1"/>
    <w:rsid w:val="4B9194E2"/>
    <w:rsid w:val="4B9B23DF"/>
    <w:rsid w:val="4BA51F37"/>
    <w:rsid w:val="4BADC902"/>
    <w:rsid w:val="4BB38F2E"/>
    <w:rsid w:val="4BBB3C92"/>
    <w:rsid w:val="4BBBBB10"/>
    <w:rsid w:val="4BC3FBC8"/>
    <w:rsid w:val="4BC8FEC5"/>
    <w:rsid w:val="4BCBDABB"/>
    <w:rsid w:val="4BD2CB5F"/>
    <w:rsid w:val="4BDC19FE"/>
    <w:rsid w:val="4BE376BA"/>
    <w:rsid w:val="4BEC1258"/>
    <w:rsid w:val="4BF0F443"/>
    <w:rsid w:val="4BFEAAB4"/>
    <w:rsid w:val="4C0E9906"/>
    <w:rsid w:val="4C10BD36"/>
    <w:rsid w:val="4C1F0A10"/>
    <w:rsid w:val="4C262F71"/>
    <w:rsid w:val="4C28631E"/>
    <w:rsid w:val="4C2E755D"/>
    <w:rsid w:val="4C30A166"/>
    <w:rsid w:val="4C3C2DEC"/>
    <w:rsid w:val="4C473D90"/>
    <w:rsid w:val="4C57D438"/>
    <w:rsid w:val="4C5F57D5"/>
    <w:rsid w:val="4C608E32"/>
    <w:rsid w:val="4C6E0686"/>
    <w:rsid w:val="4C6E5DFB"/>
    <w:rsid w:val="4C85CEBB"/>
    <w:rsid w:val="4CA911AF"/>
    <w:rsid w:val="4CAD8AEA"/>
    <w:rsid w:val="4CC72248"/>
    <w:rsid w:val="4CCACBB8"/>
    <w:rsid w:val="4CCD3AEF"/>
    <w:rsid w:val="4CE76FC0"/>
    <w:rsid w:val="4CEB6CAD"/>
    <w:rsid w:val="4CECEE18"/>
    <w:rsid w:val="4CEF5974"/>
    <w:rsid w:val="4CFA632F"/>
    <w:rsid w:val="4D0E4234"/>
    <w:rsid w:val="4D1B7A72"/>
    <w:rsid w:val="4D2442E6"/>
    <w:rsid w:val="4D2B0B05"/>
    <w:rsid w:val="4D2F81B3"/>
    <w:rsid w:val="4D3BE545"/>
    <w:rsid w:val="4D465F69"/>
    <w:rsid w:val="4D4D9733"/>
    <w:rsid w:val="4D54E1D9"/>
    <w:rsid w:val="4D5C3549"/>
    <w:rsid w:val="4D60DF0D"/>
    <w:rsid w:val="4D61432D"/>
    <w:rsid w:val="4D637863"/>
    <w:rsid w:val="4D67E025"/>
    <w:rsid w:val="4D74D1F7"/>
    <w:rsid w:val="4D801CE4"/>
    <w:rsid w:val="4D80DBA8"/>
    <w:rsid w:val="4D849EFB"/>
    <w:rsid w:val="4D8AB461"/>
    <w:rsid w:val="4D940117"/>
    <w:rsid w:val="4D943EEF"/>
    <w:rsid w:val="4DA05FAA"/>
    <w:rsid w:val="4DA56489"/>
    <w:rsid w:val="4DAC9D0E"/>
    <w:rsid w:val="4DB59396"/>
    <w:rsid w:val="4DC24EE4"/>
    <w:rsid w:val="4DCB9732"/>
    <w:rsid w:val="4DD77BBA"/>
    <w:rsid w:val="4DD91054"/>
    <w:rsid w:val="4DE3D84B"/>
    <w:rsid w:val="4DE81394"/>
    <w:rsid w:val="4DEB32A4"/>
    <w:rsid w:val="4DF91701"/>
    <w:rsid w:val="4E064078"/>
    <w:rsid w:val="4E09295C"/>
    <w:rsid w:val="4E0FC555"/>
    <w:rsid w:val="4E1B4731"/>
    <w:rsid w:val="4E2E7239"/>
    <w:rsid w:val="4E387004"/>
    <w:rsid w:val="4E3CBD67"/>
    <w:rsid w:val="4E3FB5FA"/>
    <w:rsid w:val="4E444D61"/>
    <w:rsid w:val="4E47F186"/>
    <w:rsid w:val="4E4C5142"/>
    <w:rsid w:val="4E5022EC"/>
    <w:rsid w:val="4E54B895"/>
    <w:rsid w:val="4E62A86C"/>
    <w:rsid w:val="4E6493DE"/>
    <w:rsid w:val="4E66416D"/>
    <w:rsid w:val="4E68316B"/>
    <w:rsid w:val="4E6CF3D8"/>
    <w:rsid w:val="4E790C8F"/>
    <w:rsid w:val="4E7A7DBC"/>
    <w:rsid w:val="4E7FF6D3"/>
    <w:rsid w:val="4E877499"/>
    <w:rsid w:val="4E881222"/>
    <w:rsid w:val="4E8AAF8B"/>
    <w:rsid w:val="4E8B3F77"/>
    <w:rsid w:val="4E8B8693"/>
    <w:rsid w:val="4E8E8E69"/>
    <w:rsid w:val="4E8F4E2E"/>
    <w:rsid w:val="4E907962"/>
    <w:rsid w:val="4E9640F2"/>
    <w:rsid w:val="4E96C0F1"/>
    <w:rsid w:val="4E97A686"/>
    <w:rsid w:val="4E9E182A"/>
    <w:rsid w:val="4EA438F0"/>
    <w:rsid w:val="4EAB17DA"/>
    <w:rsid w:val="4EB2E27E"/>
    <w:rsid w:val="4EB5C8B0"/>
    <w:rsid w:val="4EB7CC1A"/>
    <w:rsid w:val="4EC00CB4"/>
    <w:rsid w:val="4EC1EB34"/>
    <w:rsid w:val="4EC2EE1A"/>
    <w:rsid w:val="4ECEB7C4"/>
    <w:rsid w:val="4ED13659"/>
    <w:rsid w:val="4ED7ECCD"/>
    <w:rsid w:val="4ED9A531"/>
    <w:rsid w:val="4EDDBA8E"/>
    <w:rsid w:val="4EE38210"/>
    <w:rsid w:val="4EE65055"/>
    <w:rsid w:val="4EE6F0E5"/>
    <w:rsid w:val="4EEDA9C0"/>
    <w:rsid w:val="4F004C5C"/>
    <w:rsid w:val="4F170E42"/>
    <w:rsid w:val="4F18EC13"/>
    <w:rsid w:val="4F1ABE25"/>
    <w:rsid w:val="4F202A67"/>
    <w:rsid w:val="4F237157"/>
    <w:rsid w:val="4F31CCB4"/>
    <w:rsid w:val="4F363E34"/>
    <w:rsid w:val="4F3AC4D8"/>
    <w:rsid w:val="4F425703"/>
    <w:rsid w:val="4F4A1360"/>
    <w:rsid w:val="4F4FDF7A"/>
    <w:rsid w:val="4F59A5F5"/>
    <w:rsid w:val="4F5ADA69"/>
    <w:rsid w:val="4F72D9D0"/>
    <w:rsid w:val="4F7B4AC8"/>
    <w:rsid w:val="4F8EF416"/>
    <w:rsid w:val="4F8F4A64"/>
    <w:rsid w:val="4F924146"/>
    <w:rsid w:val="4F92B22C"/>
    <w:rsid w:val="4F940357"/>
    <w:rsid w:val="4F972604"/>
    <w:rsid w:val="4FA7BA37"/>
    <w:rsid w:val="4FB2AF5A"/>
    <w:rsid w:val="4FC771B6"/>
    <w:rsid w:val="4FCBD197"/>
    <w:rsid w:val="4FCE38AE"/>
    <w:rsid w:val="4FCF6DE9"/>
    <w:rsid w:val="4FD75294"/>
    <w:rsid w:val="4FD954F8"/>
    <w:rsid w:val="4FE06085"/>
    <w:rsid w:val="4FE1FD90"/>
    <w:rsid w:val="4FED5331"/>
    <w:rsid w:val="4FF1F163"/>
    <w:rsid w:val="4FF456B7"/>
    <w:rsid w:val="4FF7259D"/>
    <w:rsid w:val="4FFAEBFE"/>
    <w:rsid w:val="50081C7F"/>
    <w:rsid w:val="50121251"/>
    <w:rsid w:val="50140B6C"/>
    <w:rsid w:val="5014A299"/>
    <w:rsid w:val="501E1416"/>
    <w:rsid w:val="50301A62"/>
    <w:rsid w:val="503FA4D1"/>
    <w:rsid w:val="505D93C5"/>
    <w:rsid w:val="5063F89D"/>
    <w:rsid w:val="506AFBFF"/>
    <w:rsid w:val="5070A88C"/>
    <w:rsid w:val="5072D700"/>
    <w:rsid w:val="50740405"/>
    <w:rsid w:val="507F210F"/>
    <w:rsid w:val="508D0A06"/>
    <w:rsid w:val="508E366A"/>
    <w:rsid w:val="50913398"/>
    <w:rsid w:val="50984C1D"/>
    <w:rsid w:val="50A1646E"/>
    <w:rsid w:val="50A1979D"/>
    <w:rsid w:val="50A29995"/>
    <w:rsid w:val="50A664C7"/>
    <w:rsid w:val="50AA4DCE"/>
    <w:rsid w:val="50BF6CD9"/>
    <w:rsid w:val="50C333E8"/>
    <w:rsid w:val="50C4B3F9"/>
    <w:rsid w:val="50C4D0FC"/>
    <w:rsid w:val="50D54743"/>
    <w:rsid w:val="50DF3280"/>
    <w:rsid w:val="50E29C47"/>
    <w:rsid w:val="50EB6E70"/>
    <w:rsid w:val="50F5545B"/>
    <w:rsid w:val="50FEB903"/>
    <w:rsid w:val="5100C7D9"/>
    <w:rsid w:val="5100E15A"/>
    <w:rsid w:val="5101B555"/>
    <w:rsid w:val="5103ACB5"/>
    <w:rsid w:val="5108CD87"/>
    <w:rsid w:val="51123751"/>
    <w:rsid w:val="5118C3F6"/>
    <w:rsid w:val="5119CA45"/>
    <w:rsid w:val="511B11E1"/>
    <w:rsid w:val="511C11C5"/>
    <w:rsid w:val="511E8572"/>
    <w:rsid w:val="51200C28"/>
    <w:rsid w:val="5125F308"/>
    <w:rsid w:val="5126A04E"/>
    <w:rsid w:val="512854A3"/>
    <w:rsid w:val="51311E33"/>
    <w:rsid w:val="513ABC1C"/>
    <w:rsid w:val="513C4037"/>
    <w:rsid w:val="51464C79"/>
    <w:rsid w:val="514A62CF"/>
    <w:rsid w:val="514D952B"/>
    <w:rsid w:val="5156CF08"/>
    <w:rsid w:val="515FAB6B"/>
    <w:rsid w:val="51608BED"/>
    <w:rsid w:val="51680051"/>
    <w:rsid w:val="516A1A81"/>
    <w:rsid w:val="5178758A"/>
    <w:rsid w:val="51962E9D"/>
    <w:rsid w:val="51A5666C"/>
    <w:rsid w:val="51A6EA00"/>
    <w:rsid w:val="51B233AA"/>
    <w:rsid w:val="51B2E3B8"/>
    <w:rsid w:val="51B7DD7B"/>
    <w:rsid w:val="51BA5FBA"/>
    <w:rsid w:val="51C301FB"/>
    <w:rsid w:val="51C3C686"/>
    <w:rsid w:val="51C519D5"/>
    <w:rsid w:val="51C5DE8D"/>
    <w:rsid w:val="51D09E00"/>
    <w:rsid w:val="51D0B9A2"/>
    <w:rsid w:val="51D24E38"/>
    <w:rsid w:val="51D52602"/>
    <w:rsid w:val="51D67CDD"/>
    <w:rsid w:val="51D7EC5B"/>
    <w:rsid w:val="51D9F522"/>
    <w:rsid w:val="51E731B0"/>
    <w:rsid w:val="51E88B60"/>
    <w:rsid w:val="51EE18F5"/>
    <w:rsid w:val="51EEA44E"/>
    <w:rsid w:val="51F5A185"/>
    <w:rsid w:val="51FA222F"/>
    <w:rsid w:val="51FC013A"/>
    <w:rsid w:val="520B2E8B"/>
    <w:rsid w:val="52147EA4"/>
    <w:rsid w:val="52201903"/>
    <w:rsid w:val="522042BB"/>
    <w:rsid w:val="5221989F"/>
    <w:rsid w:val="5223DBAA"/>
    <w:rsid w:val="52257DF3"/>
    <w:rsid w:val="5225F545"/>
    <w:rsid w:val="5227C7CD"/>
    <w:rsid w:val="522CE703"/>
    <w:rsid w:val="522EDCF1"/>
    <w:rsid w:val="52312AB8"/>
    <w:rsid w:val="52337E22"/>
    <w:rsid w:val="523663A0"/>
    <w:rsid w:val="523D42BA"/>
    <w:rsid w:val="523F21B9"/>
    <w:rsid w:val="52422CB4"/>
    <w:rsid w:val="5244C0B7"/>
    <w:rsid w:val="524720B0"/>
    <w:rsid w:val="5248C800"/>
    <w:rsid w:val="52490C19"/>
    <w:rsid w:val="52545B19"/>
    <w:rsid w:val="5262C759"/>
    <w:rsid w:val="5266C8D3"/>
    <w:rsid w:val="526C755E"/>
    <w:rsid w:val="526F3902"/>
    <w:rsid w:val="52892EEC"/>
    <w:rsid w:val="528D7CAD"/>
    <w:rsid w:val="528F19AB"/>
    <w:rsid w:val="529F1A77"/>
    <w:rsid w:val="52A7C2F7"/>
    <w:rsid w:val="52B1556E"/>
    <w:rsid w:val="52BB484C"/>
    <w:rsid w:val="52C1D359"/>
    <w:rsid w:val="52C58455"/>
    <w:rsid w:val="52C8E827"/>
    <w:rsid w:val="52CB8E76"/>
    <w:rsid w:val="52DFFA89"/>
    <w:rsid w:val="52E68BF6"/>
    <w:rsid w:val="52E9EE54"/>
    <w:rsid w:val="52EEB048"/>
    <w:rsid w:val="52FCFB69"/>
    <w:rsid w:val="530AA0B6"/>
    <w:rsid w:val="530CCEAF"/>
    <w:rsid w:val="532B66E5"/>
    <w:rsid w:val="532B6950"/>
    <w:rsid w:val="53488EFF"/>
    <w:rsid w:val="53512BC6"/>
    <w:rsid w:val="536286E6"/>
    <w:rsid w:val="5363E843"/>
    <w:rsid w:val="5364B517"/>
    <w:rsid w:val="536CA6C7"/>
    <w:rsid w:val="536F1B3B"/>
    <w:rsid w:val="538277AA"/>
    <w:rsid w:val="5383A142"/>
    <w:rsid w:val="538F82E8"/>
    <w:rsid w:val="53918F22"/>
    <w:rsid w:val="539735E2"/>
    <w:rsid w:val="539BB102"/>
    <w:rsid w:val="53A4D385"/>
    <w:rsid w:val="53AC3E76"/>
    <w:rsid w:val="53AFF5CE"/>
    <w:rsid w:val="53B471B3"/>
    <w:rsid w:val="53BCD90B"/>
    <w:rsid w:val="53C1941A"/>
    <w:rsid w:val="53CAC5F2"/>
    <w:rsid w:val="53CAD2C2"/>
    <w:rsid w:val="53CDB627"/>
    <w:rsid w:val="53D6BFA8"/>
    <w:rsid w:val="53E26021"/>
    <w:rsid w:val="53E374AD"/>
    <w:rsid w:val="53E81FAA"/>
    <w:rsid w:val="53ED741B"/>
    <w:rsid w:val="53F871EA"/>
    <w:rsid w:val="53F97C97"/>
    <w:rsid w:val="53FB4436"/>
    <w:rsid w:val="53FC24D9"/>
    <w:rsid w:val="53FE1BB0"/>
    <w:rsid w:val="54032E14"/>
    <w:rsid w:val="540629F5"/>
    <w:rsid w:val="5413A16A"/>
    <w:rsid w:val="54164DEF"/>
    <w:rsid w:val="541BB8ED"/>
    <w:rsid w:val="542314D2"/>
    <w:rsid w:val="5424677C"/>
    <w:rsid w:val="542920F2"/>
    <w:rsid w:val="5430FF12"/>
    <w:rsid w:val="54370638"/>
    <w:rsid w:val="543C139D"/>
    <w:rsid w:val="5440CEF8"/>
    <w:rsid w:val="5441E403"/>
    <w:rsid w:val="5442DDB8"/>
    <w:rsid w:val="5448C96D"/>
    <w:rsid w:val="54504084"/>
    <w:rsid w:val="5450C49C"/>
    <w:rsid w:val="545111B4"/>
    <w:rsid w:val="546A5907"/>
    <w:rsid w:val="5470F1AF"/>
    <w:rsid w:val="5471C8A5"/>
    <w:rsid w:val="5474AB1B"/>
    <w:rsid w:val="5478FD46"/>
    <w:rsid w:val="547CA5BD"/>
    <w:rsid w:val="54818473"/>
    <w:rsid w:val="5484578C"/>
    <w:rsid w:val="5492DA8B"/>
    <w:rsid w:val="54940A14"/>
    <w:rsid w:val="549B50B3"/>
    <w:rsid w:val="54ABA6C7"/>
    <w:rsid w:val="54B41D68"/>
    <w:rsid w:val="54B770A8"/>
    <w:rsid w:val="54B8600A"/>
    <w:rsid w:val="54BDA0D5"/>
    <w:rsid w:val="54C4CDF0"/>
    <w:rsid w:val="54C68DD3"/>
    <w:rsid w:val="54CAF054"/>
    <w:rsid w:val="54CD167B"/>
    <w:rsid w:val="54CE2919"/>
    <w:rsid w:val="54CFB076"/>
    <w:rsid w:val="54D91A46"/>
    <w:rsid w:val="54D9B2BA"/>
    <w:rsid w:val="54EBACEE"/>
    <w:rsid w:val="54EC4691"/>
    <w:rsid w:val="54F1744B"/>
    <w:rsid w:val="54F964F8"/>
    <w:rsid w:val="54F9E5AE"/>
    <w:rsid w:val="5513D366"/>
    <w:rsid w:val="55146DCD"/>
    <w:rsid w:val="551C15FE"/>
    <w:rsid w:val="551D0F51"/>
    <w:rsid w:val="551ED9FF"/>
    <w:rsid w:val="55223E06"/>
    <w:rsid w:val="55264716"/>
    <w:rsid w:val="55340973"/>
    <w:rsid w:val="55394570"/>
    <w:rsid w:val="553CA17A"/>
    <w:rsid w:val="5542D3D5"/>
    <w:rsid w:val="554B6D90"/>
    <w:rsid w:val="554C418F"/>
    <w:rsid w:val="5560566A"/>
    <w:rsid w:val="55654964"/>
    <w:rsid w:val="557672FB"/>
    <w:rsid w:val="5579C844"/>
    <w:rsid w:val="558A0F8C"/>
    <w:rsid w:val="558D00D5"/>
    <w:rsid w:val="55A3D15E"/>
    <w:rsid w:val="55B28A0B"/>
    <w:rsid w:val="55B47C90"/>
    <w:rsid w:val="55BB9A35"/>
    <w:rsid w:val="55C367F3"/>
    <w:rsid w:val="55C3983C"/>
    <w:rsid w:val="55CE4619"/>
    <w:rsid w:val="55D76E1E"/>
    <w:rsid w:val="55DE9B62"/>
    <w:rsid w:val="55E5C427"/>
    <w:rsid w:val="55E7A7E3"/>
    <w:rsid w:val="55E8B5BD"/>
    <w:rsid w:val="55EF2491"/>
    <w:rsid w:val="55FDFDCE"/>
    <w:rsid w:val="560D2489"/>
    <w:rsid w:val="56149C86"/>
    <w:rsid w:val="561E10A2"/>
    <w:rsid w:val="5620DC53"/>
    <w:rsid w:val="56283CA2"/>
    <w:rsid w:val="5638C012"/>
    <w:rsid w:val="564CA34C"/>
    <w:rsid w:val="564EB55C"/>
    <w:rsid w:val="565D1A42"/>
    <w:rsid w:val="565F7FC5"/>
    <w:rsid w:val="5662A1A8"/>
    <w:rsid w:val="566C7D66"/>
    <w:rsid w:val="5670978F"/>
    <w:rsid w:val="5670B2AF"/>
    <w:rsid w:val="5673A1AA"/>
    <w:rsid w:val="568B466F"/>
    <w:rsid w:val="569947D4"/>
    <w:rsid w:val="569B2C5E"/>
    <w:rsid w:val="56ABEC9F"/>
    <w:rsid w:val="56AD95BF"/>
    <w:rsid w:val="56BD1284"/>
    <w:rsid w:val="56C22272"/>
    <w:rsid w:val="56C59203"/>
    <w:rsid w:val="56D0923B"/>
    <w:rsid w:val="56DE29C1"/>
    <w:rsid w:val="56E049D2"/>
    <w:rsid w:val="56E58749"/>
    <w:rsid w:val="56FFFBED"/>
    <w:rsid w:val="570075A8"/>
    <w:rsid w:val="570494AB"/>
    <w:rsid w:val="570B41C8"/>
    <w:rsid w:val="5717B7B3"/>
    <w:rsid w:val="57195A75"/>
    <w:rsid w:val="571AD528"/>
    <w:rsid w:val="571F7427"/>
    <w:rsid w:val="571F8086"/>
    <w:rsid w:val="5721FEA7"/>
    <w:rsid w:val="57257DCD"/>
    <w:rsid w:val="57281E81"/>
    <w:rsid w:val="5730FEB2"/>
    <w:rsid w:val="57537703"/>
    <w:rsid w:val="57597EA5"/>
    <w:rsid w:val="575D10CE"/>
    <w:rsid w:val="575E96F7"/>
    <w:rsid w:val="5761C419"/>
    <w:rsid w:val="5769C07A"/>
    <w:rsid w:val="576DBD7B"/>
    <w:rsid w:val="576FDF65"/>
    <w:rsid w:val="57744AD6"/>
    <w:rsid w:val="577D67B5"/>
    <w:rsid w:val="57841952"/>
    <w:rsid w:val="578658D2"/>
    <w:rsid w:val="578EAE06"/>
    <w:rsid w:val="5795FEF8"/>
    <w:rsid w:val="579EF084"/>
    <w:rsid w:val="57A7B93B"/>
    <w:rsid w:val="57BA6962"/>
    <w:rsid w:val="57BC93E2"/>
    <w:rsid w:val="57BDA03F"/>
    <w:rsid w:val="57C27D41"/>
    <w:rsid w:val="57CF328A"/>
    <w:rsid w:val="57E29C90"/>
    <w:rsid w:val="57E6218D"/>
    <w:rsid w:val="57F87B05"/>
    <w:rsid w:val="5806CEA2"/>
    <w:rsid w:val="58070C4D"/>
    <w:rsid w:val="58078C8E"/>
    <w:rsid w:val="580D9A98"/>
    <w:rsid w:val="58114318"/>
    <w:rsid w:val="5812C899"/>
    <w:rsid w:val="581C990B"/>
    <w:rsid w:val="5821194E"/>
    <w:rsid w:val="5828C11E"/>
    <w:rsid w:val="582C89B0"/>
    <w:rsid w:val="58368CF0"/>
    <w:rsid w:val="584B2789"/>
    <w:rsid w:val="58577A09"/>
    <w:rsid w:val="585CDE5B"/>
    <w:rsid w:val="585D6405"/>
    <w:rsid w:val="585E3BD1"/>
    <w:rsid w:val="585EC8A6"/>
    <w:rsid w:val="585F1BF5"/>
    <w:rsid w:val="5863A18A"/>
    <w:rsid w:val="5864CAEC"/>
    <w:rsid w:val="586F6772"/>
    <w:rsid w:val="587F9C48"/>
    <w:rsid w:val="5889C9F2"/>
    <w:rsid w:val="588BEB7B"/>
    <w:rsid w:val="588D8D02"/>
    <w:rsid w:val="58971676"/>
    <w:rsid w:val="589A0480"/>
    <w:rsid w:val="589A7FD2"/>
    <w:rsid w:val="58AABA3D"/>
    <w:rsid w:val="58AEB10D"/>
    <w:rsid w:val="58BF5471"/>
    <w:rsid w:val="58C96B35"/>
    <w:rsid w:val="58D4BA33"/>
    <w:rsid w:val="58D695C9"/>
    <w:rsid w:val="58DA297F"/>
    <w:rsid w:val="58DD1BF4"/>
    <w:rsid w:val="58E17094"/>
    <w:rsid w:val="58E41238"/>
    <w:rsid w:val="58E76236"/>
    <w:rsid w:val="58FD52D2"/>
    <w:rsid w:val="590136BA"/>
    <w:rsid w:val="5902F0B9"/>
    <w:rsid w:val="5914876B"/>
    <w:rsid w:val="591BA380"/>
    <w:rsid w:val="591E834E"/>
    <w:rsid w:val="59200C7D"/>
    <w:rsid w:val="59231522"/>
    <w:rsid w:val="59316F50"/>
    <w:rsid w:val="59370ADA"/>
    <w:rsid w:val="59402B0D"/>
    <w:rsid w:val="59410FEF"/>
    <w:rsid w:val="59457B06"/>
    <w:rsid w:val="5945EF90"/>
    <w:rsid w:val="59525453"/>
    <w:rsid w:val="5954FBB1"/>
    <w:rsid w:val="595523BE"/>
    <w:rsid w:val="5956DB42"/>
    <w:rsid w:val="595DE051"/>
    <w:rsid w:val="5963305C"/>
    <w:rsid w:val="5970EC94"/>
    <w:rsid w:val="59735EF3"/>
    <w:rsid w:val="5973E2F9"/>
    <w:rsid w:val="59755312"/>
    <w:rsid w:val="597B1C10"/>
    <w:rsid w:val="597D6C43"/>
    <w:rsid w:val="5982190B"/>
    <w:rsid w:val="598A55EC"/>
    <w:rsid w:val="59955400"/>
    <w:rsid w:val="5999FBFE"/>
    <w:rsid w:val="599AF06C"/>
    <w:rsid w:val="599BB35D"/>
    <w:rsid w:val="599BC928"/>
    <w:rsid w:val="599D6034"/>
    <w:rsid w:val="599E0B92"/>
    <w:rsid w:val="59A38A97"/>
    <w:rsid w:val="59A61FCA"/>
    <w:rsid w:val="59ACF67B"/>
    <w:rsid w:val="59B01122"/>
    <w:rsid w:val="59B4BC7F"/>
    <w:rsid w:val="59B99DCC"/>
    <w:rsid w:val="59C07DE7"/>
    <w:rsid w:val="59D02F63"/>
    <w:rsid w:val="59D514EA"/>
    <w:rsid w:val="59EA3CE7"/>
    <w:rsid w:val="59EE3D4A"/>
    <w:rsid w:val="59EF0172"/>
    <w:rsid w:val="5A023CB4"/>
    <w:rsid w:val="5A07290F"/>
    <w:rsid w:val="5A0C43FB"/>
    <w:rsid w:val="5A1105D7"/>
    <w:rsid w:val="5A1B51B2"/>
    <w:rsid w:val="5A2E5CB3"/>
    <w:rsid w:val="5A378E2C"/>
    <w:rsid w:val="5A3B95B7"/>
    <w:rsid w:val="5A4BCC54"/>
    <w:rsid w:val="5A57C2D7"/>
    <w:rsid w:val="5A5ABC4B"/>
    <w:rsid w:val="5A6393E7"/>
    <w:rsid w:val="5A6605E7"/>
    <w:rsid w:val="5A6CE893"/>
    <w:rsid w:val="5A719A98"/>
    <w:rsid w:val="5A7B24F4"/>
    <w:rsid w:val="5A7C0A08"/>
    <w:rsid w:val="5A816E86"/>
    <w:rsid w:val="5A8A1032"/>
    <w:rsid w:val="5A902949"/>
    <w:rsid w:val="5A962410"/>
    <w:rsid w:val="5A9B4816"/>
    <w:rsid w:val="5AA09E06"/>
    <w:rsid w:val="5AA24B74"/>
    <w:rsid w:val="5AA4E55B"/>
    <w:rsid w:val="5AB76252"/>
    <w:rsid w:val="5AB76E5E"/>
    <w:rsid w:val="5ABB702A"/>
    <w:rsid w:val="5ACB214A"/>
    <w:rsid w:val="5AD8D1F1"/>
    <w:rsid w:val="5AD9A981"/>
    <w:rsid w:val="5AE64836"/>
    <w:rsid w:val="5AEF0E78"/>
    <w:rsid w:val="5AF84C4F"/>
    <w:rsid w:val="5AF92C53"/>
    <w:rsid w:val="5AFD5195"/>
    <w:rsid w:val="5AFF9EAF"/>
    <w:rsid w:val="5B08A218"/>
    <w:rsid w:val="5B0BD93C"/>
    <w:rsid w:val="5B13AEAF"/>
    <w:rsid w:val="5B14B788"/>
    <w:rsid w:val="5B26DD0B"/>
    <w:rsid w:val="5B27A8A1"/>
    <w:rsid w:val="5B27B921"/>
    <w:rsid w:val="5B298AA1"/>
    <w:rsid w:val="5B2A9CC8"/>
    <w:rsid w:val="5B36ABF6"/>
    <w:rsid w:val="5B389E48"/>
    <w:rsid w:val="5B38C6F7"/>
    <w:rsid w:val="5B445F5F"/>
    <w:rsid w:val="5B453F43"/>
    <w:rsid w:val="5B581D1D"/>
    <w:rsid w:val="5B5F1748"/>
    <w:rsid w:val="5B7635DC"/>
    <w:rsid w:val="5B7ED59F"/>
    <w:rsid w:val="5B8907CD"/>
    <w:rsid w:val="5B8A3ACE"/>
    <w:rsid w:val="5B8EA670"/>
    <w:rsid w:val="5B9DBF86"/>
    <w:rsid w:val="5BA5F534"/>
    <w:rsid w:val="5BA8EC75"/>
    <w:rsid w:val="5BAE75DB"/>
    <w:rsid w:val="5BAF5F2A"/>
    <w:rsid w:val="5BAF6716"/>
    <w:rsid w:val="5BB22988"/>
    <w:rsid w:val="5BB2BFC4"/>
    <w:rsid w:val="5BB7F739"/>
    <w:rsid w:val="5BBD898A"/>
    <w:rsid w:val="5BC05AED"/>
    <w:rsid w:val="5BC67558"/>
    <w:rsid w:val="5BCB7CD8"/>
    <w:rsid w:val="5BCCAA0A"/>
    <w:rsid w:val="5BD0DD68"/>
    <w:rsid w:val="5BD17663"/>
    <w:rsid w:val="5BDD6D90"/>
    <w:rsid w:val="5BDE0CEF"/>
    <w:rsid w:val="5BE92363"/>
    <w:rsid w:val="5BF7D88A"/>
    <w:rsid w:val="5BF8B14D"/>
    <w:rsid w:val="5C05CC7C"/>
    <w:rsid w:val="5C0A840F"/>
    <w:rsid w:val="5C1DE818"/>
    <w:rsid w:val="5C23F524"/>
    <w:rsid w:val="5C25065D"/>
    <w:rsid w:val="5C2B1017"/>
    <w:rsid w:val="5C2CD227"/>
    <w:rsid w:val="5C2D8E33"/>
    <w:rsid w:val="5C346A16"/>
    <w:rsid w:val="5C3B331D"/>
    <w:rsid w:val="5C496568"/>
    <w:rsid w:val="5C569274"/>
    <w:rsid w:val="5C5B6625"/>
    <w:rsid w:val="5C692199"/>
    <w:rsid w:val="5C705A16"/>
    <w:rsid w:val="5C7A30D0"/>
    <w:rsid w:val="5C7DDADF"/>
    <w:rsid w:val="5C8018B8"/>
    <w:rsid w:val="5C8A48C0"/>
    <w:rsid w:val="5C8FFA64"/>
    <w:rsid w:val="5C9402E6"/>
    <w:rsid w:val="5CA116FC"/>
    <w:rsid w:val="5CA5337B"/>
    <w:rsid w:val="5CA5E085"/>
    <w:rsid w:val="5CABC6C8"/>
    <w:rsid w:val="5CAD6A16"/>
    <w:rsid w:val="5CB93C88"/>
    <w:rsid w:val="5CC82522"/>
    <w:rsid w:val="5CC86447"/>
    <w:rsid w:val="5CCBB6E5"/>
    <w:rsid w:val="5CD279C9"/>
    <w:rsid w:val="5CD5A982"/>
    <w:rsid w:val="5CDC9FBE"/>
    <w:rsid w:val="5CDD5E14"/>
    <w:rsid w:val="5CE10F1E"/>
    <w:rsid w:val="5CE5F725"/>
    <w:rsid w:val="5CE6E96D"/>
    <w:rsid w:val="5CE781ED"/>
    <w:rsid w:val="5D023FC8"/>
    <w:rsid w:val="5D038A12"/>
    <w:rsid w:val="5D146ADA"/>
    <w:rsid w:val="5D159A03"/>
    <w:rsid w:val="5D218AB3"/>
    <w:rsid w:val="5D257C58"/>
    <w:rsid w:val="5D25EBD1"/>
    <w:rsid w:val="5D30DDC0"/>
    <w:rsid w:val="5D30F6AA"/>
    <w:rsid w:val="5D435F8C"/>
    <w:rsid w:val="5D445DCF"/>
    <w:rsid w:val="5D48A06C"/>
    <w:rsid w:val="5D4C72E2"/>
    <w:rsid w:val="5D54873E"/>
    <w:rsid w:val="5D62B417"/>
    <w:rsid w:val="5D6860ED"/>
    <w:rsid w:val="5D7062F1"/>
    <w:rsid w:val="5D84828D"/>
    <w:rsid w:val="5D852A81"/>
    <w:rsid w:val="5D853784"/>
    <w:rsid w:val="5D8FE73B"/>
    <w:rsid w:val="5D9B0A22"/>
    <w:rsid w:val="5DA09150"/>
    <w:rsid w:val="5DA36B2E"/>
    <w:rsid w:val="5DAA7AEB"/>
    <w:rsid w:val="5DACF8F0"/>
    <w:rsid w:val="5DB8DC6D"/>
    <w:rsid w:val="5DC09CB5"/>
    <w:rsid w:val="5DC93C39"/>
    <w:rsid w:val="5DCE8002"/>
    <w:rsid w:val="5DCE9683"/>
    <w:rsid w:val="5DD096D5"/>
    <w:rsid w:val="5DDEFCCD"/>
    <w:rsid w:val="5DE13E4A"/>
    <w:rsid w:val="5DE44653"/>
    <w:rsid w:val="5DE531C6"/>
    <w:rsid w:val="5DE69455"/>
    <w:rsid w:val="5DF75BE6"/>
    <w:rsid w:val="5E0099A1"/>
    <w:rsid w:val="5E07E942"/>
    <w:rsid w:val="5E0804ED"/>
    <w:rsid w:val="5E0FAF4F"/>
    <w:rsid w:val="5E1272AF"/>
    <w:rsid w:val="5E22BDFB"/>
    <w:rsid w:val="5E23AD1F"/>
    <w:rsid w:val="5E2C405D"/>
    <w:rsid w:val="5E2F90E5"/>
    <w:rsid w:val="5E3994EE"/>
    <w:rsid w:val="5E436EBE"/>
    <w:rsid w:val="5E5E3AC3"/>
    <w:rsid w:val="5E65116E"/>
    <w:rsid w:val="5E6A02CA"/>
    <w:rsid w:val="5E7DAA3D"/>
    <w:rsid w:val="5E89F072"/>
    <w:rsid w:val="5E994B7F"/>
    <w:rsid w:val="5EB672B2"/>
    <w:rsid w:val="5EBA6619"/>
    <w:rsid w:val="5EBD30D8"/>
    <w:rsid w:val="5EBEB31F"/>
    <w:rsid w:val="5EC2E9FD"/>
    <w:rsid w:val="5EC70C88"/>
    <w:rsid w:val="5ECDC2F0"/>
    <w:rsid w:val="5ED8D9F7"/>
    <w:rsid w:val="5EE532B9"/>
    <w:rsid w:val="5EEBBB44"/>
    <w:rsid w:val="5EEF1718"/>
    <w:rsid w:val="5EF1FA76"/>
    <w:rsid w:val="5EF28286"/>
    <w:rsid w:val="5F0369D3"/>
    <w:rsid w:val="5F0DF5AB"/>
    <w:rsid w:val="5F0F559A"/>
    <w:rsid w:val="5F10FB4E"/>
    <w:rsid w:val="5F11EA68"/>
    <w:rsid w:val="5F188467"/>
    <w:rsid w:val="5F2E9B30"/>
    <w:rsid w:val="5F31DE1A"/>
    <w:rsid w:val="5F39C035"/>
    <w:rsid w:val="5F423363"/>
    <w:rsid w:val="5F425710"/>
    <w:rsid w:val="5F493224"/>
    <w:rsid w:val="5F49AD4C"/>
    <w:rsid w:val="5F521D88"/>
    <w:rsid w:val="5F54B12B"/>
    <w:rsid w:val="5F562AA0"/>
    <w:rsid w:val="5F5D9C5D"/>
    <w:rsid w:val="5F6CC4FB"/>
    <w:rsid w:val="5F89C971"/>
    <w:rsid w:val="5F9A8DB1"/>
    <w:rsid w:val="5F9C8E59"/>
    <w:rsid w:val="5FA45E2B"/>
    <w:rsid w:val="5FACD140"/>
    <w:rsid w:val="5FB3A480"/>
    <w:rsid w:val="5FB98A1C"/>
    <w:rsid w:val="5FD2A408"/>
    <w:rsid w:val="5FD8DD4B"/>
    <w:rsid w:val="5FDA759B"/>
    <w:rsid w:val="5FDCB619"/>
    <w:rsid w:val="5FDCCE15"/>
    <w:rsid w:val="5FDF6DDA"/>
    <w:rsid w:val="5FF43F91"/>
    <w:rsid w:val="6018C3C4"/>
    <w:rsid w:val="601B613A"/>
    <w:rsid w:val="601CDAAC"/>
    <w:rsid w:val="601F725E"/>
    <w:rsid w:val="6023F372"/>
    <w:rsid w:val="6024FBA9"/>
    <w:rsid w:val="602CE389"/>
    <w:rsid w:val="6032DE5D"/>
    <w:rsid w:val="604457F7"/>
    <w:rsid w:val="604F7ACE"/>
    <w:rsid w:val="6054E143"/>
    <w:rsid w:val="6059E73F"/>
    <w:rsid w:val="6060A422"/>
    <w:rsid w:val="606BE6ED"/>
    <w:rsid w:val="606E79E2"/>
    <w:rsid w:val="606E9487"/>
    <w:rsid w:val="6072B2F3"/>
    <w:rsid w:val="607A1A39"/>
    <w:rsid w:val="607A4F88"/>
    <w:rsid w:val="60906B9E"/>
    <w:rsid w:val="60AA75F9"/>
    <w:rsid w:val="60B02401"/>
    <w:rsid w:val="60B9658F"/>
    <w:rsid w:val="60C501A3"/>
    <w:rsid w:val="60D16AE7"/>
    <w:rsid w:val="60E01CDC"/>
    <w:rsid w:val="60E064B3"/>
    <w:rsid w:val="60E13BD2"/>
    <w:rsid w:val="60E2A04D"/>
    <w:rsid w:val="60E61DC9"/>
    <w:rsid w:val="60E6E38E"/>
    <w:rsid w:val="61075D93"/>
    <w:rsid w:val="61113717"/>
    <w:rsid w:val="61138596"/>
    <w:rsid w:val="6117E01F"/>
    <w:rsid w:val="612044B6"/>
    <w:rsid w:val="6129E913"/>
    <w:rsid w:val="612AFEB5"/>
    <w:rsid w:val="612B2C74"/>
    <w:rsid w:val="6138557F"/>
    <w:rsid w:val="61426241"/>
    <w:rsid w:val="6142FCC4"/>
    <w:rsid w:val="6149C2F5"/>
    <w:rsid w:val="614A6E46"/>
    <w:rsid w:val="614CB7A7"/>
    <w:rsid w:val="61580980"/>
    <w:rsid w:val="6158FDFE"/>
    <w:rsid w:val="61596288"/>
    <w:rsid w:val="6159EFAF"/>
    <w:rsid w:val="615D7247"/>
    <w:rsid w:val="6161C747"/>
    <w:rsid w:val="6168B732"/>
    <w:rsid w:val="616FFB67"/>
    <w:rsid w:val="61790493"/>
    <w:rsid w:val="6179B8DA"/>
    <w:rsid w:val="617DE3AC"/>
    <w:rsid w:val="617DE504"/>
    <w:rsid w:val="61A2FB14"/>
    <w:rsid w:val="61A39A96"/>
    <w:rsid w:val="61A6C7C5"/>
    <w:rsid w:val="61B49C8E"/>
    <w:rsid w:val="61B78D7D"/>
    <w:rsid w:val="61C614E5"/>
    <w:rsid w:val="61C668D4"/>
    <w:rsid w:val="61D2476E"/>
    <w:rsid w:val="61FD5891"/>
    <w:rsid w:val="62002DB0"/>
    <w:rsid w:val="62074426"/>
    <w:rsid w:val="6209A321"/>
    <w:rsid w:val="620FB514"/>
    <w:rsid w:val="62119620"/>
    <w:rsid w:val="6215F97C"/>
    <w:rsid w:val="621BEBE6"/>
    <w:rsid w:val="621BFCC1"/>
    <w:rsid w:val="62285C17"/>
    <w:rsid w:val="62363F8D"/>
    <w:rsid w:val="6238F95F"/>
    <w:rsid w:val="623AE3EF"/>
    <w:rsid w:val="623E03D0"/>
    <w:rsid w:val="623F091C"/>
    <w:rsid w:val="6241E4CE"/>
    <w:rsid w:val="6247BF1F"/>
    <w:rsid w:val="624CBA67"/>
    <w:rsid w:val="6257BE3A"/>
    <w:rsid w:val="625CEC86"/>
    <w:rsid w:val="62644187"/>
    <w:rsid w:val="62672E8B"/>
    <w:rsid w:val="6267AC53"/>
    <w:rsid w:val="62760524"/>
    <w:rsid w:val="627787EF"/>
    <w:rsid w:val="628C50A4"/>
    <w:rsid w:val="6293EC85"/>
    <w:rsid w:val="6299976E"/>
    <w:rsid w:val="62AF1881"/>
    <w:rsid w:val="62B4A6E3"/>
    <w:rsid w:val="62B545CB"/>
    <w:rsid w:val="62BB1F7C"/>
    <w:rsid w:val="62BB6186"/>
    <w:rsid w:val="62BD97A9"/>
    <w:rsid w:val="62D06A6E"/>
    <w:rsid w:val="62D32C0A"/>
    <w:rsid w:val="62E3A63C"/>
    <w:rsid w:val="62E66E47"/>
    <w:rsid w:val="62F37429"/>
    <w:rsid w:val="62F55213"/>
    <w:rsid w:val="62FC0AE1"/>
    <w:rsid w:val="63004D59"/>
    <w:rsid w:val="630053C5"/>
    <w:rsid w:val="6305769D"/>
    <w:rsid w:val="630B0327"/>
    <w:rsid w:val="63189BC5"/>
    <w:rsid w:val="631991E4"/>
    <w:rsid w:val="631A0626"/>
    <w:rsid w:val="63257596"/>
    <w:rsid w:val="632893A8"/>
    <w:rsid w:val="632F3F85"/>
    <w:rsid w:val="6333A213"/>
    <w:rsid w:val="63364F92"/>
    <w:rsid w:val="6350C649"/>
    <w:rsid w:val="635F6299"/>
    <w:rsid w:val="6365F79E"/>
    <w:rsid w:val="636A55C9"/>
    <w:rsid w:val="636C46D1"/>
    <w:rsid w:val="636E69AC"/>
    <w:rsid w:val="63790EF1"/>
    <w:rsid w:val="6380B34A"/>
    <w:rsid w:val="638743C5"/>
    <w:rsid w:val="639456AE"/>
    <w:rsid w:val="63A0328F"/>
    <w:rsid w:val="63A84DFE"/>
    <w:rsid w:val="63B41383"/>
    <w:rsid w:val="63B909BC"/>
    <w:rsid w:val="63C01997"/>
    <w:rsid w:val="63C16396"/>
    <w:rsid w:val="63C66D9D"/>
    <w:rsid w:val="63C6936A"/>
    <w:rsid w:val="63CB3CEB"/>
    <w:rsid w:val="63CB4C6F"/>
    <w:rsid w:val="63D1ADAD"/>
    <w:rsid w:val="63D24168"/>
    <w:rsid w:val="63D90D7D"/>
    <w:rsid w:val="63E80FD3"/>
    <w:rsid w:val="63F775AD"/>
    <w:rsid w:val="63FA3437"/>
    <w:rsid w:val="6403D2B8"/>
    <w:rsid w:val="640AC1F2"/>
    <w:rsid w:val="640D56D5"/>
    <w:rsid w:val="64126CD9"/>
    <w:rsid w:val="641CAB59"/>
    <w:rsid w:val="641FDBD7"/>
    <w:rsid w:val="6421CE3C"/>
    <w:rsid w:val="64267A1D"/>
    <w:rsid w:val="64326E40"/>
    <w:rsid w:val="6433901D"/>
    <w:rsid w:val="643EF3DE"/>
    <w:rsid w:val="64477990"/>
    <w:rsid w:val="64497E30"/>
    <w:rsid w:val="644E2239"/>
    <w:rsid w:val="644FBE89"/>
    <w:rsid w:val="64528F4B"/>
    <w:rsid w:val="64609DFD"/>
    <w:rsid w:val="64611E3A"/>
    <w:rsid w:val="64653355"/>
    <w:rsid w:val="646815BE"/>
    <w:rsid w:val="64692974"/>
    <w:rsid w:val="646F17F0"/>
    <w:rsid w:val="6474B5BE"/>
    <w:rsid w:val="64761150"/>
    <w:rsid w:val="64841102"/>
    <w:rsid w:val="649E0EB1"/>
    <w:rsid w:val="649EEB19"/>
    <w:rsid w:val="64A633A2"/>
    <w:rsid w:val="64B0CFBF"/>
    <w:rsid w:val="64BD90A3"/>
    <w:rsid w:val="64C063E7"/>
    <w:rsid w:val="64C34824"/>
    <w:rsid w:val="64C411CC"/>
    <w:rsid w:val="64C4E0DD"/>
    <w:rsid w:val="64C515E0"/>
    <w:rsid w:val="64C9CDA8"/>
    <w:rsid w:val="64D91E20"/>
    <w:rsid w:val="64E54667"/>
    <w:rsid w:val="64EA8C10"/>
    <w:rsid w:val="64EBA384"/>
    <w:rsid w:val="64EBC54F"/>
    <w:rsid w:val="64EFBC27"/>
    <w:rsid w:val="64F73D3E"/>
    <w:rsid w:val="64F827D9"/>
    <w:rsid w:val="64FA119E"/>
    <w:rsid w:val="64FCC8A3"/>
    <w:rsid w:val="64FCFF7B"/>
    <w:rsid w:val="6514FE4D"/>
    <w:rsid w:val="651810A6"/>
    <w:rsid w:val="6527BB53"/>
    <w:rsid w:val="652CDB30"/>
    <w:rsid w:val="6530EDE3"/>
    <w:rsid w:val="6537E143"/>
    <w:rsid w:val="6548BAB4"/>
    <w:rsid w:val="65523EDA"/>
    <w:rsid w:val="655AB664"/>
    <w:rsid w:val="655AD5FE"/>
    <w:rsid w:val="65624DF9"/>
    <w:rsid w:val="656CEEF0"/>
    <w:rsid w:val="657D9FDC"/>
    <w:rsid w:val="657EFDBC"/>
    <w:rsid w:val="65832556"/>
    <w:rsid w:val="658D7C4C"/>
    <w:rsid w:val="658DF7AB"/>
    <w:rsid w:val="65983CFC"/>
    <w:rsid w:val="65A307DA"/>
    <w:rsid w:val="65A90E11"/>
    <w:rsid w:val="65AEB06D"/>
    <w:rsid w:val="65B6E889"/>
    <w:rsid w:val="65BD1147"/>
    <w:rsid w:val="65D8B8AA"/>
    <w:rsid w:val="65DCCCA7"/>
    <w:rsid w:val="65E23E2D"/>
    <w:rsid w:val="65EA8CD7"/>
    <w:rsid w:val="65F25289"/>
    <w:rsid w:val="65FE0DFF"/>
    <w:rsid w:val="6604B3BD"/>
    <w:rsid w:val="661D4909"/>
    <w:rsid w:val="6626EF06"/>
    <w:rsid w:val="663104E1"/>
    <w:rsid w:val="663B7B0C"/>
    <w:rsid w:val="663C7637"/>
    <w:rsid w:val="6651949C"/>
    <w:rsid w:val="66638AFE"/>
    <w:rsid w:val="66662CC8"/>
    <w:rsid w:val="66735206"/>
    <w:rsid w:val="66744EC8"/>
    <w:rsid w:val="667AD3B4"/>
    <w:rsid w:val="667D348A"/>
    <w:rsid w:val="6682DC1A"/>
    <w:rsid w:val="6687ECB9"/>
    <w:rsid w:val="6698203E"/>
    <w:rsid w:val="669EF29E"/>
    <w:rsid w:val="66A3D7B3"/>
    <w:rsid w:val="66A9EF06"/>
    <w:rsid w:val="66ACDDA4"/>
    <w:rsid w:val="66ADD039"/>
    <w:rsid w:val="66AFDCF9"/>
    <w:rsid w:val="66B06CF8"/>
    <w:rsid w:val="66B66AF7"/>
    <w:rsid w:val="66C6A0B9"/>
    <w:rsid w:val="66CA606E"/>
    <w:rsid w:val="66CE6FC5"/>
    <w:rsid w:val="66D58496"/>
    <w:rsid w:val="66D5D460"/>
    <w:rsid w:val="66DCCC28"/>
    <w:rsid w:val="66DCFFC8"/>
    <w:rsid w:val="66E47A4A"/>
    <w:rsid w:val="66EA2B75"/>
    <w:rsid w:val="66EB4735"/>
    <w:rsid w:val="66EEFB2A"/>
    <w:rsid w:val="66F1E1EB"/>
    <w:rsid w:val="66F47E47"/>
    <w:rsid w:val="66F5BF68"/>
    <w:rsid w:val="6709CB0E"/>
    <w:rsid w:val="670DA2CE"/>
    <w:rsid w:val="671171DB"/>
    <w:rsid w:val="67117E86"/>
    <w:rsid w:val="671B4E24"/>
    <w:rsid w:val="671E4467"/>
    <w:rsid w:val="672157A4"/>
    <w:rsid w:val="672513D2"/>
    <w:rsid w:val="673271E8"/>
    <w:rsid w:val="67349C8A"/>
    <w:rsid w:val="673709EF"/>
    <w:rsid w:val="6737E697"/>
    <w:rsid w:val="673AC687"/>
    <w:rsid w:val="674279B1"/>
    <w:rsid w:val="67471444"/>
    <w:rsid w:val="6751FB08"/>
    <w:rsid w:val="6753DF35"/>
    <w:rsid w:val="6758A976"/>
    <w:rsid w:val="675A1A41"/>
    <w:rsid w:val="6773161B"/>
    <w:rsid w:val="67736B68"/>
    <w:rsid w:val="677F10EC"/>
    <w:rsid w:val="678849EC"/>
    <w:rsid w:val="6790DC2E"/>
    <w:rsid w:val="679BD5B3"/>
    <w:rsid w:val="679F5922"/>
    <w:rsid w:val="67AB4440"/>
    <w:rsid w:val="67AC3552"/>
    <w:rsid w:val="67AC7954"/>
    <w:rsid w:val="67B10858"/>
    <w:rsid w:val="67B1901D"/>
    <w:rsid w:val="67B2ADA7"/>
    <w:rsid w:val="67B4B858"/>
    <w:rsid w:val="67D4BEA0"/>
    <w:rsid w:val="67E16E82"/>
    <w:rsid w:val="67EF11F7"/>
    <w:rsid w:val="67F17CD8"/>
    <w:rsid w:val="67F9C997"/>
    <w:rsid w:val="68033DCD"/>
    <w:rsid w:val="680653A0"/>
    <w:rsid w:val="68075FF6"/>
    <w:rsid w:val="68100C90"/>
    <w:rsid w:val="681390EB"/>
    <w:rsid w:val="6825D82A"/>
    <w:rsid w:val="6826B908"/>
    <w:rsid w:val="68274F7F"/>
    <w:rsid w:val="68321D97"/>
    <w:rsid w:val="68413FB7"/>
    <w:rsid w:val="6848CE95"/>
    <w:rsid w:val="6852BBC1"/>
    <w:rsid w:val="685A08B9"/>
    <w:rsid w:val="685AFDB2"/>
    <w:rsid w:val="686EF2CD"/>
    <w:rsid w:val="68743D72"/>
    <w:rsid w:val="688BEC37"/>
    <w:rsid w:val="688D6DC3"/>
    <w:rsid w:val="6896AA03"/>
    <w:rsid w:val="689BF70D"/>
    <w:rsid w:val="689E6E26"/>
    <w:rsid w:val="68B3D059"/>
    <w:rsid w:val="68B82248"/>
    <w:rsid w:val="68B83580"/>
    <w:rsid w:val="68BB02D3"/>
    <w:rsid w:val="68C483C7"/>
    <w:rsid w:val="68C62471"/>
    <w:rsid w:val="68CAD46D"/>
    <w:rsid w:val="68D3C6F8"/>
    <w:rsid w:val="68D54B4D"/>
    <w:rsid w:val="68D5D516"/>
    <w:rsid w:val="68D7CA2B"/>
    <w:rsid w:val="68DAAEE4"/>
    <w:rsid w:val="68DC023D"/>
    <w:rsid w:val="68DFAA2E"/>
    <w:rsid w:val="68E37295"/>
    <w:rsid w:val="68F0E5C2"/>
    <w:rsid w:val="68F7ACB0"/>
    <w:rsid w:val="69047E42"/>
    <w:rsid w:val="690C392A"/>
    <w:rsid w:val="690D1D71"/>
    <w:rsid w:val="6920EAD1"/>
    <w:rsid w:val="6924F269"/>
    <w:rsid w:val="69273C78"/>
    <w:rsid w:val="6929FF62"/>
    <w:rsid w:val="692F3E37"/>
    <w:rsid w:val="6930CDC0"/>
    <w:rsid w:val="69465724"/>
    <w:rsid w:val="6947238F"/>
    <w:rsid w:val="6948F6E8"/>
    <w:rsid w:val="69518F92"/>
    <w:rsid w:val="69562521"/>
    <w:rsid w:val="695E4FD8"/>
    <w:rsid w:val="69634BC1"/>
    <w:rsid w:val="696D11FF"/>
    <w:rsid w:val="6973D8E4"/>
    <w:rsid w:val="697FC5A2"/>
    <w:rsid w:val="698254DE"/>
    <w:rsid w:val="6986225F"/>
    <w:rsid w:val="6989B56B"/>
    <w:rsid w:val="698B7C79"/>
    <w:rsid w:val="69954C18"/>
    <w:rsid w:val="69989A49"/>
    <w:rsid w:val="69A44635"/>
    <w:rsid w:val="69BBFE07"/>
    <w:rsid w:val="69C84857"/>
    <w:rsid w:val="69CC4A45"/>
    <w:rsid w:val="69D4540B"/>
    <w:rsid w:val="69DF6D56"/>
    <w:rsid w:val="69E18553"/>
    <w:rsid w:val="69E22665"/>
    <w:rsid w:val="6A133419"/>
    <w:rsid w:val="6A18F866"/>
    <w:rsid w:val="6A1A23E1"/>
    <w:rsid w:val="6A20C691"/>
    <w:rsid w:val="6A243FA5"/>
    <w:rsid w:val="6A25AEB2"/>
    <w:rsid w:val="6A266F72"/>
    <w:rsid w:val="6A2F0DBA"/>
    <w:rsid w:val="6A3182E4"/>
    <w:rsid w:val="6A375584"/>
    <w:rsid w:val="6A429005"/>
    <w:rsid w:val="6A42C43C"/>
    <w:rsid w:val="6A550E85"/>
    <w:rsid w:val="6A5606E4"/>
    <w:rsid w:val="6A66C740"/>
    <w:rsid w:val="6A6F34E2"/>
    <w:rsid w:val="6A872CC5"/>
    <w:rsid w:val="6A92845B"/>
    <w:rsid w:val="6AA07840"/>
    <w:rsid w:val="6AB73604"/>
    <w:rsid w:val="6AB8FE6D"/>
    <w:rsid w:val="6ABAA97B"/>
    <w:rsid w:val="6ABB88C0"/>
    <w:rsid w:val="6AD986BF"/>
    <w:rsid w:val="6AE6145B"/>
    <w:rsid w:val="6AE90C5A"/>
    <w:rsid w:val="6AF53620"/>
    <w:rsid w:val="6AF5C95E"/>
    <w:rsid w:val="6AFFE6BE"/>
    <w:rsid w:val="6B03EC2A"/>
    <w:rsid w:val="6B0707A9"/>
    <w:rsid w:val="6B0DA9CA"/>
    <w:rsid w:val="6B0FCE40"/>
    <w:rsid w:val="6B109364"/>
    <w:rsid w:val="6B29250B"/>
    <w:rsid w:val="6B3A4F45"/>
    <w:rsid w:val="6B422C49"/>
    <w:rsid w:val="6B43DFFB"/>
    <w:rsid w:val="6B4AF4EB"/>
    <w:rsid w:val="6B5194E6"/>
    <w:rsid w:val="6B57A061"/>
    <w:rsid w:val="6B5C9474"/>
    <w:rsid w:val="6B6724B3"/>
    <w:rsid w:val="6B6AAEEC"/>
    <w:rsid w:val="6B6FC26B"/>
    <w:rsid w:val="6B88AB33"/>
    <w:rsid w:val="6B89C09C"/>
    <w:rsid w:val="6B8E2AF0"/>
    <w:rsid w:val="6B8EA9C1"/>
    <w:rsid w:val="6B9EEF37"/>
    <w:rsid w:val="6BA25D55"/>
    <w:rsid w:val="6BB6C296"/>
    <w:rsid w:val="6BBBEFBE"/>
    <w:rsid w:val="6BC1725C"/>
    <w:rsid w:val="6BC74BEA"/>
    <w:rsid w:val="6BC89366"/>
    <w:rsid w:val="6BCEA5DE"/>
    <w:rsid w:val="6BD5F700"/>
    <w:rsid w:val="6BE21A3B"/>
    <w:rsid w:val="6BE4C77C"/>
    <w:rsid w:val="6BF4A80D"/>
    <w:rsid w:val="6BF54A13"/>
    <w:rsid w:val="6C0246B7"/>
    <w:rsid w:val="6C081B69"/>
    <w:rsid w:val="6C0B3CCF"/>
    <w:rsid w:val="6C0E1010"/>
    <w:rsid w:val="6C1D3003"/>
    <w:rsid w:val="6C1DA01A"/>
    <w:rsid w:val="6C1E3881"/>
    <w:rsid w:val="6C230D88"/>
    <w:rsid w:val="6C3CB8B4"/>
    <w:rsid w:val="6C42D14B"/>
    <w:rsid w:val="6C4AAF01"/>
    <w:rsid w:val="6C57CC9B"/>
    <w:rsid w:val="6C5CE2C5"/>
    <w:rsid w:val="6C663ED2"/>
    <w:rsid w:val="6C71B35D"/>
    <w:rsid w:val="6C7B900E"/>
    <w:rsid w:val="6C7D6F21"/>
    <w:rsid w:val="6C7F5178"/>
    <w:rsid w:val="6C80DB59"/>
    <w:rsid w:val="6C856C8B"/>
    <w:rsid w:val="6C87B4AD"/>
    <w:rsid w:val="6C94B2DB"/>
    <w:rsid w:val="6C97796A"/>
    <w:rsid w:val="6C978507"/>
    <w:rsid w:val="6C9996AC"/>
    <w:rsid w:val="6CA13BC0"/>
    <w:rsid w:val="6CA58BEE"/>
    <w:rsid w:val="6CA7338F"/>
    <w:rsid w:val="6CA8F414"/>
    <w:rsid w:val="6CAD3FE4"/>
    <w:rsid w:val="6CAEE681"/>
    <w:rsid w:val="6CB0810B"/>
    <w:rsid w:val="6CC47E22"/>
    <w:rsid w:val="6CD67DF4"/>
    <w:rsid w:val="6CD67EC6"/>
    <w:rsid w:val="6CDA64F2"/>
    <w:rsid w:val="6CE7439F"/>
    <w:rsid w:val="6CEF6851"/>
    <w:rsid w:val="6CF722B8"/>
    <w:rsid w:val="6CFC0D82"/>
    <w:rsid w:val="6CFC3020"/>
    <w:rsid w:val="6CFC704D"/>
    <w:rsid w:val="6CFD4070"/>
    <w:rsid w:val="6D0B5A54"/>
    <w:rsid w:val="6D1BD7A3"/>
    <w:rsid w:val="6D238420"/>
    <w:rsid w:val="6D26CD25"/>
    <w:rsid w:val="6D3D9B7B"/>
    <w:rsid w:val="6D41DF3D"/>
    <w:rsid w:val="6D43FD43"/>
    <w:rsid w:val="6D447DE8"/>
    <w:rsid w:val="6D4EF995"/>
    <w:rsid w:val="6D50634D"/>
    <w:rsid w:val="6D50694D"/>
    <w:rsid w:val="6D5C2D2A"/>
    <w:rsid w:val="6D6352E6"/>
    <w:rsid w:val="6D681915"/>
    <w:rsid w:val="6D6A4545"/>
    <w:rsid w:val="6D6D194A"/>
    <w:rsid w:val="6D6F0714"/>
    <w:rsid w:val="6D7E8089"/>
    <w:rsid w:val="6D85ED49"/>
    <w:rsid w:val="6D86FE08"/>
    <w:rsid w:val="6D8704BA"/>
    <w:rsid w:val="6D906220"/>
    <w:rsid w:val="6D91F6F4"/>
    <w:rsid w:val="6D99B5A2"/>
    <w:rsid w:val="6DA09E29"/>
    <w:rsid w:val="6DA97772"/>
    <w:rsid w:val="6DBEF5B9"/>
    <w:rsid w:val="6DD581C4"/>
    <w:rsid w:val="6DD69731"/>
    <w:rsid w:val="6DE03202"/>
    <w:rsid w:val="6DE81B56"/>
    <w:rsid w:val="6DEA79AD"/>
    <w:rsid w:val="6DF03B81"/>
    <w:rsid w:val="6DF0476E"/>
    <w:rsid w:val="6DF3F8DA"/>
    <w:rsid w:val="6DFD8104"/>
    <w:rsid w:val="6E01DC21"/>
    <w:rsid w:val="6E0A2DBD"/>
    <w:rsid w:val="6E16D623"/>
    <w:rsid w:val="6E1CEBF3"/>
    <w:rsid w:val="6E242FC3"/>
    <w:rsid w:val="6E2F3022"/>
    <w:rsid w:val="6E3332C2"/>
    <w:rsid w:val="6E34467E"/>
    <w:rsid w:val="6E34AC9A"/>
    <w:rsid w:val="6E36EC35"/>
    <w:rsid w:val="6E36FFD3"/>
    <w:rsid w:val="6E3CCE24"/>
    <w:rsid w:val="6E40E739"/>
    <w:rsid w:val="6E42A3D6"/>
    <w:rsid w:val="6E49F5FC"/>
    <w:rsid w:val="6E4C1262"/>
    <w:rsid w:val="6E4FD4E5"/>
    <w:rsid w:val="6E5CD9B7"/>
    <w:rsid w:val="6E5DCF51"/>
    <w:rsid w:val="6E5F7060"/>
    <w:rsid w:val="6E77F4A1"/>
    <w:rsid w:val="6E81456C"/>
    <w:rsid w:val="6E8FF466"/>
    <w:rsid w:val="6E9728AE"/>
    <w:rsid w:val="6E9B59A4"/>
    <w:rsid w:val="6EA2FF10"/>
    <w:rsid w:val="6EA47BF7"/>
    <w:rsid w:val="6EBBD602"/>
    <w:rsid w:val="6EBEAD5C"/>
    <w:rsid w:val="6EC3439D"/>
    <w:rsid w:val="6ED132DB"/>
    <w:rsid w:val="6EDDF086"/>
    <w:rsid w:val="6EDF1751"/>
    <w:rsid w:val="6EE07804"/>
    <w:rsid w:val="6EED63B9"/>
    <w:rsid w:val="6EF02097"/>
    <w:rsid w:val="6EF58E73"/>
    <w:rsid w:val="6EFF95A6"/>
    <w:rsid w:val="6F023D86"/>
    <w:rsid w:val="6F029E38"/>
    <w:rsid w:val="6F13EC85"/>
    <w:rsid w:val="6F1A79B0"/>
    <w:rsid w:val="6F1BC699"/>
    <w:rsid w:val="6F1EA772"/>
    <w:rsid w:val="6F24AB09"/>
    <w:rsid w:val="6F2FB61C"/>
    <w:rsid w:val="6F3D69B7"/>
    <w:rsid w:val="6F405A05"/>
    <w:rsid w:val="6F4E37F6"/>
    <w:rsid w:val="6F4ECB1C"/>
    <w:rsid w:val="6F52AE27"/>
    <w:rsid w:val="6F52DB42"/>
    <w:rsid w:val="6F58DD18"/>
    <w:rsid w:val="6F58FD15"/>
    <w:rsid w:val="6F595466"/>
    <w:rsid w:val="6F6FC83B"/>
    <w:rsid w:val="6F72ABA9"/>
    <w:rsid w:val="6F755EC8"/>
    <w:rsid w:val="6F84DF4A"/>
    <w:rsid w:val="6F88051B"/>
    <w:rsid w:val="6F8B1A59"/>
    <w:rsid w:val="6F91F12F"/>
    <w:rsid w:val="6FA4678C"/>
    <w:rsid w:val="6FABBDB0"/>
    <w:rsid w:val="6FB01F15"/>
    <w:rsid w:val="6FB67853"/>
    <w:rsid w:val="6FBA9D5B"/>
    <w:rsid w:val="6FC6328A"/>
    <w:rsid w:val="6FC959FF"/>
    <w:rsid w:val="6FD5148D"/>
    <w:rsid w:val="6FDAA3D4"/>
    <w:rsid w:val="6FDBA7D4"/>
    <w:rsid w:val="6FDE299F"/>
    <w:rsid w:val="6FDEC081"/>
    <w:rsid w:val="6FE719A1"/>
    <w:rsid w:val="6FEE7EF9"/>
    <w:rsid w:val="6FF0368C"/>
    <w:rsid w:val="6FFC32C2"/>
    <w:rsid w:val="6FFEE88A"/>
    <w:rsid w:val="70031102"/>
    <w:rsid w:val="7007583B"/>
    <w:rsid w:val="7014F3CE"/>
    <w:rsid w:val="70160858"/>
    <w:rsid w:val="7016E4B6"/>
    <w:rsid w:val="701A07D7"/>
    <w:rsid w:val="701BA44D"/>
    <w:rsid w:val="7026D5A8"/>
    <w:rsid w:val="702BCE07"/>
    <w:rsid w:val="7030AC46"/>
    <w:rsid w:val="703333E2"/>
    <w:rsid w:val="703C1EE8"/>
    <w:rsid w:val="703D5608"/>
    <w:rsid w:val="704AF2C0"/>
    <w:rsid w:val="705F19BD"/>
    <w:rsid w:val="706A5863"/>
    <w:rsid w:val="707903ED"/>
    <w:rsid w:val="707EDA0F"/>
    <w:rsid w:val="708513E0"/>
    <w:rsid w:val="70928117"/>
    <w:rsid w:val="70B0662D"/>
    <w:rsid w:val="70B56596"/>
    <w:rsid w:val="70BED980"/>
    <w:rsid w:val="70C5BF70"/>
    <w:rsid w:val="70C7D769"/>
    <w:rsid w:val="70CA87FF"/>
    <w:rsid w:val="70CE210D"/>
    <w:rsid w:val="70D1E020"/>
    <w:rsid w:val="70DC3B00"/>
    <w:rsid w:val="70DEE2C1"/>
    <w:rsid w:val="70E0BE88"/>
    <w:rsid w:val="70E5D054"/>
    <w:rsid w:val="70ED2D22"/>
    <w:rsid w:val="70EFED6B"/>
    <w:rsid w:val="70F79D62"/>
    <w:rsid w:val="70FA30B0"/>
    <w:rsid w:val="7103DD86"/>
    <w:rsid w:val="7105C932"/>
    <w:rsid w:val="7105E4BF"/>
    <w:rsid w:val="710E6439"/>
    <w:rsid w:val="7112DB6A"/>
    <w:rsid w:val="71130B6B"/>
    <w:rsid w:val="7130FB4A"/>
    <w:rsid w:val="713FC3DC"/>
    <w:rsid w:val="71482D7B"/>
    <w:rsid w:val="714CC57D"/>
    <w:rsid w:val="715E890C"/>
    <w:rsid w:val="71661855"/>
    <w:rsid w:val="7166FEC0"/>
    <w:rsid w:val="71712A4D"/>
    <w:rsid w:val="718132B9"/>
    <w:rsid w:val="718C4A11"/>
    <w:rsid w:val="71959701"/>
    <w:rsid w:val="71B93C36"/>
    <w:rsid w:val="71C017D4"/>
    <w:rsid w:val="71CCF807"/>
    <w:rsid w:val="71E58388"/>
    <w:rsid w:val="71E86ECD"/>
    <w:rsid w:val="71ECEB2B"/>
    <w:rsid w:val="71F62C2F"/>
    <w:rsid w:val="7207BA8D"/>
    <w:rsid w:val="72096098"/>
    <w:rsid w:val="72110FC3"/>
    <w:rsid w:val="721E6F80"/>
    <w:rsid w:val="722A0000"/>
    <w:rsid w:val="7231AE83"/>
    <w:rsid w:val="72345426"/>
    <w:rsid w:val="72388FEA"/>
    <w:rsid w:val="7238E0CB"/>
    <w:rsid w:val="7239533C"/>
    <w:rsid w:val="7242060A"/>
    <w:rsid w:val="72421CBC"/>
    <w:rsid w:val="724A467C"/>
    <w:rsid w:val="724AEFE4"/>
    <w:rsid w:val="7256D938"/>
    <w:rsid w:val="7258B99C"/>
    <w:rsid w:val="725A0C44"/>
    <w:rsid w:val="725E6AB4"/>
    <w:rsid w:val="726415B5"/>
    <w:rsid w:val="726D5AAE"/>
    <w:rsid w:val="72779F3A"/>
    <w:rsid w:val="72796445"/>
    <w:rsid w:val="72825B96"/>
    <w:rsid w:val="7290AB82"/>
    <w:rsid w:val="72A07708"/>
    <w:rsid w:val="72A97A81"/>
    <w:rsid w:val="72D121A7"/>
    <w:rsid w:val="72D3B39B"/>
    <w:rsid w:val="72D710AE"/>
    <w:rsid w:val="72E82E7B"/>
    <w:rsid w:val="72EA2A8F"/>
    <w:rsid w:val="72F2103E"/>
    <w:rsid w:val="72F596CE"/>
    <w:rsid w:val="72FE400F"/>
    <w:rsid w:val="730664AF"/>
    <w:rsid w:val="73176CDA"/>
    <w:rsid w:val="7318A69A"/>
    <w:rsid w:val="731E789C"/>
    <w:rsid w:val="73248725"/>
    <w:rsid w:val="73281B4E"/>
    <w:rsid w:val="732C3B60"/>
    <w:rsid w:val="7332F866"/>
    <w:rsid w:val="7337C424"/>
    <w:rsid w:val="7338A70D"/>
    <w:rsid w:val="733C88C4"/>
    <w:rsid w:val="733E164C"/>
    <w:rsid w:val="73420CD3"/>
    <w:rsid w:val="734EF424"/>
    <w:rsid w:val="73530ADF"/>
    <w:rsid w:val="735C3326"/>
    <w:rsid w:val="737383DE"/>
    <w:rsid w:val="73766E7A"/>
    <w:rsid w:val="7387446B"/>
    <w:rsid w:val="738A8643"/>
    <w:rsid w:val="7390FDD5"/>
    <w:rsid w:val="739A519B"/>
    <w:rsid w:val="73A40704"/>
    <w:rsid w:val="73AE8F37"/>
    <w:rsid w:val="73B6048E"/>
    <w:rsid w:val="73BA9D5B"/>
    <w:rsid w:val="73BF26AB"/>
    <w:rsid w:val="73C66E6E"/>
    <w:rsid w:val="73D654F3"/>
    <w:rsid w:val="73DEE7DB"/>
    <w:rsid w:val="73E5D7EA"/>
    <w:rsid w:val="73F22F5C"/>
    <w:rsid w:val="73F59FEC"/>
    <w:rsid w:val="740477CD"/>
    <w:rsid w:val="740D0438"/>
    <w:rsid w:val="7410BF3D"/>
    <w:rsid w:val="74205AAA"/>
    <w:rsid w:val="742CCAB4"/>
    <w:rsid w:val="742FB357"/>
    <w:rsid w:val="74352B1F"/>
    <w:rsid w:val="743E210F"/>
    <w:rsid w:val="744E7719"/>
    <w:rsid w:val="74547B16"/>
    <w:rsid w:val="7460C4CC"/>
    <w:rsid w:val="7461C452"/>
    <w:rsid w:val="74727AB2"/>
    <w:rsid w:val="7473183B"/>
    <w:rsid w:val="747EE4DC"/>
    <w:rsid w:val="74819D62"/>
    <w:rsid w:val="7484F9D9"/>
    <w:rsid w:val="74A88FF2"/>
    <w:rsid w:val="74AD0FD2"/>
    <w:rsid w:val="74AEDA1C"/>
    <w:rsid w:val="74B4E624"/>
    <w:rsid w:val="74B4F97F"/>
    <w:rsid w:val="74B950FA"/>
    <w:rsid w:val="74BC16CA"/>
    <w:rsid w:val="74BF9BB1"/>
    <w:rsid w:val="74C794FF"/>
    <w:rsid w:val="74CDC1B0"/>
    <w:rsid w:val="74CEA6AA"/>
    <w:rsid w:val="74E6E3E4"/>
    <w:rsid w:val="74E7972B"/>
    <w:rsid w:val="74E7E194"/>
    <w:rsid w:val="74E98B6A"/>
    <w:rsid w:val="74EC098E"/>
    <w:rsid w:val="74F14374"/>
    <w:rsid w:val="74FC3A23"/>
    <w:rsid w:val="75058D13"/>
    <w:rsid w:val="750F983D"/>
    <w:rsid w:val="75168C84"/>
    <w:rsid w:val="75176580"/>
    <w:rsid w:val="75291FBA"/>
    <w:rsid w:val="7529603B"/>
    <w:rsid w:val="752BB640"/>
    <w:rsid w:val="752D449D"/>
    <w:rsid w:val="7530BDDD"/>
    <w:rsid w:val="754F76FA"/>
    <w:rsid w:val="7556C10F"/>
    <w:rsid w:val="755E6F87"/>
    <w:rsid w:val="756229AE"/>
    <w:rsid w:val="7563D26A"/>
    <w:rsid w:val="75676442"/>
    <w:rsid w:val="75689556"/>
    <w:rsid w:val="756AFA19"/>
    <w:rsid w:val="756D68D7"/>
    <w:rsid w:val="757D833C"/>
    <w:rsid w:val="758CA378"/>
    <w:rsid w:val="75A71AE6"/>
    <w:rsid w:val="75B2DAE3"/>
    <w:rsid w:val="75B4FDF0"/>
    <w:rsid w:val="75C22470"/>
    <w:rsid w:val="75DE2CDF"/>
    <w:rsid w:val="75DF94D2"/>
    <w:rsid w:val="75E079E2"/>
    <w:rsid w:val="75E9180F"/>
    <w:rsid w:val="75EEF26F"/>
    <w:rsid w:val="75F241DE"/>
    <w:rsid w:val="75F98C3A"/>
    <w:rsid w:val="75FE5825"/>
    <w:rsid w:val="75FFC254"/>
    <w:rsid w:val="76001A5B"/>
    <w:rsid w:val="76010065"/>
    <w:rsid w:val="7603A6B2"/>
    <w:rsid w:val="760607EB"/>
    <w:rsid w:val="7611BBF7"/>
    <w:rsid w:val="7612D9C7"/>
    <w:rsid w:val="7613B631"/>
    <w:rsid w:val="761670EB"/>
    <w:rsid w:val="761AD535"/>
    <w:rsid w:val="762A2540"/>
    <w:rsid w:val="76395636"/>
    <w:rsid w:val="763EB773"/>
    <w:rsid w:val="76408AD0"/>
    <w:rsid w:val="7644069E"/>
    <w:rsid w:val="76457416"/>
    <w:rsid w:val="764E7B76"/>
    <w:rsid w:val="76500F62"/>
    <w:rsid w:val="765F5E91"/>
    <w:rsid w:val="765F7DD4"/>
    <w:rsid w:val="765FC73A"/>
    <w:rsid w:val="7666EE7B"/>
    <w:rsid w:val="7667CE26"/>
    <w:rsid w:val="7669F499"/>
    <w:rsid w:val="766A027D"/>
    <w:rsid w:val="76784433"/>
    <w:rsid w:val="767C7A60"/>
    <w:rsid w:val="767E112C"/>
    <w:rsid w:val="76808F92"/>
    <w:rsid w:val="7686B3C2"/>
    <w:rsid w:val="768D214D"/>
    <w:rsid w:val="76927184"/>
    <w:rsid w:val="76956246"/>
    <w:rsid w:val="769C0436"/>
    <w:rsid w:val="76A2743A"/>
    <w:rsid w:val="76C2D451"/>
    <w:rsid w:val="76C713D4"/>
    <w:rsid w:val="76D0860A"/>
    <w:rsid w:val="76D7B511"/>
    <w:rsid w:val="76D98F24"/>
    <w:rsid w:val="76E3931C"/>
    <w:rsid w:val="76E3C30F"/>
    <w:rsid w:val="76E4F2F2"/>
    <w:rsid w:val="76E91D15"/>
    <w:rsid w:val="76EABECE"/>
    <w:rsid w:val="76F2BC0C"/>
    <w:rsid w:val="76F649F7"/>
    <w:rsid w:val="76F9E6AC"/>
    <w:rsid w:val="76FF5F3E"/>
    <w:rsid w:val="7701D413"/>
    <w:rsid w:val="770A108B"/>
    <w:rsid w:val="770B1612"/>
    <w:rsid w:val="7711D405"/>
    <w:rsid w:val="7714B60C"/>
    <w:rsid w:val="7716D4B2"/>
    <w:rsid w:val="77268634"/>
    <w:rsid w:val="772A7846"/>
    <w:rsid w:val="773303D0"/>
    <w:rsid w:val="773540DC"/>
    <w:rsid w:val="7738A4A4"/>
    <w:rsid w:val="7738B0C4"/>
    <w:rsid w:val="7739202B"/>
    <w:rsid w:val="77486873"/>
    <w:rsid w:val="77611759"/>
    <w:rsid w:val="7762108B"/>
    <w:rsid w:val="7783B77B"/>
    <w:rsid w:val="7793401D"/>
    <w:rsid w:val="7796F8B8"/>
    <w:rsid w:val="779F3420"/>
    <w:rsid w:val="77B210E2"/>
    <w:rsid w:val="77B4C65C"/>
    <w:rsid w:val="77B52ABA"/>
    <w:rsid w:val="77BB27D1"/>
    <w:rsid w:val="77C0FEFF"/>
    <w:rsid w:val="77CC0930"/>
    <w:rsid w:val="77CE94B9"/>
    <w:rsid w:val="77D6FD75"/>
    <w:rsid w:val="77E66CF9"/>
    <w:rsid w:val="77E860A0"/>
    <w:rsid w:val="77E91EF6"/>
    <w:rsid w:val="78119800"/>
    <w:rsid w:val="781D7C42"/>
    <w:rsid w:val="7827D71F"/>
    <w:rsid w:val="7829E9CE"/>
    <w:rsid w:val="7832E6D0"/>
    <w:rsid w:val="783E7E19"/>
    <w:rsid w:val="7847B3B5"/>
    <w:rsid w:val="784B19B2"/>
    <w:rsid w:val="785030EA"/>
    <w:rsid w:val="785341EC"/>
    <w:rsid w:val="785E56E2"/>
    <w:rsid w:val="7865121C"/>
    <w:rsid w:val="786BB5B2"/>
    <w:rsid w:val="786C743E"/>
    <w:rsid w:val="7871F73A"/>
    <w:rsid w:val="787D31DB"/>
    <w:rsid w:val="787F911E"/>
    <w:rsid w:val="7885A92B"/>
    <w:rsid w:val="7898C397"/>
    <w:rsid w:val="789F62AD"/>
    <w:rsid w:val="78A57D40"/>
    <w:rsid w:val="78B13F29"/>
    <w:rsid w:val="78B242F5"/>
    <w:rsid w:val="78BAB12A"/>
    <w:rsid w:val="78BB0E71"/>
    <w:rsid w:val="78BC4C06"/>
    <w:rsid w:val="78C62EA6"/>
    <w:rsid w:val="78CC584E"/>
    <w:rsid w:val="78CE85FB"/>
    <w:rsid w:val="78DD9F6E"/>
    <w:rsid w:val="78DFFE1D"/>
    <w:rsid w:val="78E0A18B"/>
    <w:rsid w:val="78E1DA46"/>
    <w:rsid w:val="78E40C9C"/>
    <w:rsid w:val="78E59894"/>
    <w:rsid w:val="78E61B83"/>
    <w:rsid w:val="78E88FE9"/>
    <w:rsid w:val="78EE6FA4"/>
    <w:rsid w:val="790F15CE"/>
    <w:rsid w:val="79127EB2"/>
    <w:rsid w:val="791CB82F"/>
    <w:rsid w:val="792267C1"/>
    <w:rsid w:val="792450F5"/>
    <w:rsid w:val="79258A6B"/>
    <w:rsid w:val="7937D1B5"/>
    <w:rsid w:val="793F3712"/>
    <w:rsid w:val="79407735"/>
    <w:rsid w:val="794093FE"/>
    <w:rsid w:val="79424DF6"/>
    <w:rsid w:val="7945C726"/>
    <w:rsid w:val="794D4BB4"/>
    <w:rsid w:val="794E0D5F"/>
    <w:rsid w:val="795B2023"/>
    <w:rsid w:val="795C6DA0"/>
    <w:rsid w:val="79695A00"/>
    <w:rsid w:val="796A30E2"/>
    <w:rsid w:val="79704294"/>
    <w:rsid w:val="797A3231"/>
    <w:rsid w:val="798DB80E"/>
    <w:rsid w:val="798E22AE"/>
    <w:rsid w:val="79976529"/>
    <w:rsid w:val="799A65F2"/>
    <w:rsid w:val="799CBA97"/>
    <w:rsid w:val="799CC9D5"/>
    <w:rsid w:val="79AE1EBE"/>
    <w:rsid w:val="79AEDF3D"/>
    <w:rsid w:val="79B44F05"/>
    <w:rsid w:val="79C0D86E"/>
    <w:rsid w:val="79CB2054"/>
    <w:rsid w:val="79D20315"/>
    <w:rsid w:val="79D2B1C3"/>
    <w:rsid w:val="79DE3C93"/>
    <w:rsid w:val="79DE5700"/>
    <w:rsid w:val="79E8771A"/>
    <w:rsid w:val="79EAB2CD"/>
    <w:rsid w:val="79F0A294"/>
    <w:rsid w:val="79F0E774"/>
    <w:rsid w:val="79F17CE1"/>
    <w:rsid w:val="7A0ED827"/>
    <w:rsid w:val="7A1EB4D8"/>
    <w:rsid w:val="7A257137"/>
    <w:rsid w:val="7A3174AC"/>
    <w:rsid w:val="7A33CB80"/>
    <w:rsid w:val="7A41178C"/>
    <w:rsid w:val="7A43142D"/>
    <w:rsid w:val="7A489562"/>
    <w:rsid w:val="7A48AC27"/>
    <w:rsid w:val="7A4D35FD"/>
    <w:rsid w:val="7A507399"/>
    <w:rsid w:val="7A517C3A"/>
    <w:rsid w:val="7A557A81"/>
    <w:rsid w:val="7A5F0C91"/>
    <w:rsid w:val="7A650259"/>
    <w:rsid w:val="7A69987D"/>
    <w:rsid w:val="7A6E96EB"/>
    <w:rsid w:val="7A6EACC3"/>
    <w:rsid w:val="7A85CA6D"/>
    <w:rsid w:val="7A92247A"/>
    <w:rsid w:val="7AAF66E2"/>
    <w:rsid w:val="7AB192F0"/>
    <w:rsid w:val="7AB76AB6"/>
    <w:rsid w:val="7AB84EE0"/>
    <w:rsid w:val="7AC90E94"/>
    <w:rsid w:val="7ACB488D"/>
    <w:rsid w:val="7ACC4CA6"/>
    <w:rsid w:val="7ACFBE5F"/>
    <w:rsid w:val="7AD14C6B"/>
    <w:rsid w:val="7AD84602"/>
    <w:rsid w:val="7AE4E1A3"/>
    <w:rsid w:val="7AEF3A94"/>
    <w:rsid w:val="7AF36373"/>
    <w:rsid w:val="7B040F26"/>
    <w:rsid w:val="7B10347D"/>
    <w:rsid w:val="7B10886D"/>
    <w:rsid w:val="7B153AC0"/>
    <w:rsid w:val="7B2C2722"/>
    <w:rsid w:val="7B2F439E"/>
    <w:rsid w:val="7B3F97F1"/>
    <w:rsid w:val="7B40187D"/>
    <w:rsid w:val="7B52C000"/>
    <w:rsid w:val="7B5FD2E0"/>
    <w:rsid w:val="7B6B3EA9"/>
    <w:rsid w:val="7B74BE5C"/>
    <w:rsid w:val="7B7DCB78"/>
    <w:rsid w:val="7B7FFE5A"/>
    <w:rsid w:val="7B831C60"/>
    <w:rsid w:val="7B8768FD"/>
    <w:rsid w:val="7B88C35E"/>
    <w:rsid w:val="7B8C74F8"/>
    <w:rsid w:val="7B90BEE7"/>
    <w:rsid w:val="7BA9C8E5"/>
    <w:rsid w:val="7BC63D9F"/>
    <w:rsid w:val="7BC7B6C2"/>
    <w:rsid w:val="7BD38CB1"/>
    <w:rsid w:val="7BD98735"/>
    <w:rsid w:val="7BDDF678"/>
    <w:rsid w:val="7BE5CE20"/>
    <w:rsid w:val="7BE8D369"/>
    <w:rsid w:val="7BFB3ECF"/>
    <w:rsid w:val="7BFCD6C5"/>
    <w:rsid w:val="7C00EF36"/>
    <w:rsid w:val="7C0DB84C"/>
    <w:rsid w:val="7C0DDBA6"/>
    <w:rsid w:val="7C140394"/>
    <w:rsid w:val="7C15FF0B"/>
    <w:rsid w:val="7C19FB6F"/>
    <w:rsid w:val="7C1BA414"/>
    <w:rsid w:val="7C1E732A"/>
    <w:rsid w:val="7C30A7F4"/>
    <w:rsid w:val="7C3A205A"/>
    <w:rsid w:val="7C3D877D"/>
    <w:rsid w:val="7C3DDE62"/>
    <w:rsid w:val="7C4769E4"/>
    <w:rsid w:val="7C514E95"/>
    <w:rsid w:val="7C58A080"/>
    <w:rsid w:val="7C60609D"/>
    <w:rsid w:val="7C7FDAB3"/>
    <w:rsid w:val="7C93ED45"/>
    <w:rsid w:val="7C961DCB"/>
    <w:rsid w:val="7C9868F5"/>
    <w:rsid w:val="7C9AD412"/>
    <w:rsid w:val="7CA6E2AE"/>
    <w:rsid w:val="7CA8E18E"/>
    <w:rsid w:val="7CAD9818"/>
    <w:rsid w:val="7CAF49CA"/>
    <w:rsid w:val="7CCC04B4"/>
    <w:rsid w:val="7CCCC140"/>
    <w:rsid w:val="7CCF91FC"/>
    <w:rsid w:val="7CD05A10"/>
    <w:rsid w:val="7CDB0417"/>
    <w:rsid w:val="7CE8163A"/>
    <w:rsid w:val="7CF6E15C"/>
    <w:rsid w:val="7CFFC213"/>
    <w:rsid w:val="7D012D09"/>
    <w:rsid w:val="7D055A48"/>
    <w:rsid w:val="7D212634"/>
    <w:rsid w:val="7D24A335"/>
    <w:rsid w:val="7D2885FA"/>
    <w:rsid w:val="7D3D9623"/>
    <w:rsid w:val="7D3E5ED5"/>
    <w:rsid w:val="7D401238"/>
    <w:rsid w:val="7D4216F4"/>
    <w:rsid w:val="7D4906D8"/>
    <w:rsid w:val="7D51DB50"/>
    <w:rsid w:val="7D54C94E"/>
    <w:rsid w:val="7D622868"/>
    <w:rsid w:val="7D62B416"/>
    <w:rsid w:val="7D62D9F0"/>
    <w:rsid w:val="7D6AC74A"/>
    <w:rsid w:val="7D7696C9"/>
    <w:rsid w:val="7D775D63"/>
    <w:rsid w:val="7D8385CD"/>
    <w:rsid w:val="7D8C6AC8"/>
    <w:rsid w:val="7D8D63C7"/>
    <w:rsid w:val="7D8EBFE5"/>
    <w:rsid w:val="7D8FD3AB"/>
    <w:rsid w:val="7DB79CFE"/>
    <w:rsid w:val="7DC320B1"/>
    <w:rsid w:val="7DCB8205"/>
    <w:rsid w:val="7DCC2163"/>
    <w:rsid w:val="7DD81EFF"/>
    <w:rsid w:val="7DDEB7C7"/>
    <w:rsid w:val="7DE329BC"/>
    <w:rsid w:val="7E0E7151"/>
    <w:rsid w:val="7E0F6507"/>
    <w:rsid w:val="7E112B9E"/>
    <w:rsid w:val="7E1237D8"/>
    <w:rsid w:val="7E12F173"/>
    <w:rsid w:val="7E14B241"/>
    <w:rsid w:val="7E177F21"/>
    <w:rsid w:val="7E21CF76"/>
    <w:rsid w:val="7E286D37"/>
    <w:rsid w:val="7E30C248"/>
    <w:rsid w:val="7E35ED22"/>
    <w:rsid w:val="7E3DAE17"/>
    <w:rsid w:val="7E53D77D"/>
    <w:rsid w:val="7E679390"/>
    <w:rsid w:val="7E6A2234"/>
    <w:rsid w:val="7E757501"/>
    <w:rsid w:val="7E8C03F2"/>
    <w:rsid w:val="7E8C2FE7"/>
    <w:rsid w:val="7EABCEE5"/>
    <w:rsid w:val="7EADBF5A"/>
    <w:rsid w:val="7EC565C2"/>
    <w:rsid w:val="7EDBF1AA"/>
    <w:rsid w:val="7EDD589B"/>
    <w:rsid w:val="7EDEE42D"/>
    <w:rsid w:val="7EE67296"/>
    <w:rsid w:val="7EFE3A1B"/>
    <w:rsid w:val="7EFFC299"/>
    <w:rsid w:val="7F11E8CE"/>
    <w:rsid w:val="7F15D2B1"/>
    <w:rsid w:val="7F2E1BCD"/>
    <w:rsid w:val="7F2E6BF3"/>
    <w:rsid w:val="7F330AD9"/>
    <w:rsid w:val="7F372C63"/>
    <w:rsid w:val="7F45962F"/>
    <w:rsid w:val="7F468C28"/>
    <w:rsid w:val="7F48BE2C"/>
    <w:rsid w:val="7F48C704"/>
    <w:rsid w:val="7F4E4C15"/>
    <w:rsid w:val="7F4FFF44"/>
    <w:rsid w:val="7F66D7BE"/>
    <w:rsid w:val="7F6A2219"/>
    <w:rsid w:val="7F6B1629"/>
    <w:rsid w:val="7F6C16A9"/>
    <w:rsid w:val="7F77AD11"/>
    <w:rsid w:val="7F7D63DE"/>
    <w:rsid w:val="7F8BCF47"/>
    <w:rsid w:val="7F8D691E"/>
    <w:rsid w:val="7F8F790B"/>
    <w:rsid w:val="7F92637D"/>
    <w:rsid w:val="7F999B47"/>
    <w:rsid w:val="7FB2BFC8"/>
    <w:rsid w:val="7FB4EBA9"/>
    <w:rsid w:val="7FBED5C1"/>
    <w:rsid w:val="7FC3594A"/>
    <w:rsid w:val="7FCA6BFD"/>
    <w:rsid w:val="7FCC29CC"/>
    <w:rsid w:val="7FD3CC1E"/>
    <w:rsid w:val="7FD9877E"/>
    <w:rsid w:val="7FDB2C07"/>
    <w:rsid w:val="7FE19887"/>
    <w:rsid w:val="7FE32EE9"/>
    <w:rsid w:val="7FEB4325"/>
    <w:rsid w:val="7FFC2C2B"/>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68B64"/>
  <w15:chartTrackingRefBased/>
  <w15:docId w15:val="{B0EB9F9C-A5DD-4028-BB7C-D365E411D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9047E42"/>
    <w:pPr>
      <w:keepNext/>
      <w:keepLines/>
      <w:tabs>
        <w:tab w:val="left" w:pos="480"/>
      </w:tabs>
      <w:spacing w:after="0"/>
      <w:jc w:val="both"/>
      <w:outlineLvl w:val="4"/>
    </w:pPr>
    <w:rPr>
      <w:rFonts w:ascii="Times New Roman" w:eastAsiaTheme="majorEastAsia" w:hAnsi="Times New Roman" w:cstheme="majorBidi"/>
    </w:rPr>
  </w:style>
  <w:style w:type="paragraph" w:styleId="Heading1">
    <w:name w:val="heading 1"/>
    <w:basedOn w:val="Normal"/>
    <w:next w:val="Normal"/>
    <w:link w:val="Heading1Char"/>
    <w:uiPriority w:val="9"/>
    <w:qFormat/>
    <w:rsid w:val="0B2CF956"/>
    <w:pPr>
      <w:spacing w:before="360" w:after="80"/>
      <w:outlineLvl w:val="0"/>
    </w:pPr>
    <w:rPr>
      <w:sz w:val="32"/>
      <w:szCs w:val="32"/>
      <w:lang w:val="en-GB"/>
    </w:rPr>
  </w:style>
  <w:style w:type="paragraph" w:styleId="Heading2">
    <w:name w:val="heading 2"/>
    <w:basedOn w:val="Normal"/>
    <w:next w:val="Normal"/>
    <w:link w:val="Heading2Char"/>
    <w:uiPriority w:val="9"/>
    <w:unhideWhenUsed/>
    <w:qFormat/>
    <w:rsid w:val="69047E42"/>
    <w:pPr>
      <w:outlineLvl w:val="1"/>
    </w:pPr>
    <w:rPr>
      <w:sz w:val="28"/>
      <w:szCs w:val="28"/>
      <w:lang w:val="en-GB"/>
    </w:rPr>
  </w:style>
  <w:style w:type="paragraph" w:styleId="Heading3">
    <w:name w:val="heading 3"/>
    <w:basedOn w:val="Normal"/>
    <w:next w:val="Normal"/>
    <w:link w:val="Heading3Char"/>
    <w:uiPriority w:val="9"/>
    <w:unhideWhenUsed/>
    <w:qFormat/>
    <w:rsid w:val="0B2CF956"/>
    <w:pPr>
      <w:spacing w:before="160" w:after="80"/>
      <w:outlineLvl w:val="2"/>
    </w:pPr>
    <w:rPr>
      <w:color w:val="000000" w:themeColor="text1"/>
      <w:sz w:val="28"/>
      <w:szCs w:val="28"/>
    </w:rPr>
  </w:style>
  <w:style w:type="paragraph" w:styleId="Heading5">
    <w:name w:val="heading 5"/>
    <w:basedOn w:val="Normal"/>
    <w:next w:val="Normal"/>
    <w:link w:val="Heading5Char"/>
    <w:uiPriority w:val="9"/>
    <w:unhideWhenUsed/>
    <w:qFormat/>
    <w:rsid w:val="0B2CF956"/>
    <w:pPr>
      <w:spacing w:before="80" w:after="40"/>
    </w:pPr>
    <w:rPr>
      <w:rFonts w:eastAsia="PMingLiU"/>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53918F22"/>
    <w:rPr>
      <w:rFonts w:ascii="Times New Roman" w:eastAsiaTheme="majorEastAsia" w:hAnsi="Times New Roman" w:cstheme="majorBidi"/>
      <w:sz w:val="32"/>
      <w:szCs w:val="32"/>
      <w:lang w:val="en-GB"/>
    </w:rPr>
  </w:style>
  <w:style w:type="paragraph" w:styleId="Title">
    <w:name w:val="Title"/>
    <w:basedOn w:val="Normal"/>
    <w:next w:val="Normal"/>
    <w:uiPriority w:val="10"/>
    <w:qFormat/>
    <w:rsid w:val="69047E42"/>
    <w:pPr>
      <w:spacing w:after="80"/>
      <w:contextualSpacing/>
    </w:pPr>
    <w:rPr>
      <w:rFonts w:asciiTheme="majorHAnsi" w:hAnsiTheme="majorHAnsi"/>
      <w:sz w:val="56"/>
      <w:szCs w:val="56"/>
    </w:rPr>
  </w:style>
  <w:style w:type="paragraph" w:styleId="ListParagraph">
    <w:name w:val="List Paragraph"/>
    <w:basedOn w:val="Normal"/>
    <w:uiPriority w:val="34"/>
    <w:qFormat/>
    <w:rsid w:val="53918F22"/>
    <w:pPr>
      <w:ind w:left="720"/>
      <w:contextualSpacing/>
    </w:pPr>
  </w:style>
  <w:style w:type="paragraph" w:styleId="Header">
    <w:name w:val="header"/>
    <w:basedOn w:val="Normal"/>
    <w:uiPriority w:val="99"/>
    <w:unhideWhenUsed/>
    <w:rsid w:val="69047E42"/>
    <w:pPr>
      <w:tabs>
        <w:tab w:val="center" w:pos="4680"/>
        <w:tab w:val="right" w:pos="9360"/>
      </w:tabs>
    </w:pPr>
  </w:style>
  <w:style w:type="paragraph" w:styleId="Footer">
    <w:name w:val="footer"/>
    <w:basedOn w:val="Normal"/>
    <w:uiPriority w:val="99"/>
    <w:unhideWhenUsed/>
    <w:rsid w:val="69047E42"/>
    <w:pPr>
      <w:tabs>
        <w:tab w:val="center" w:pos="4680"/>
        <w:tab w:val="right" w:pos="9360"/>
      </w:tabs>
    </w:pPr>
  </w:style>
  <w:style w:type="character" w:styleId="Hyperlink">
    <w:name w:val="Hyperlink"/>
    <w:basedOn w:val="DefaultParagraphFont"/>
    <w:uiPriority w:val="99"/>
    <w:unhideWhenUsed/>
    <w:rsid w:val="53918F22"/>
    <w:rPr>
      <w:color w:val="467886"/>
      <w:u w:val="single"/>
    </w:rPr>
  </w:style>
  <w:style w:type="paragraph" w:styleId="TOC1">
    <w:name w:val="toc 1"/>
    <w:basedOn w:val="Normal"/>
    <w:next w:val="Normal"/>
    <w:uiPriority w:val="39"/>
    <w:unhideWhenUsed/>
    <w:rsid w:val="53918F22"/>
    <w:pPr>
      <w:tabs>
        <w:tab w:val="clear" w:pos="480"/>
      </w:tabs>
      <w:spacing w:before="120"/>
      <w:jc w:val="left"/>
    </w:pPr>
    <w:rPr>
      <w:rFonts w:asciiTheme="minorHAnsi" w:hAnsiTheme="minorHAnsi"/>
      <w:b/>
      <w:bCs/>
      <w:i/>
      <w:iCs/>
    </w:rPr>
  </w:style>
  <w:style w:type="paragraph" w:styleId="TOC2">
    <w:name w:val="toc 2"/>
    <w:basedOn w:val="Normal"/>
    <w:next w:val="Normal"/>
    <w:uiPriority w:val="39"/>
    <w:unhideWhenUsed/>
    <w:rsid w:val="53918F22"/>
    <w:pPr>
      <w:tabs>
        <w:tab w:val="clear" w:pos="480"/>
      </w:tabs>
      <w:spacing w:before="120"/>
      <w:ind w:left="240"/>
      <w:jc w:val="left"/>
    </w:pPr>
    <w:rPr>
      <w:rFonts w:asciiTheme="minorHAnsi" w:hAnsiTheme="minorHAnsi"/>
      <w:b/>
      <w:bCs/>
      <w:sz w:val="22"/>
      <w:szCs w:val="22"/>
    </w:rPr>
  </w:style>
  <w:style w:type="paragraph" w:styleId="Subtitle">
    <w:name w:val="Subtitle"/>
    <w:basedOn w:val="Normal"/>
    <w:next w:val="Normal"/>
    <w:link w:val="SubtitleChar"/>
    <w:uiPriority w:val="11"/>
    <w:qFormat/>
    <w:rsid w:val="53918F22"/>
    <w:rPr>
      <w:color w:val="595959" w:themeColor="text1" w:themeTint="A6"/>
      <w:sz w:val="28"/>
      <w:szCs w:val="28"/>
    </w:rPr>
  </w:style>
  <w:style w:type="character" w:customStyle="1" w:styleId="SubtitleChar">
    <w:name w:val="Subtitle Char"/>
    <w:basedOn w:val="DefaultParagraphFont"/>
    <w:link w:val="Subtitle"/>
    <w:uiPriority w:val="11"/>
    <w:rsid w:val="53918F22"/>
    <w:rPr>
      <w:rFonts w:eastAsiaTheme="majorEastAsia" w:cstheme="majorBidi"/>
      <w:color w:val="595959" w:themeColor="text1" w:themeTint="A6"/>
      <w:sz w:val="28"/>
      <w:szCs w:val="28"/>
    </w:rPr>
  </w:style>
  <w:style w:type="character" w:customStyle="1" w:styleId="Heading2Char">
    <w:name w:val="Heading 2 Char"/>
    <w:basedOn w:val="DefaultParagraphFont"/>
    <w:link w:val="Heading2"/>
    <w:uiPriority w:val="9"/>
    <w:rsid w:val="53918F22"/>
    <w:rPr>
      <w:rFonts w:ascii="Times New Roman" w:eastAsiaTheme="majorEastAsia" w:hAnsi="Times New Roman" w:cstheme="majorBidi"/>
      <w:sz w:val="28"/>
      <w:szCs w:val="28"/>
      <w:lang w:val="en-GB"/>
    </w:rPr>
  </w:style>
  <w:style w:type="paragraph" w:styleId="TOC3">
    <w:name w:val="toc 3"/>
    <w:basedOn w:val="Normal"/>
    <w:next w:val="Normal"/>
    <w:uiPriority w:val="39"/>
    <w:unhideWhenUsed/>
    <w:rsid w:val="53918F22"/>
    <w:pPr>
      <w:tabs>
        <w:tab w:val="clear" w:pos="480"/>
      </w:tabs>
      <w:ind w:left="480"/>
      <w:jc w:val="left"/>
    </w:pPr>
    <w:rPr>
      <w:rFonts w:asciiTheme="minorHAnsi" w:hAnsiTheme="minorHAnsi"/>
      <w:sz w:val="20"/>
      <w:szCs w:val="20"/>
    </w:rPr>
  </w:style>
  <w:style w:type="character" w:customStyle="1" w:styleId="Heading3Char">
    <w:name w:val="Heading 3 Char"/>
    <w:basedOn w:val="DefaultParagraphFont"/>
    <w:link w:val="Heading3"/>
    <w:uiPriority w:val="9"/>
    <w:rsid w:val="0F08C8DF"/>
    <w:rPr>
      <w:rFonts w:ascii="Times New Roman" w:eastAsiaTheme="majorEastAsia" w:hAnsi="Times New Roman" w:cstheme="majorBidi"/>
      <w:color w:val="000000" w:themeColor="text1"/>
      <w:sz w:val="28"/>
      <w:szCs w:val="2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F56BA6"/>
    <w:pPr>
      <w:spacing w:after="0" w:line="240" w:lineRule="auto"/>
    </w:pPr>
  </w:style>
  <w:style w:type="character" w:styleId="Strong">
    <w:name w:val="Strong"/>
    <w:basedOn w:val="DefaultParagraphFont"/>
    <w:uiPriority w:val="22"/>
    <w:qFormat/>
    <w:rsid w:val="008C777F"/>
    <w:rPr>
      <w:b/>
      <w:bCs/>
    </w:rPr>
  </w:style>
  <w:style w:type="paragraph" w:customStyle="1" w:styleId="Style1">
    <w:name w:val="Style1"/>
    <w:basedOn w:val="Heading2"/>
    <w:link w:val="Style1Char"/>
    <w:uiPriority w:val="1"/>
    <w:qFormat/>
    <w:rsid w:val="3B4207D7"/>
    <w:rPr>
      <w:rFonts w:asciiTheme="minorHAnsi" w:hAnsiTheme="minorHAnsi"/>
      <w:lang w:val="en-US"/>
    </w:rPr>
  </w:style>
  <w:style w:type="character" w:customStyle="1" w:styleId="Style1Char">
    <w:name w:val="Style1 Char"/>
    <w:basedOn w:val="DefaultParagraphFont"/>
    <w:link w:val="Style1"/>
    <w:uiPriority w:val="1"/>
    <w:rsid w:val="00B50621"/>
    <w:rPr>
      <w:rFonts w:eastAsiaTheme="majorEastAsia" w:cstheme="majorBidi"/>
      <w:sz w:val="28"/>
      <w:szCs w:val="28"/>
    </w:rPr>
  </w:style>
  <w:style w:type="character" w:styleId="UnresolvedMention">
    <w:name w:val="Unresolved Mention"/>
    <w:basedOn w:val="DefaultParagraphFont"/>
    <w:uiPriority w:val="99"/>
    <w:semiHidden/>
    <w:unhideWhenUsed/>
    <w:rsid w:val="00EB7C3C"/>
    <w:rPr>
      <w:color w:val="605E5C"/>
      <w:shd w:val="clear" w:color="auto" w:fill="E1DFDD"/>
    </w:rPr>
  </w:style>
  <w:style w:type="character" w:styleId="FollowedHyperlink">
    <w:name w:val="FollowedHyperlink"/>
    <w:basedOn w:val="DefaultParagraphFont"/>
    <w:uiPriority w:val="99"/>
    <w:semiHidden/>
    <w:unhideWhenUsed/>
    <w:rsid w:val="00574E59"/>
    <w:rPr>
      <w:color w:val="96607D" w:themeColor="followedHyperlink"/>
      <w:u w:val="single"/>
    </w:rPr>
  </w:style>
  <w:style w:type="character" w:customStyle="1" w:styleId="Heading5Char">
    <w:name w:val="Heading 5 Char"/>
    <w:basedOn w:val="DefaultParagraphFont"/>
    <w:link w:val="Heading5"/>
    <w:uiPriority w:val="9"/>
    <w:rsid w:val="00F4544E"/>
    <w:rPr>
      <w:rFonts w:ascii="Times New Roman" w:eastAsia="PMingLiU" w:hAnsi="Times New Roman" w:cstheme="majorBidi"/>
      <w:color w:val="0F4761" w:themeColor="accent1" w:themeShade="BF"/>
    </w:rPr>
  </w:style>
  <w:style w:type="character" w:customStyle="1" w:styleId="s1">
    <w:name w:val="s1"/>
    <w:basedOn w:val="DefaultParagraphFont"/>
    <w:rsid w:val="00ED7369"/>
    <w:rPr>
      <w:rFonts w:ascii="UICTFontTextStyleBody" w:hAnsi="UICTFontTextStyleBody" w:hint="default"/>
      <w:b/>
      <w:bCs/>
      <w:i w:val="0"/>
      <w:iCs w:val="0"/>
      <w:sz w:val="26"/>
      <w:szCs w:val="26"/>
    </w:rPr>
  </w:style>
  <w:style w:type="paragraph" w:customStyle="1" w:styleId="li1">
    <w:name w:val="li1"/>
    <w:basedOn w:val="Normal"/>
    <w:uiPriority w:val="1"/>
    <w:rsid w:val="69047E42"/>
    <w:pPr>
      <w:spacing w:after="180"/>
    </w:pPr>
    <w:rPr>
      <w:rFonts w:ascii=".AppleSystemUIFont" w:hAnsi=".AppleSystemUIFont"/>
      <w:color w:val="000000" w:themeColor="text1"/>
      <w:sz w:val="26"/>
      <w:szCs w:val="26"/>
      <w:lang w:eastAsia="zh-HK"/>
    </w:rPr>
  </w:style>
  <w:style w:type="character" w:customStyle="1" w:styleId="21">
    <w:name w:val="標題 2 字元1"/>
    <w:basedOn w:val="DefaultParagraphFont"/>
    <w:uiPriority w:val="9"/>
    <w:rsid w:val="00D010FA"/>
    <w:rPr>
      <w:rFonts w:ascii="Times New Roman" w:eastAsia="Times New Roman" w:hAnsi="Times New Roman" w:cs="Times New Roman"/>
      <w:sz w:val="28"/>
      <w:szCs w:val="28"/>
      <w:lang w:val="en-GB"/>
    </w:rPr>
  </w:style>
  <w:style w:type="paragraph" w:styleId="TOC5">
    <w:name w:val="toc 5"/>
    <w:basedOn w:val="Normal"/>
    <w:next w:val="Normal"/>
    <w:uiPriority w:val="39"/>
    <w:unhideWhenUsed/>
    <w:rsid w:val="00D010FA"/>
    <w:pPr>
      <w:tabs>
        <w:tab w:val="clear" w:pos="480"/>
      </w:tabs>
      <w:ind w:left="960"/>
      <w:jc w:val="left"/>
    </w:pPr>
    <w:rPr>
      <w:rFonts w:asciiTheme="minorHAnsi" w:hAnsiTheme="minorHAnsi"/>
      <w:sz w:val="20"/>
      <w:szCs w:val="20"/>
    </w:rPr>
  </w:style>
  <w:style w:type="paragraph" w:styleId="NormalWeb">
    <w:name w:val="Normal (Web)"/>
    <w:basedOn w:val="Normal"/>
    <w:uiPriority w:val="99"/>
    <w:unhideWhenUsed/>
    <w:rsid w:val="69047E42"/>
    <w:pPr>
      <w:spacing w:beforeAutospacing="1" w:afterAutospacing="1"/>
    </w:pPr>
    <w:rPr>
      <w:lang w:eastAsia="zh-TW"/>
    </w:rPr>
  </w:style>
  <w:style w:type="character" w:customStyle="1" w:styleId="url">
    <w:name w:val="url"/>
    <w:basedOn w:val="DefaultParagraphFont"/>
    <w:rsid w:val="00F00E80"/>
  </w:style>
  <w:style w:type="paragraph" w:styleId="TOCHeading">
    <w:name w:val="TOC Heading"/>
    <w:basedOn w:val="Heading1"/>
    <w:next w:val="Normal"/>
    <w:uiPriority w:val="39"/>
    <w:unhideWhenUsed/>
    <w:qFormat/>
    <w:rsid w:val="006A3746"/>
    <w:pPr>
      <w:spacing w:before="240" w:after="0" w:line="259" w:lineRule="auto"/>
      <w:outlineLvl w:val="9"/>
    </w:pPr>
    <w:rPr>
      <w:rFonts w:asciiTheme="majorHAnsi" w:hAnsiTheme="majorHAnsi"/>
      <w:color w:val="0F4761" w:themeColor="accent1" w:themeShade="BF"/>
      <w:lang w:val="en-US" w:eastAsia="zh-TW"/>
    </w:rPr>
  </w:style>
  <w:style w:type="table" w:styleId="TableGridLight">
    <w:name w:val="Grid Table Light"/>
    <w:basedOn w:val="TableNormal"/>
    <w:uiPriority w:val="40"/>
    <w:rsid w:val="006A374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9049B7"/>
    <w:pPr>
      <w:tabs>
        <w:tab w:val="clear" w:pos="480"/>
      </w:tabs>
      <w:ind w:left="720"/>
      <w:jc w:val="left"/>
    </w:pPr>
    <w:rPr>
      <w:rFonts w:asciiTheme="minorHAnsi" w:hAnsiTheme="minorHAnsi"/>
      <w:sz w:val="20"/>
      <w:szCs w:val="20"/>
    </w:rPr>
  </w:style>
  <w:style w:type="paragraph" w:styleId="TOC6">
    <w:name w:val="toc 6"/>
    <w:basedOn w:val="Normal"/>
    <w:next w:val="Normal"/>
    <w:autoRedefine/>
    <w:uiPriority w:val="39"/>
    <w:unhideWhenUsed/>
    <w:rsid w:val="009049B7"/>
    <w:pPr>
      <w:tabs>
        <w:tab w:val="clear" w:pos="480"/>
      </w:tabs>
      <w:ind w:left="1200"/>
      <w:jc w:val="left"/>
    </w:pPr>
    <w:rPr>
      <w:rFonts w:asciiTheme="minorHAnsi" w:hAnsiTheme="minorHAnsi"/>
      <w:sz w:val="20"/>
      <w:szCs w:val="20"/>
    </w:rPr>
  </w:style>
  <w:style w:type="paragraph" w:styleId="TOC7">
    <w:name w:val="toc 7"/>
    <w:basedOn w:val="Normal"/>
    <w:next w:val="Normal"/>
    <w:autoRedefine/>
    <w:uiPriority w:val="39"/>
    <w:unhideWhenUsed/>
    <w:rsid w:val="009049B7"/>
    <w:pPr>
      <w:tabs>
        <w:tab w:val="clear" w:pos="480"/>
      </w:tabs>
      <w:ind w:left="1440"/>
      <w:jc w:val="left"/>
    </w:pPr>
    <w:rPr>
      <w:rFonts w:asciiTheme="minorHAnsi" w:hAnsiTheme="minorHAnsi"/>
      <w:sz w:val="20"/>
      <w:szCs w:val="20"/>
    </w:rPr>
  </w:style>
  <w:style w:type="paragraph" w:styleId="TOC8">
    <w:name w:val="toc 8"/>
    <w:basedOn w:val="Normal"/>
    <w:next w:val="Normal"/>
    <w:autoRedefine/>
    <w:uiPriority w:val="39"/>
    <w:unhideWhenUsed/>
    <w:rsid w:val="009049B7"/>
    <w:pPr>
      <w:tabs>
        <w:tab w:val="clear" w:pos="480"/>
      </w:tabs>
      <w:ind w:left="1680"/>
      <w:jc w:val="left"/>
    </w:pPr>
    <w:rPr>
      <w:rFonts w:asciiTheme="minorHAnsi" w:hAnsiTheme="minorHAnsi"/>
      <w:sz w:val="20"/>
      <w:szCs w:val="20"/>
    </w:rPr>
  </w:style>
  <w:style w:type="paragraph" w:styleId="TOC9">
    <w:name w:val="toc 9"/>
    <w:basedOn w:val="Normal"/>
    <w:next w:val="Normal"/>
    <w:autoRedefine/>
    <w:uiPriority w:val="39"/>
    <w:unhideWhenUsed/>
    <w:rsid w:val="009049B7"/>
    <w:pPr>
      <w:tabs>
        <w:tab w:val="clear" w:pos="480"/>
      </w:tabs>
      <w:ind w:left="192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106">
      <w:bodyDiv w:val="1"/>
      <w:marLeft w:val="0"/>
      <w:marRight w:val="0"/>
      <w:marTop w:val="0"/>
      <w:marBottom w:val="0"/>
      <w:divBdr>
        <w:top w:val="none" w:sz="0" w:space="0" w:color="auto"/>
        <w:left w:val="none" w:sz="0" w:space="0" w:color="auto"/>
        <w:bottom w:val="none" w:sz="0" w:space="0" w:color="auto"/>
        <w:right w:val="none" w:sz="0" w:space="0" w:color="auto"/>
      </w:divBdr>
    </w:div>
    <w:div w:id="73288188">
      <w:bodyDiv w:val="1"/>
      <w:marLeft w:val="0"/>
      <w:marRight w:val="0"/>
      <w:marTop w:val="0"/>
      <w:marBottom w:val="0"/>
      <w:divBdr>
        <w:top w:val="none" w:sz="0" w:space="0" w:color="auto"/>
        <w:left w:val="none" w:sz="0" w:space="0" w:color="auto"/>
        <w:bottom w:val="none" w:sz="0" w:space="0" w:color="auto"/>
        <w:right w:val="none" w:sz="0" w:space="0" w:color="auto"/>
      </w:divBdr>
    </w:div>
    <w:div w:id="185607091">
      <w:bodyDiv w:val="1"/>
      <w:marLeft w:val="0"/>
      <w:marRight w:val="0"/>
      <w:marTop w:val="0"/>
      <w:marBottom w:val="0"/>
      <w:divBdr>
        <w:top w:val="none" w:sz="0" w:space="0" w:color="auto"/>
        <w:left w:val="none" w:sz="0" w:space="0" w:color="auto"/>
        <w:bottom w:val="none" w:sz="0" w:space="0" w:color="auto"/>
        <w:right w:val="none" w:sz="0" w:space="0" w:color="auto"/>
      </w:divBdr>
    </w:div>
    <w:div w:id="333149967">
      <w:bodyDiv w:val="1"/>
      <w:marLeft w:val="0"/>
      <w:marRight w:val="0"/>
      <w:marTop w:val="0"/>
      <w:marBottom w:val="0"/>
      <w:divBdr>
        <w:top w:val="none" w:sz="0" w:space="0" w:color="auto"/>
        <w:left w:val="none" w:sz="0" w:space="0" w:color="auto"/>
        <w:bottom w:val="none" w:sz="0" w:space="0" w:color="auto"/>
        <w:right w:val="none" w:sz="0" w:space="0" w:color="auto"/>
      </w:divBdr>
    </w:div>
    <w:div w:id="444235583">
      <w:bodyDiv w:val="1"/>
      <w:marLeft w:val="0"/>
      <w:marRight w:val="0"/>
      <w:marTop w:val="0"/>
      <w:marBottom w:val="0"/>
      <w:divBdr>
        <w:top w:val="none" w:sz="0" w:space="0" w:color="auto"/>
        <w:left w:val="none" w:sz="0" w:space="0" w:color="auto"/>
        <w:bottom w:val="none" w:sz="0" w:space="0" w:color="auto"/>
        <w:right w:val="none" w:sz="0" w:space="0" w:color="auto"/>
      </w:divBdr>
    </w:div>
    <w:div w:id="673412063">
      <w:bodyDiv w:val="1"/>
      <w:marLeft w:val="0"/>
      <w:marRight w:val="0"/>
      <w:marTop w:val="0"/>
      <w:marBottom w:val="0"/>
      <w:divBdr>
        <w:top w:val="none" w:sz="0" w:space="0" w:color="auto"/>
        <w:left w:val="none" w:sz="0" w:space="0" w:color="auto"/>
        <w:bottom w:val="none" w:sz="0" w:space="0" w:color="auto"/>
        <w:right w:val="none" w:sz="0" w:space="0" w:color="auto"/>
      </w:divBdr>
    </w:div>
    <w:div w:id="984089331">
      <w:bodyDiv w:val="1"/>
      <w:marLeft w:val="0"/>
      <w:marRight w:val="0"/>
      <w:marTop w:val="0"/>
      <w:marBottom w:val="0"/>
      <w:divBdr>
        <w:top w:val="none" w:sz="0" w:space="0" w:color="auto"/>
        <w:left w:val="none" w:sz="0" w:space="0" w:color="auto"/>
        <w:bottom w:val="none" w:sz="0" w:space="0" w:color="auto"/>
        <w:right w:val="none" w:sz="0" w:space="0" w:color="auto"/>
      </w:divBdr>
    </w:div>
    <w:div w:id="1226799999">
      <w:bodyDiv w:val="1"/>
      <w:marLeft w:val="0"/>
      <w:marRight w:val="0"/>
      <w:marTop w:val="0"/>
      <w:marBottom w:val="0"/>
      <w:divBdr>
        <w:top w:val="none" w:sz="0" w:space="0" w:color="auto"/>
        <w:left w:val="none" w:sz="0" w:space="0" w:color="auto"/>
        <w:bottom w:val="none" w:sz="0" w:space="0" w:color="auto"/>
        <w:right w:val="none" w:sz="0" w:space="0" w:color="auto"/>
      </w:divBdr>
    </w:div>
    <w:div w:id="1294673162">
      <w:bodyDiv w:val="1"/>
      <w:marLeft w:val="0"/>
      <w:marRight w:val="0"/>
      <w:marTop w:val="0"/>
      <w:marBottom w:val="0"/>
      <w:divBdr>
        <w:top w:val="none" w:sz="0" w:space="0" w:color="auto"/>
        <w:left w:val="none" w:sz="0" w:space="0" w:color="auto"/>
        <w:bottom w:val="none" w:sz="0" w:space="0" w:color="auto"/>
        <w:right w:val="none" w:sz="0" w:space="0" w:color="auto"/>
      </w:divBdr>
    </w:div>
    <w:div w:id="1307660983">
      <w:bodyDiv w:val="1"/>
      <w:marLeft w:val="0"/>
      <w:marRight w:val="0"/>
      <w:marTop w:val="0"/>
      <w:marBottom w:val="0"/>
      <w:divBdr>
        <w:top w:val="none" w:sz="0" w:space="0" w:color="auto"/>
        <w:left w:val="none" w:sz="0" w:space="0" w:color="auto"/>
        <w:bottom w:val="none" w:sz="0" w:space="0" w:color="auto"/>
        <w:right w:val="none" w:sz="0" w:space="0" w:color="auto"/>
      </w:divBdr>
    </w:div>
    <w:div w:id="1398671041">
      <w:bodyDiv w:val="1"/>
      <w:marLeft w:val="0"/>
      <w:marRight w:val="0"/>
      <w:marTop w:val="0"/>
      <w:marBottom w:val="0"/>
      <w:divBdr>
        <w:top w:val="none" w:sz="0" w:space="0" w:color="auto"/>
        <w:left w:val="none" w:sz="0" w:space="0" w:color="auto"/>
        <w:bottom w:val="none" w:sz="0" w:space="0" w:color="auto"/>
        <w:right w:val="none" w:sz="0" w:space="0" w:color="auto"/>
      </w:divBdr>
      <w:divsChild>
        <w:div w:id="1212113115">
          <w:marLeft w:val="0"/>
          <w:marRight w:val="0"/>
          <w:marTop w:val="0"/>
          <w:marBottom w:val="0"/>
          <w:divBdr>
            <w:top w:val="none" w:sz="0" w:space="0" w:color="auto"/>
            <w:left w:val="none" w:sz="0" w:space="0" w:color="auto"/>
            <w:bottom w:val="none" w:sz="0" w:space="0" w:color="auto"/>
            <w:right w:val="none" w:sz="0" w:space="0" w:color="auto"/>
          </w:divBdr>
        </w:div>
      </w:divsChild>
    </w:div>
    <w:div w:id="1416438371">
      <w:bodyDiv w:val="1"/>
      <w:marLeft w:val="0"/>
      <w:marRight w:val="0"/>
      <w:marTop w:val="0"/>
      <w:marBottom w:val="0"/>
      <w:divBdr>
        <w:top w:val="none" w:sz="0" w:space="0" w:color="auto"/>
        <w:left w:val="none" w:sz="0" w:space="0" w:color="auto"/>
        <w:bottom w:val="none" w:sz="0" w:space="0" w:color="auto"/>
        <w:right w:val="none" w:sz="0" w:space="0" w:color="auto"/>
      </w:divBdr>
    </w:div>
    <w:div w:id="1626882766">
      <w:bodyDiv w:val="1"/>
      <w:marLeft w:val="0"/>
      <w:marRight w:val="0"/>
      <w:marTop w:val="0"/>
      <w:marBottom w:val="0"/>
      <w:divBdr>
        <w:top w:val="none" w:sz="0" w:space="0" w:color="auto"/>
        <w:left w:val="none" w:sz="0" w:space="0" w:color="auto"/>
        <w:bottom w:val="none" w:sz="0" w:space="0" w:color="auto"/>
        <w:right w:val="none" w:sz="0" w:space="0" w:color="auto"/>
      </w:divBdr>
    </w:div>
    <w:div w:id="1913661756">
      <w:bodyDiv w:val="1"/>
      <w:marLeft w:val="0"/>
      <w:marRight w:val="0"/>
      <w:marTop w:val="0"/>
      <w:marBottom w:val="0"/>
      <w:divBdr>
        <w:top w:val="none" w:sz="0" w:space="0" w:color="auto"/>
        <w:left w:val="none" w:sz="0" w:space="0" w:color="auto"/>
        <w:bottom w:val="none" w:sz="0" w:space="0" w:color="auto"/>
        <w:right w:val="none" w:sz="0" w:space="0" w:color="auto"/>
      </w:divBdr>
    </w:div>
    <w:div w:id="210969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4.png"/><Relationship Id="rId21" Type="http://schemas.openxmlformats.org/officeDocument/2006/relationships/hyperlink" Target="https://www.microsoft.com/en-us/dynamics-365/products/business-central" TargetMode="External"/><Relationship Id="rId42" Type="http://schemas.openxmlformats.org/officeDocument/2006/relationships/image" Target="media/image19.png"/><Relationship Id="rId63" Type="http://schemas.openxmlformats.org/officeDocument/2006/relationships/image" Target="media/image40.png"/><Relationship Id="rId84" Type="http://schemas.openxmlformats.org/officeDocument/2006/relationships/image" Target="media/image61.png"/><Relationship Id="rId138" Type="http://schemas.openxmlformats.org/officeDocument/2006/relationships/image" Target="media/image115.png"/><Relationship Id="rId159" Type="http://schemas.openxmlformats.org/officeDocument/2006/relationships/image" Target="media/image136.png"/><Relationship Id="rId170" Type="http://schemas.openxmlformats.org/officeDocument/2006/relationships/image" Target="media/image147.png"/><Relationship Id="rId191" Type="http://schemas.openxmlformats.org/officeDocument/2006/relationships/image" Target="media/image168.png"/><Relationship Id="rId205" Type="http://schemas.openxmlformats.org/officeDocument/2006/relationships/image" Target="media/image182.png"/><Relationship Id="rId226" Type="http://schemas.openxmlformats.org/officeDocument/2006/relationships/theme" Target="theme/theme1.xml"/><Relationship Id="rId107" Type="http://schemas.openxmlformats.org/officeDocument/2006/relationships/image" Target="media/image84.png"/><Relationship Id="rId11" Type="http://schemas.openxmlformats.org/officeDocument/2006/relationships/image" Target="media/image1.png"/><Relationship Id="rId32" Type="http://schemas.openxmlformats.org/officeDocument/2006/relationships/hyperlink" Target="https://www.price.com.hk/product.php?p=575156&amp;srsltid=AfmBOopkhrenA5SylAoHNZgoSUadnMr1VOOEHxZOBVIZ37leF7v2Jo8q" TargetMode="External"/><Relationship Id="rId53" Type="http://schemas.openxmlformats.org/officeDocument/2006/relationships/image" Target="media/image30.png"/><Relationship Id="rId74" Type="http://schemas.openxmlformats.org/officeDocument/2006/relationships/image" Target="media/image51.png"/><Relationship Id="rId128" Type="http://schemas.openxmlformats.org/officeDocument/2006/relationships/image" Target="media/image105.png"/><Relationship Id="rId149" Type="http://schemas.openxmlformats.org/officeDocument/2006/relationships/image" Target="media/image126.png"/><Relationship Id="rId5" Type="http://schemas.openxmlformats.org/officeDocument/2006/relationships/webSettings" Target="webSettings.xml"/><Relationship Id="rId95" Type="http://schemas.openxmlformats.org/officeDocument/2006/relationships/image" Target="media/image72.png"/><Relationship Id="rId160" Type="http://schemas.openxmlformats.org/officeDocument/2006/relationships/image" Target="media/image137.png"/><Relationship Id="rId181" Type="http://schemas.openxmlformats.org/officeDocument/2006/relationships/image" Target="media/image158.png"/><Relationship Id="rId216" Type="http://schemas.openxmlformats.org/officeDocument/2006/relationships/image" Target="media/image193.png"/><Relationship Id="rId22" Type="http://schemas.openxmlformats.org/officeDocument/2006/relationships/image" Target="media/image8.png"/><Relationship Id="rId43" Type="http://schemas.openxmlformats.org/officeDocument/2006/relationships/image" Target="media/image20.png"/><Relationship Id="rId64" Type="http://schemas.openxmlformats.org/officeDocument/2006/relationships/image" Target="media/image41.png"/><Relationship Id="rId118" Type="http://schemas.openxmlformats.org/officeDocument/2006/relationships/image" Target="media/image95.png"/><Relationship Id="rId139" Type="http://schemas.openxmlformats.org/officeDocument/2006/relationships/image" Target="media/image116.png"/><Relationship Id="rId85" Type="http://schemas.openxmlformats.org/officeDocument/2006/relationships/image" Target="media/image62.png"/><Relationship Id="rId150" Type="http://schemas.openxmlformats.org/officeDocument/2006/relationships/image" Target="media/image127.png"/><Relationship Id="rId171" Type="http://schemas.openxmlformats.org/officeDocument/2006/relationships/image" Target="media/image148.png"/><Relationship Id="rId192" Type="http://schemas.openxmlformats.org/officeDocument/2006/relationships/image" Target="media/image169.png"/><Relationship Id="rId206" Type="http://schemas.openxmlformats.org/officeDocument/2006/relationships/image" Target="media/image183.png"/><Relationship Id="rId12" Type="http://schemas.openxmlformats.org/officeDocument/2006/relationships/image" Target="media/image2.png"/><Relationship Id="rId33" Type="http://schemas.openxmlformats.org/officeDocument/2006/relationships/image" Target="media/image13.png"/><Relationship Id="rId108" Type="http://schemas.openxmlformats.org/officeDocument/2006/relationships/image" Target="media/image85.png"/><Relationship Id="rId129" Type="http://schemas.openxmlformats.org/officeDocument/2006/relationships/image" Target="media/image106.png"/><Relationship Id="rId54" Type="http://schemas.openxmlformats.org/officeDocument/2006/relationships/image" Target="media/image31.png"/><Relationship Id="rId75" Type="http://schemas.openxmlformats.org/officeDocument/2006/relationships/image" Target="media/image52.png"/><Relationship Id="rId96" Type="http://schemas.openxmlformats.org/officeDocument/2006/relationships/image" Target="media/image73.png"/><Relationship Id="rId140" Type="http://schemas.openxmlformats.org/officeDocument/2006/relationships/image" Target="media/image117.png"/><Relationship Id="rId161" Type="http://schemas.openxmlformats.org/officeDocument/2006/relationships/image" Target="media/image138.png"/><Relationship Id="rId182" Type="http://schemas.openxmlformats.org/officeDocument/2006/relationships/image" Target="media/image159.png"/><Relationship Id="rId217" Type="http://schemas.openxmlformats.org/officeDocument/2006/relationships/image" Target="media/image194.png"/><Relationship Id="rId6" Type="http://schemas.openxmlformats.org/officeDocument/2006/relationships/footnotes" Target="footnotes.xml"/><Relationship Id="rId23" Type="http://schemas.openxmlformats.org/officeDocument/2006/relationships/hyperlink" Target="https://www.microsoft.com/zh-hk/microsoft-365/enterprise/e3?market=hk" TargetMode="External"/><Relationship Id="rId119" Type="http://schemas.openxmlformats.org/officeDocument/2006/relationships/image" Target="media/image96.png"/><Relationship Id="rId44" Type="http://schemas.openxmlformats.org/officeDocument/2006/relationships/image" Target="media/image21.png"/><Relationship Id="rId65" Type="http://schemas.openxmlformats.org/officeDocument/2006/relationships/image" Target="media/image42.png"/><Relationship Id="rId86" Type="http://schemas.openxmlformats.org/officeDocument/2006/relationships/image" Target="media/image63.png"/><Relationship Id="rId130" Type="http://schemas.openxmlformats.org/officeDocument/2006/relationships/image" Target="media/image107.png"/><Relationship Id="rId151" Type="http://schemas.openxmlformats.org/officeDocument/2006/relationships/image" Target="media/image128.png"/><Relationship Id="rId172" Type="http://schemas.openxmlformats.org/officeDocument/2006/relationships/image" Target="media/image149.png"/><Relationship Id="rId193" Type="http://schemas.openxmlformats.org/officeDocument/2006/relationships/image" Target="media/image170.png"/><Relationship Id="rId207" Type="http://schemas.openxmlformats.org/officeDocument/2006/relationships/image" Target="media/image184.png"/><Relationship Id="rId13" Type="http://schemas.openxmlformats.org/officeDocument/2006/relationships/hyperlink" Target="https://www.synology.com/zh-hk/products/SA6400" TargetMode="External"/><Relationship Id="rId109" Type="http://schemas.openxmlformats.org/officeDocument/2006/relationships/image" Target="media/image86.png"/><Relationship Id="rId34" Type="http://schemas.openxmlformats.org/officeDocument/2006/relationships/image" Target="media/image14.png"/><Relationship Id="rId55" Type="http://schemas.openxmlformats.org/officeDocument/2006/relationships/image" Target="media/image32.png"/><Relationship Id="rId76" Type="http://schemas.openxmlformats.org/officeDocument/2006/relationships/image" Target="media/image53.png"/><Relationship Id="rId97" Type="http://schemas.openxmlformats.org/officeDocument/2006/relationships/image" Target="media/image74.png"/><Relationship Id="rId120" Type="http://schemas.openxmlformats.org/officeDocument/2006/relationships/image" Target="media/image97.png"/><Relationship Id="rId141" Type="http://schemas.openxmlformats.org/officeDocument/2006/relationships/image" Target="media/image118.png"/><Relationship Id="rId7" Type="http://schemas.openxmlformats.org/officeDocument/2006/relationships/endnotes" Target="endnotes.xml"/><Relationship Id="rId162" Type="http://schemas.openxmlformats.org/officeDocument/2006/relationships/image" Target="media/image139.png"/><Relationship Id="rId183" Type="http://schemas.openxmlformats.org/officeDocument/2006/relationships/image" Target="media/image160.png"/><Relationship Id="rId218" Type="http://schemas.openxmlformats.org/officeDocument/2006/relationships/image" Target="media/image195.png"/><Relationship Id="rId24" Type="http://schemas.openxmlformats.org/officeDocument/2006/relationships/image" Target="media/image9.png"/><Relationship Id="rId45" Type="http://schemas.openxmlformats.org/officeDocument/2006/relationships/image" Target="media/image22.png"/><Relationship Id="rId66" Type="http://schemas.openxmlformats.org/officeDocument/2006/relationships/image" Target="media/image43.png"/><Relationship Id="rId87" Type="http://schemas.openxmlformats.org/officeDocument/2006/relationships/image" Target="media/image64.png"/><Relationship Id="rId110" Type="http://schemas.openxmlformats.org/officeDocument/2006/relationships/image" Target="media/image87.png"/><Relationship Id="rId131" Type="http://schemas.openxmlformats.org/officeDocument/2006/relationships/image" Target="media/image108.png"/><Relationship Id="rId152" Type="http://schemas.openxmlformats.org/officeDocument/2006/relationships/image" Target="media/image129.png"/><Relationship Id="rId173" Type="http://schemas.openxmlformats.org/officeDocument/2006/relationships/image" Target="media/image150.png"/><Relationship Id="rId194" Type="http://schemas.openxmlformats.org/officeDocument/2006/relationships/image" Target="media/image171.png"/><Relationship Id="rId208" Type="http://schemas.openxmlformats.org/officeDocument/2006/relationships/image" Target="media/image185.png"/><Relationship Id="rId14" Type="http://schemas.openxmlformats.org/officeDocument/2006/relationships/image" Target="media/image3.png"/><Relationship Id="rId35" Type="http://schemas.openxmlformats.org/officeDocument/2006/relationships/hyperlink" Target="https://www.cisco.com/c/zh_tw/products/switches/catalyst-9300-series-switches/index.html" TargetMode="External"/><Relationship Id="rId56" Type="http://schemas.openxmlformats.org/officeDocument/2006/relationships/image" Target="media/image33.png"/><Relationship Id="rId77" Type="http://schemas.openxmlformats.org/officeDocument/2006/relationships/image" Target="media/image54.png"/><Relationship Id="rId100" Type="http://schemas.openxmlformats.org/officeDocument/2006/relationships/image" Target="media/image77.png"/><Relationship Id="rId8" Type="http://schemas.openxmlformats.org/officeDocument/2006/relationships/customXml" Target="ink/ink1.xml"/><Relationship Id="rId98" Type="http://schemas.openxmlformats.org/officeDocument/2006/relationships/image" Target="media/image75.png"/><Relationship Id="rId121" Type="http://schemas.openxmlformats.org/officeDocument/2006/relationships/image" Target="media/image98.png"/><Relationship Id="rId142" Type="http://schemas.openxmlformats.org/officeDocument/2006/relationships/image" Target="media/image119.png"/><Relationship Id="rId163" Type="http://schemas.openxmlformats.org/officeDocument/2006/relationships/image" Target="media/image140.png"/><Relationship Id="rId184" Type="http://schemas.openxmlformats.org/officeDocument/2006/relationships/image" Target="media/image161.png"/><Relationship Id="rId219" Type="http://schemas.openxmlformats.org/officeDocument/2006/relationships/image" Target="media/image196.png"/><Relationship Id="rId3" Type="http://schemas.openxmlformats.org/officeDocument/2006/relationships/styles" Target="styles.xml"/><Relationship Id="rId214" Type="http://schemas.openxmlformats.org/officeDocument/2006/relationships/image" Target="media/image191.png"/><Relationship Id="rId25" Type="http://schemas.openxmlformats.org/officeDocument/2006/relationships/hyperlink" Target="https://www.microsoft.com/zh-tw/sql-server/sql-server-2022-pricing" TargetMode="External"/><Relationship Id="rId46" Type="http://schemas.openxmlformats.org/officeDocument/2006/relationships/image" Target="media/image23.png"/><Relationship Id="rId67" Type="http://schemas.openxmlformats.org/officeDocument/2006/relationships/image" Target="media/image44.png"/><Relationship Id="rId116" Type="http://schemas.openxmlformats.org/officeDocument/2006/relationships/image" Target="media/image93.png"/><Relationship Id="rId137" Type="http://schemas.openxmlformats.org/officeDocument/2006/relationships/image" Target="media/image114.png"/><Relationship Id="rId158" Type="http://schemas.openxmlformats.org/officeDocument/2006/relationships/image" Target="media/image135.png"/><Relationship Id="rId20" Type="http://schemas.openxmlformats.org/officeDocument/2006/relationships/image" Target="media/image7.png"/><Relationship Id="rId41" Type="http://schemas.openxmlformats.org/officeDocument/2006/relationships/image" Target="media/image18.png"/><Relationship Id="rId62" Type="http://schemas.openxmlformats.org/officeDocument/2006/relationships/image" Target="media/image39.png"/><Relationship Id="rId83" Type="http://schemas.openxmlformats.org/officeDocument/2006/relationships/image" Target="media/image60.png"/><Relationship Id="rId88" Type="http://schemas.openxmlformats.org/officeDocument/2006/relationships/image" Target="media/image65.png"/><Relationship Id="rId111" Type="http://schemas.openxmlformats.org/officeDocument/2006/relationships/image" Target="media/image88.png"/><Relationship Id="rId132" Type="http://schemas.openxmlformats.org/officeDocument/2006/relationships/image" Target="media/image109.png"/><Relationship Id="rId153" Type="http://schemas.openxmlformats.org/officeDocument/2006/relationships/image" Target="media/image130.png"/><Relationship Id="rId174" Type="http://schemas.openxmlformats.org/officeDocument/2006/relationships/image" Target="media/image151.png"/><Relationship Id="rId179" Type="http://schemas.openxmlformats.org/officeDocument/2006/relationships/image" Target="media/image156.png"/><Relationship Id="rId195" Type="http://schemas.openxmlformats.org/officeDocument/2006/relationships/image" Target="media/image172.png"/><Relationship Id="rId209" Type="http://schemas.openxmlformats.org/officeDocument/2006/relationships/image" Target="media/image186.png"/><Relationship Id="rId190" Type="http://schemas.openxmlformats.org/officeDocument/2006/relationships/image" Target="media/image167.png"/><Relationship Id="rId204" Type="http://schemas.openxmlformats.org/officeDocument/2006/relationships/image" Target="media/image181.png"/><Relationship Id="rId220" Type="http://schemas.openxmlformats.org/officeDocument/2006/relationships/hyperlink" Target="https://www.authgear.com/post/what-is-role-based-access-control-rbac-benefits-comparisons-and-best-practices" TargetMode="External"/><Relationship Id="rId225" Type="http://schemas.openxmlformats.org/officeDocument/2006/relationships/fontTable" Target="fontTable.xml"/><Relationship Id="rId15" Type="http://schemas.openxmlformats.org/officeDocument/2006/relationships/hyperlink" Target="https://www.synology.com/zh-tw/products/drives/hdd/enterprise-hat?lang=zh-hk" TargetMode="External"/><Relationship Id="rId36" Type="http://schemas.openxmlformats.org/officeDocument/2006/relationships/image" Target="media/image15.png"/><Relationship Id="rId57" Type="http://schemas.openxmlformats.org/officeDocument/2006/relationships/image" Target="media/image34.png"/><Relationship Id="rId106" Type="http://schemas.openxmlformats.org/officeDocument/2006/relationships/image" Target="media/image83.png"/><Relationship Id="rId127" Type="http://schemas.openxmlformats.org/officeDocument/2006/relationships/image" Target="media/image104.png"/><Relationship Id="rId10" Type="http://schemas.openxmlformats.org/officeDocument/2006/relationships/customXml" Target="ink/ink3.xml"/><Relationship Id="rId31" Type="http://schemas.openxmlformats.org/officeDocument/2006/relationships/hyperlink" Target="https://www.cisco.com/c/en/us/products/collateral/switches/catalyst-9500-series-switches/nb-06-cat9500-ser-data-sheet-cte-en.html" TargetMode="External"/><Relationship Id="rId52" Type="http://schemas.openxmlformats.org/officeDocument/2006/relationships/image" Target="media/image29.png"/><Relationship Id="rId73" Type="http://schemas.openxmlformats.org/officeDocument/2006/relationships/image" Target="media/image50.png"/><Relationship Id="rId78" Type="http://schemas.openxmlformats.org/officeDocument/2006/relationships/image" Target="media/image55.png"/><Relationship Id="rId94" Type="http://schemas.openxmlformats.org/officeDocument/2006/relationships/image" Target="media/image71.png"/><Relationship Id="rId99" Type="http://schemas.openxmlformats.org/officeDocument/2006/relationships/image" Target="media/image76.png"/><Relationship Id="rId101" Type="http://schemas.openxmlformats.org/officeDocument/2006/relationships/image" Target="media/image78.png"/><Relationship Id="rId122" Type="http://schemas.openxmlformats.org/officeDocument/2006/relationships/image" Target="media/image99.png"/><Relationship Id="rId143" Type="http://schemas.openxmlformats.org/officeDocument/2006/relationships/image" Target="media/image120.png"/><Relationship Id="rId148" Type="http://schemas.openxmlformats.org/officeDocument/2006/relationships/image" Target="media/image125.png"/><Relationship Id="rId164" Type="http://schemas.openxmlformats.org/officeDocument/2006/relationships/image" Target="media/image141.png"/><Relationship Id="rId169" Type="http://schemas.openxmlformats.org/officeDocument/2006/relationships/image" Target="media/image146.png"/><Relationship Id="rId185" Type="http://schemas.openxmlformats.org/officeDocument/2006/relationships/image" Target="media/image162.png"/><Relationship Id="rId4" Type="http://schemas.openxmlformats.org/officeDocument/2006/relationships/settings" Target="settings.xml"/><Relationship Id="rId9" Type="http://schemas.openxmlformats.org/officeDocument/2006/relationships/customXml" Target="ink/ink2.xml"/><Relationship Id="rId180" Type="http://schemas.openxmlformats.org/officeDocument/2006/relationships/image" Target="media/image157.png"/><Relationship Id="rId210" Type="http://schemas.openxmlformats.org/officeDocument/2006/relationships/image" Target="media/image187.png"/><Relationship Id="rId215" Type="http://schemas.openxmlformats.org/officeDocument/2006/relationships/image" Target="media/image192.png"/><Relationship Id="rId26" Type="http://schemas.openxmlformats.org/officeDocument/2006/relationships/image" Target="media/image10.jpeg"/><Relationship Id="rId47" Type="http://schemas.openxmlformats.org/officeDocument/2006/relationships/image" Target="media/image24.png"/><Relationship Id="rId68" Type="http://schemas.openxmlformats.org/officeDocument/2006/relationships/image" Target="media/image45.png"/><Relationship Id="rId89" Type="http://schemas.openxmlformats.org/officeDocument/2006/relationships/image" Target="media/image66.png"/><Relationship Id="rId112" Type="http://schemas.openxmlformats.org/officeDocument/2006/relationships/image" Target="media/image89.png"/><Relationship Id="rId133" Type="http://schemas.openxmlformats.org/officeDocument/2006/relationships/image" Target="media/image110.png"/><Relationship Id="rId154" Type="http://schemas.openxmlformats.org/officeDocument/2006/relationships/image" Target="media/image131.png"/><Relationship Id="rId175" Type="http://schemas.openxmlformats.org/officeDocument/2006/relationships/image" Target="media/image152.png"/><Relationship Id="rId196" Type="http://schemas.openxmlformats.org/officeDocument/2006/relationships/image" Target="media/image173.png"/><Relationship Id="rId200" Type="http://schemas.openxmlformats.org/officeDocument/2006/relationships/image" Target="media/image177.png"/><Relationship Id="rId16" Type="http://schemas.openxmlformats.org/officeDocument/2006/relationships/image" Target="media/image4.png"/><Relationship Id="rId221" Type="http://schemas.openxmlformats.org/officeDocument/2006/relationships/header" Target="header1.xml"/><Relationship Id="rId37" Type="http://schemas.openxmlformats.org/officeDocument/2006/relationships/image" Target="media/image16.png"/><Relationship Id="rId58" Type="http://schemas.openxmlformats.org/officeDocument/2006/relationships/image" Target="media/image35.png"/><Relationship Id="rId79" Type="http://schemas.openxmlformats.org/officeDocument/2006/relationships/image" Target="media/image56.png"/><Relationship Id="rId102" Type="http://schemas.openxmlformats.org/officeDocument/2006/relationships/image" Target="media/image79.png"/><Relationship Id="rId123" Type="http://schemas.openxmlformats.org/officeDocument/2006/relationships/image" Target="media/image100.png"/><Relationship Id="rId144" Type="http://schemas.openxmlformats.org/officeDocument/2006/relationships/image" Target="media/image121.png"/><Relationship Id="rId90" Type="http://schemas.openxmlformats.org/officeDocument/2006/relationships/image" Target="media/image67.png"/><Relationship Id="rId165" Type="http://schemas.openxmlformats.org/officeDocument/2006/relationships/image" Target="media/image142.png"/><Relationship Id="rId186" Type="http://schemas.openxmlformats.org/officeDocument/2006/relationships/image" Target="media/image163.png"/><Relationship Id="rId211" Type="http://schemas.openxmlformats.org/officeDocument/2006/relationships/image" Target="media/image188.png"/><Relationship Id="rId27" Type="http://schemas.openxmlformats.org/officeDocument/2006/relationships/hyperlink" Target="https://www.trendmicro.com/zh_hk/business/products/endpoint-security.html" TargetMode="External"/><Relationship Id="rId48" Type="http://schemas.openxmlformats.org/officeDocument/2006/relationships/image" Target="media/image25.png"/><Relationship Id="rId69" Type="http://schemas.openxmlformats.org/officeDocument/2006/relationships/image" Target="media/image46.png"/><Relationship Id="rId113" Type="http://schemas.openxmlformats.org/officeDocument/2006/relationships/image" Target="media/image90.png"/><Relationship Id="rId134" Type="http://schemas.openxmlformats.org/officeDocument/2006/relationships/image" Target="media/image111.png"/><Relationship Id="rId80" Type="http://schemas.openxmlformats.org/officeDocument/2006/relationships/image" Target="media/image57.png"/><Relationship Id="rId155" Type="http://schemas.openxmlformats.org/officeDocument/2006/relationships/image" Target="media/image132.png"/><Relationship Id="rId176" Type="http://schemas.openxmlformats.org/officeDocument/2006/relationships/image" Target="media/image153.png"/><Relationship Id="rId197" Type="http://schemas.openxmlformats.org/officeDocument/2006/relationships/image" Target="media/image174.png"/><Relationship Id="rId201" Type="http://schemas.openxmlformats.org/officeDocument/2006/relationships/image" Target="media/image178.png"/><Relationship Id="rId222" Type="http://schemas.openxmlformats.org/officeDocument/2006/relationships/footer" Target="footer1.xml"/><Relationship Id="rId17" Type="http://schemas.openxmlformats.org/officeDocument/2006/relationships/hyperlink" Target="https://www.dell.com/zh-hk/shop/%E6%A1%8C%E4%B8%8A%E5%9E%8B%E9%9B%BB%E8%85%A6/dell-24-%E5%A4%9A%E5%90%88%E4%B8%80%E9%9B%BB%E8%85%A6/spd/dell-ec24250-aio/c24250-f5650" TargetMode="External"/><Relationship Id="rId38" Type="http://schemas.openxmlformats.org/officeDocument/2006/relationships/hyperlink" Target="https://www.fortinet.com/tw/products/next-generation-firewall" TargetMode="External"/><Relationship Id="rId59" Type="http://schemas.openxmlformats.org/officeDocument/2006/relationships/image" Target="media/image36.png"/><Relationship Id="rId103" Type="http://schemas.openxmlformats.org/officeDocument/2006/relationships/image" Target="media/image80.png"/><Relationship Id="rId124" Type="http://schemas.openxmlformats.org/officeDocument/2006/relationships/image" Target="media/image101.png"/><Relationship Id="rId70" Type="http://schemas.openxmlformats.org/officeDocument/2006/relationships/image" Target="media/image47.png"/><Relationship Id="rId91" Type="http://schemas.openxmlformats.org/officeDocument/2006/relationships/image" Target="media/image68.png"/><Relationship Id="rId145" Type="http://schemas.openxmlformats.org/officeDocument/2006/relationships/image" Target="media/image122.png"/><Relationship Id="rId166" Type="http://schemas.openxmlformats.org/officeDocument/2006/relationships/image" Target="media/image143.png"/><Relationship Id="rId187" Type="http://schemas.openxmlformats.org/officeDocument/2006/relationships/image" Target="media/image164.png"/><Relationship Id="rId1" Type="http://schemas.openxmlformats.org/officeDocument/2006/relationships/customXml" Target="../customXml/item1.xml"/><Relationship Id="rId212" Type="http://schemas.openxmlformats.org/officeDocument/2006/relationships/image" Target="media/image189.png"/><Relationship Id="rId28" Type="http://schemas.openxmlformats.org/officeDocument/2006/relationships/image" Target="media/image11.png"/><Relationship Id="rId49" Type="http://schemas.openxmlformats.org/officeDocument/2006/relationships/image" Target="media/image26.png"/><Relationship Id="rId114" Type="http://schemas.openxmlformats.org/officeDocument/2006/relationships/image" Target="media/image91.png"/><Relationship Id="rId60" Type="http://schemas.openxmlformats.org/officeDocument/2006/relationships/image" Target="media/image37.png"/><Relationship Id="rId81" Type="http://schemas.openxmlformats.org/officeDocument/2006/relationships/image" Target="media/image58.png"/><Relationship Id="rId135" Type="http://schemas.openxmlformats.org/officeDocument/2006/relationships/image" Target="media/image112.png"/><Relationship Id="rId156" Type="http://schemas.openxmlformats.org/officeDocument/2006/relationships/image" Target="media/image133.png"/><Relationship Id="rId177" Type="http://schemas.openxmlformats.org/officeDocument/2006/relationships/image" Target="media/image154.png"/><Relationship Id="rId198" Type="http://schemas.openxmlformats.org/officeDocument/2006/relationships/image" Target="media/image175.png"/><Relationship Id="rId202" Type="http://schemas.openxmlformats.org/officeDocument/2006/relationships/image" Target="media/image179.png"/><Relationship Id="rId223" Type="http://schemas.openxmlformats.org/officeDocument/2006/relationships/header" Target="header2.xml"/><Relationship Id="rId18" Type="http://schemas.openxmlformats.org/officeDocument/2006/relationships/image" Target="media/image5.png"/><Relationship Id="rId39" Type="http://schemas.openxmlformats.org/officeDocument/2006/relationships/image" Target="media/image17.png"/><Relationship Id="rId50" Type="http://schemas.openxmlformats.org/officeDocument/2006/relationships/image" Target="media/image27.png"/><Relationship Id="rId104" Type="http://schemas.openxmlformats.org/officeDocument/2006/relationships/image" Target="media/image81.png"/><Relationship Id="rId125" Type="http://schemas.openxmlformats.org/officeDocument/2006/relationships/image" Target="media/image102.png"/><Relationship Id="rId146" Type="http://schemas.openxmlformats.org/officeDocument/2006/relationships/image" Target="media/image123.png"/><Relationship Id="rId167" Type="http://schemas.openxmlformats.org/officeDocument/2006/relationships/image" Target="media/image144.png"/><Relationship Id="rId188" Type="http://schemas.openxmlformats.org/officeDocument/2006/relationships/image" Target="media/image165.png"/><Relationship Id="rId71" Type="http://schemas.openxmlformats.org/officeDocument/2006/relationships/image" Target="media/image48.png"/><Relationship Id="rId92" Type="http://schemas.openxmlformats.org/officeDocument/2006/relationships/image" Target="media/image69.png"/><Relationship Id="rId213" Type="http://schemas.openxmlformats.org/officeDocument/2006/relationships/image" Target="media/image190.png"/><Relationship Id="rId2" Type="http://schemas.openxmlformats.org/officeDocument/2006/relationships/numbering" Target="numbering.xml"/><Relationship Id="rId29" Type="http://schemas.openxmlformats.org/officeDocument/2006/relationships/hyperlink" Target="https://www.zabbix.com/" TargetMode="External"/><Relationship Id="rId40" Type="http://schemas.openxmlformats.org/officeDocument/2006/relationships/hyperlink" Target="https://www.cisco.com/c/en_sg/products/security/anyconnect-secure-mobility-client/index.html" TargetMode="External"/><Relationship Id="rId115" Type="http://schemas.openxmlformats.org/officeDocument/2006/relationships/image" Target="media/image92.png"/><Relationship Id="rId136" Type="http://schemas.openxmlformats.org/officeDocument/2006/relationships/image" Target="media/image113.png"/><Relationship Id="rId157" Type="http://schemas.openxmlformats.org/officeDocument/2006/relationships/image" Target="media/image134.png"/><Relationship Id="rId178" Type="http://schemas.openxmlformats.org/officeDocument/2006/relationships/image" Target="media/image155.png"/><Relationship Id="rId61" Type="http://schemas.openxmlformats.org/officeDocument/2006/relationships/image" Target="media/image38.png"/><Relationship Id="rId82" Type="http://schemas.openxmlformats.org/officeDocument/2006/relationships/image" Target="media/image59.png"/><Relationship Id="rId199" Type="http://schemas.openxmlformats.org/officeDocument/2006/relationships/image" Target="media/image176.png"/><Relationship Id="rId203" Type="http://schemas.openxmlformats.org/officeDocument/2006/relationships/image" Target="media/image180.png"/><Relationship Id="rId19" Type="http://schemas.openxmlformats.org/officeDocument/2006/relationships/image" Target="media/image6.png"/><Relationship Id="rId224" Type="http://schemas.openxmlformats.org/officeDocument/2006/relationships/footer" Target="footer2.xml"/><Relationship Id="rId30" Type="http://schemas.openxmlformats.org/officeDocument/2006/relationships/image" Target="media/image12.png"/><Relationship Id="rId105" Type="http://schemas.openxmlformats.org/officeDocument/2006/relationships/image" Target="media/image82.png"/><Relationship Id="rId126" Type="http://schemas.openxmlformats.org/officeDocument/2006/relationships/image" Target="media/image103.png"/><Relationship Id="rId147" Type="http://schemas.openxmlformats.org/officeDocument/2006/relationships/image" Target="media/image124.png"/><Relationship Id="rId168" Type="http://schemas.openxmlformats.org/officeDocument/2006/relationships/image" Target="media/image145.png"/><Relationship Id="rId51" Type="http://schemas.openxmlformats.org/officeDocument/2006/relationships/image" Target="media/image28.png"/><Relationship Id="rId72" Type="http://schemas.openxmlformats.org/officeDocument/2006/relationships/image" Target="media/image49.png"/><Relationship Id="rId93" Type="http://schemas.openxmlformats.org/officeDocument/2006/relationships/image" Target="media/image70.png"/><Relationship Id="rId189" Type="http://schemas.openxmlformats.org/officeDocument/2006/relationships/image" Target="media/image16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5T07:24:32.564"/>
    </inkml:context>
    <inkml:brush xml:id="br0">
      <inkml:brushProperty name="width" value="0.05" units="cm"/>
      <inkml:brushProperty name="height" value="0.05" units="cm"/>
    </inkml:brush>
  </inkml:definitions>
  <inkml:trace contextRef="#ctx0" brushRef="#br0">0 558 16383 0 0,'3'0'0'0'0,"13"0"0"0"0,3 0 0 0 0,4 0 0 0 0,7 0 0 0 0,5 0 0 0 0,10 0 0 0 0,16-2 0 0 0,19-4 0 0 0,7-5 0 0 0,16-4 0 0 0,14-3 0 0 0,-8 0 0 0 0,7-3 0 0 0,-10-4 0 0 0,-15 0 0 0 0,-7-3 0 0 0,-9-3 0 0 0,-6-2 0 0 0,-9 2 0 0 0,-3-4 0 0 0,1 4 0 0 0,-6-1 0 0 0,-10-1 0 0 0,-4 1 0 0 0,-12 2 0 0 0,-7 0 0 0 0,-3 1 0 0 0,0 7 0 0 0,-9 9 0 0 0,-7 6 0 0 0,-12 13 0 0 0,-2 11 0 0 0,-2 13 0 0 0,-3 10 0 0 0,3 11 0 0 0,9 1 0 0 0,0 4 0 0 0,2-1 0 0 0,5-1 0 0 0,0-2 0 0 0,0-4 0 0 0,0-8 0 0 0,0-7 0 0 0,0-11 0 0 0,5-4 0 0 0,-14-9 0 0 0,-5-14 0 0 0,-17-12 0 0 0,-4-10 0 0 0,-5-13 0 0 0,-7-4 0 0 0,-2 1 0 0 0,7 2 0 0 0,1 7 0 0 0,2 5 0 0 0,6 11 0 0 0,-2 5 0 0 0,-3 6 0 0 0,5 5 0 0 0,-9 4 0 0 0,7 2 0 0 0,-7 3 0 0 0,1 1 0 0 0,-1 1 0 0 0,-1-2 0 0 0,-2 5 0 0 0,-4 1 0 0 0,8 1 0 0 0,6 4 0 0 0,12-2 0 0 0,4-1 0 0 0,12-2 0 0 0,7-1 0 0 0,0-2 0 0 0,7-2 0 0 0,5-2 0 0 0,14-1 0 0 0,23-2 0 0 0,9 0 0 0 0,22-3 0 0 0,22-3 0 0 0,16-3 0 0 0,11-2 0 0 0,8-1 0 0 0,-1-2 0 0 0,-14 2 0 0 0,-5 0 0 0 0,-17 0 0 0 0,-23 3 0 0 0,-19 1 0 0 0,-16 2 0 0 0,-10 0 0 0 0,-10 1 0 0 0,-2 1 0 0 0,-1-2 0 0 0,-5 0 0 0 0,2-1 0 0 0,3 1 0 0 0,-8 3 0 0 0,0 3 0 0 0,-7 5 0 0 0,4 1 0 0 0,-8 3 0 0 0,0 1 0 0 0,0-2 0 0 0,0 1 0 0 0,4-7 0 0 0,7-3 0 0 0,8-5 0 0 0,12-3 0 0 0,2-6 0 0 0,9 0 0 0 0,-4-2 0 0 0,-3 4 0 0 0,-5 6 0 0 0,-11 5 0 0 0,-4 6 0 0 0,-7 2 0 0 0,-1 0 0 0 0,16-2 0 0 0,11-1 0 0 0,4-6 0 0 0,8-4 0 0 0,-1-4 0 0 0,-7-1 0 0 0,-8-1 0 0 0,-7 1 0 0 0,-8 6 0 0 0,-2 6 0 0 0,-10 9 0 0 0,-6 8 0 0 0,-6 3 0 0 0,-1 0 0 0 0,5 2 0 0 0,-6-4 0 0 0,4-6 0 0 0,-13-2 0 0 0,9-2 0 0 0,0-2 0 0 0,2 0 0 0 0,-1-2 0 0 0,-2 0 0 0 0,-7-1 0 0 0,-8 1 0 0 0,-3-1 0 0 0,-1-3 0 0 0,2-2 0 0 0,-6 0 0 0 0,6 1 0 0 0,-10-2 0 0 0,4-3 0 0 0,5 2 0 0 0,0-2 0 0 0,3-1 0 0 0,13-1 0 0 0,2-4 0 0 0,8 0 0 0 0,11-4 0 0 0,20-4 0 0 0,42 1 0 0 0,32-5 0 0 0,30 1 0 0 0,24 2 0 0 0,27-1 0 0 0,23-2 0 0 0,4 0 0 0 0,-5 2 0 0 0,-17 2 0 0 0,-23 0 0 0 0,-28 3 0 0 0,-36 3 0 0 0,-29 2 0 0 0,-17-1 0 0 0,-12 6 0 0 0,-6-3 0 0 0,-5 2 0 0 0,-1 2 0 0 0,-7-1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5T07:27:25.239"/>
    </inkml:context>
    <inkml:brush xml:id="br0">
      <inkml:brushProperty name="width" value="0.05" units="cm"/>
      <inkml:brushProperty name="height" value="0.05" units="cm"/>
    </inkml:brush>
  </inkml:definitions>
  <inkml:trace contextRef="#ctx0" brushRef="#br0">0 487 16383 0 0,'12'-2'0'0'0,"45"-5"0"0"0,50-10 0 0 0,83-15 0 0 0,51-6 0 0 0,56-9 0 0 0,21-7 0 0 0,9 1 0 0 0,-23 5 0 0 0,-9 4 0 0 0,-17 4 0 0 0,-52 8 0 0 0,-47 9 0 0 0,-74 14 0 0 0,-79 10 0 0 0,-15 5 0 0 0,-52 17 0 0 0,-47 17 0 0 0,-40 10 0 0 0,-39 9 0 0 0,-3 5 0 0 0,-11 2 0 0 0,-5 1 0 0 0,7 0 0 0 0,10-7 0 0 0,15-6 0 0 0,27-10 0 0 0,19-6 0 0 0,17-7 0 0 0,20-7 0 0 0,22-6 0 0 0,8-10 0 0 0,17-14 0 0 0,39-21 0 0 0,76-20 0 0 0,67-18 0 0 0,72-15 0 0 0,76-13 0 0 0,30-3 0 0 0,20 7 0 0 0,-12 13 0 0 0,-25 12 0 0 0,-66 19 0 0 0,-55 13 0 0 0,-56 11 0 0 0,-20 8 0 0 0,-31 6 0 0 0,-42 8 0 0 0,-57 9 0 0 0,-73 9 0 0 0,-41 5 0 0 0,-36 2 0 0 0,-21-1 0 0 0,18-5 0 0 0,-1-5 0 0 0,27-4 0 0 0,20-1 0 0 0,12-2 0 0 0,2 3 0 0 0,4 3 0 0 0,5 1 0 0 0,1 2 0 0 0,-6 1 0 0 0,-2-1 0 0 0,-24 4 0 0 0,-15 5 0 0 0,-1 0 0 0 0,6 0 0 0 0,26-1 0 0 0,17-3 0 0 0,27-4 0 0 0,25-2 0 0 0,15-2 0 0 0,21 1 0 0 0,23-1 0 0 0,33-1 0 0 0,19-1 0 0 0,25-3 0 0 0,34 1 0 0 0,26-1 0 0 0,26-2 0 0 0,31-2 0 0 0,22-4 0 0 0,11 1 0 0 0,-4-2 0 0 0,-18 0 0 0 0,-23-1 0 0 0,-19 1 0 0 0,-25-1 0 0 0,-33 0 0 0 0,-14-3 0 0 0,-8-4 0 0 0,-5-2 0 0 0,13-3 0 0 0,-10 0 0 0 0,-13 0 0 0 0,-21 3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5T07:40:18.254"/>
    </inkml:context>
    <inkml:brush xml:id="br0">
      <inkml:brushProperty name="width" value="0.05" units="cm"/>
      <inkml:brushProperty name="height" value="0.05" units="cm"/>
    </inkml:brush>
  </inkml:definitions>
  <inkml:trace contextRef="#ctx0" brushRef="#br0">1 269 24575,'115'0'0,"-37"1"0,15 0 0,4-3 0,28-6 0,10-2 0,0-2-1784,-34 6 0,3 0 0,-3 0 0,1-3 1784,26-6 0,-3-3 0,-16 1 0,-28 4 0,-11 0 2048,38-7-2048,-40 5 1139,9-9-1139,0 3 0,-83-11 0,-6 22 3949,-66-4-3949,15 14 0,13 0 0,5 0 0,-77 17 0,70-8 0,-11 1 0,-1 2 0,2 5 0,-47 17 0,44-14 0,-49 18 0,38 8 0,11 1 0,-2-9 0,-4 10 0,14 0 0,53-25 0,4-1 0,0-2 0,0-7 0,0-6 0,0-3 0,0 3 0,4-3 0,6-2 0,19-1 0,2-1 0,24 0 0,4 0 0,-13-3 0,25-6 0,-30-2 0,6-1 0,6-2 0,-21 1 0,9-2 0,-16 3 0,-6 1 0,-7 5 0,1 0 0,-3 3 0,-2 0 0,-6 0 0,1 0 0,-5 1 0,-9 1 0,-2 1 0,-13 0 0,0 1 0,-8 5 0,-28 11 0,-5 9 0,-28 11 0,10-1 0,-10 4 0,19-9 0,17-8 0,-19 10 0,36-10 0,-17 7 0,16-5 0,28-16 0,-6 6 0,18-12 0,0 2 0,0-2 0,3-2 0,9 1 0,8-1 0,11-1 0,5 0 0,-12 0 0,22 0 0,-23 0 0,26 0 0,-26 0 0,1 0 0,-7 0 0,-7 0 0,2 0 0,-5 0 0,4 0 0,-3 0 0,7 0 0,-2 0 0,42 0 0,-1 0 0,60 0 0,15-5-748,-50 1 0,5-4 748,15-3 0,0-3 0,-18 2 0,-5 0-180,0-2 1,-4 1 179,49-7 0,-28 4 0,12 0 0,-29 5 0,-21 3 0,-18 4 0,-11 2 1467,-17 2-1467,3 0 388,-5 0-388,2 0 0,1 0 0,0 5 0,3 1 0,0 5 0,5 0 0,0-2 0,6 2 0,4 0 0,30 9 0,-11-6 0,10 3 0,-11-9 0,-3-3 0,6 2 0,-10-1 0,-4-1 0,-13 0 0,3-1 0,-10-1 0,5 3 0,0-1 0,1 1 0,1-1 0,6-2 0,2-1 0,6-2 0,13 0 0,-3 0 0,24 0 0,-2 0 0,26 0 0,-1-3 0,-3 0 0,-16-3 0,13-8 0,-27 5 0,17-4 0,-26 5 0,-17 3 0,-2 1 0,-14 2 0,-7 1 0,-2 1 0,-2 0 0,2 0 0,1 0 0,-1 0 0,-1 0 0,5 3 0,1 1 0,3 3 0,13 1 0,14 2 0,8-2 0,25-3 0,6-2 0,3-3 0,-15 0 0,5-4 0,-28-2 0,18-5 0,-11-2 0,-20 4 0,6 1 0,-15 4 0,-8 1 0,-1 1 0,-9 2 0,2 0 0,-3 0 0,0 0 0,0 0 0,1 2 0,3 4 0,1 4 0,3 5 0,-1-4 0,4 0 0,0-7 0,1 1 0,2-1 0,-2-2 0,2-1 0,-8-1 0,3 0 0,-2 0 0,-2 0 0,2 0 0,-1 1 0,14 3 0,-10-2 0,5 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38C4D-ECDF-434E-A126-54B806785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21905</Words>
  <Characters>124864</Characters>
  <Application>Microsoft Office Word</Application>
  <DocSecurity>4</DocSecurity>
  <Lines>1040</Lines>
  <Paragraphs>292</Paragraphs>
  <ScaleCrop>false</ScaleCrop>
  <Company/>
  <LinksUpToDate>false</LinksUpToDate>
  <CharactersWithSpaces>146477</CharactersWithSpaces>
  <SharedDoc>false</SharedDoc>
  <HLinks>
    <vt:vector size="678" baseType="variant">
      <vt:variant>
        <vt:i4>655368</vt:i4>
      </vt:variant>
      <vt:variant>
        <vt:i4>645</vt:i4>
      </vt:variant>
      <vt:variant>
        <vt:i4>0</vt:i4>
      </vt:variant>
      <vt:variant>
        <vt:i4>5</vt:i4>
      </vt:variant>
      <vt:variant>
        <vt:lpwstr>https://www.authgear.com/post/what-is-role-based-access-control-rbac-benefits-comparisons-and-best-practices</vt:lpwstr>
      </vt:variant>
      <vt:variant>
        <vt:lpwstr/>
      </vt:variant>
      <vt:variant>
        <vt:i4>5439531</vt:i4>
      </vt:variant>
      <vt:variant>
        <vt:i4>642</vt:i4>
      </vt:variant>
      <vt:variant>
        <vt:i4>0</vt:i4>
      </vt:variant>
      <vt:variant>
        <vt:i4>5</vt:i4>
      </vt:variant>
      <vt:variant>
        <vt:lpwstr>https://www.cisco.com/c/en_sg/products/security/anyconnect-secure-mobility-client/index.html</vt:lpwstr>
      </vt:variant>
      <vt:variant>
        <vt:lpwstr/>
      </vt:variant>
      <vt:variant>
        <vt:i4>4718657</vt:i4>
      </vt:variant>
      <vt:variant>
        <vt:i4>639</vt:i4>
      </vt:variant>
      <vt:variant>
        <vt:i4>0</vt:i4>
      </vt:variant>
      <vt:variant>
        <vt:i4>5</vt:i4>
      </vt:variant>
      <vt:variant>
        <vt:lpwstr>https://www.fortinet.com/tw/products/next-generation-firewall</vt:lpwstr>
      </vt:variant>
      <vt:variant>
        <vt:lpwstr/>
      </vt:variant>
      <vt:variant>
        <vt:i4>6094894</vt:i4>
      </vt:variant>
      <vt:variant>
        <vt:i4>636</vt:i4>
      </vt:variant>
      <vt:variant>
        <vt:i4>0</vt:i4>
      </vt:variant>
      <vt:variant>
        <vt:i4>5</vt:i4>
      </vt:variant>
      <vt:variant>
        <vt:lpwstr>https://www.cisco.com/c/zh_tw/products/switches/catalyst-9300-series-switches/index.html</vt:lpwstr>
      </vt:variant>
      <vt:variant>
        <vt:lpwstr/>
      </vt:variant>
      <vt:variant>
        <vt:i4>3342449</vt:i4>
      </vt:variant>
      <vt:variant>
        <vt:i4>633</vt:i4>
      </vt:variant>
      <vt:variant>
        <vt:i4>0</vt:i4>
      </vt:variant>
      <vt:variant>
        <vt:i4>5</vt:i4>
      </vt:variant>
      <vt:variant>
        <vt:lpwstr>https://www.price.com.hk/product.php?p=575156&amp;srsltid=AfmBOopkhrenA5SylAoHNZgoSUadnMr1VOOEHxZOBVIZ37leF7v2Jo8q</vt:lpwstr>
      </vt:variant>
      <vt:variant>
        <vt:lpwstr/>
      </vt:variant>
      <vt:variant>
        <vt:i4>5505100</vt:i4>
      </vt:variant>
      <vt:variant>
        <vt:i4>630</vt:i4>
      </vt:variant>
      <vt:variant>
        <vt:i4>0</vt:i4>
      </vt:variant>
      <vt:variant>
        <vt:i4>5</vt:i4>
      </vt:variant>
      <vt:variant>
        <vt:lpwstr>https://www.cisco.com/c/en/us/products/collateral/switches/catalyst-9500-series-switches/nb-06-cat9500-ser-data-sheet-cte-en.html</vt:lpwstr>
      </vt:variant>
      <vt:variant>
        <vt:lpwstr/>
      </vt:variant>
      <vt:variant>
        <vt:i4>3997808</vt:i4>
      </vt:variant>
      <vt:variant>
        <vt:i4>627</vt:i4>
      </vt:variant>
      <vt:variant>
        <vt:i4>0</vt:i4>
      </vt:variant>
      <vt:variant>
        <vt:i4>5</vt:i4>
      </vt:variant>
      <vt:variant>
        <vt:lpwstr>https://www.zabbix.com/</vt:lpwstr>
      </vt:variant>
      <vt:variant>
        <vt:lpwstr/>
      </vt:variant>
      <vt:variant>
        <vt:i4>7864347</vt:i4>
      </vt:variant>
      <vt:variant>
        <vt:i4>624</vt:i4>
      </vt:variant>
      <vt:variant>
        <vt:i4>0</vt:i4>
      </vt:variant>
      <vt:variant>
        <vt:i4>5</vt:i4>
      </vt:variant>
      <vt:variant>
        <vt:lpwstr>https://www.trendmicro.com/zh_hk/business/products/endpoint-security.html</vt:lpwstr>
      </vt:variant>
      <vt:variant>
        <vt:lpwstr/>
      </vt:variant>
      <vt:variant>
        <vt:i4>6619183</vt:i4>
      </vt:variant>
      <vt:variant>
        <vt:i4>621</vt:i4>
      </vt:variant>
      <vt:variant>
        <vt:i4>0</vt:i4>
      </vt:variant>
      <vt:variant>
        <vt:i4>5</vt:i4>
      </vt:variant>
      <vt:variant>
        <vt:lpwstr>https://www.microsoft.com/zh-tw/sql-server/sql-server-2022-pricing</vt:lpwstr>
      </vt:variant>
      <vt:variant>
        <vt:lpwstr/>
      </vt:variant>
      <vt:variant>
        <vt:i4>393293</vt:i4>
      </vt:variant>
      <vt:variant>
        <vt:i4>618</vt:i4>
      </vt:variant>
      <vt:variant>
        <vt:i4>0</vt:i4>
      </vt:variant>
      <vt:variant>
        <vt:i4>5</vt:i4>
      </vt:variant>
      <vt:variant>
        <vt:lpwstr>https://www.microsoft.com/zh-hk/microsoft-365/enterprise/e3?market=hk</vt:lpwstr>
      </vt:variant>
      <vt:variant>
        <vt:lpwstr/>
      </vt:variant>
      <vt:variant>
        <vt:i4>3145832</vt:i4>
      </vt:variant>
      <vt:variant>
        <vt:i4>615</vt:i4>
      </vt:variant>
      <vt:variant>
        <vt:i4>0</vt:i4>
      </vt:variant>
      <vt:variant>
        <vt:i4>5</vt:i4>
      </vt:variant>
      <vt:variant>
        <vt:lpwstr>https://www.microsoft.com/en-us/dynamics-365/products/business-central</vt:lpwstr>
      </vt:variant>
      <vt:variant>
        <vt:lpwstr/>
      </vt:variant>
      <vt:variant>
        <vt:i4>5111898</vt:i4>
      </vt:variant>
      <vt:variant>
        <vt:i4>612</vt:i4>
      </vt:variant>
      <vt:variant>
        <vt:i4>0</vt:i4>
      </vt:variant>
      <vt:variant>
        <vt:i4>5</vt:i4>
      </vt:variant>
      <vt:variant>
        <vt:lpwstr>https://www.dell.com/zh-hk/shop/%E6%A1%8C%E4%B8%8A%E5%9E%8B%E9%9B%BB%E8%85%A6/dell-24-%E5%A4%9A%E5%90%88%E4%B8%80%E9%9B%BB%E8%85%A6/spd/dell-ec24250-aio/c24250-f5650</vt:lpwstr>
      </vt:variant>
      <vt:variant>
        <vt:lpwstr/>
      </vt:variant>
      <vt:variant>
        <vt:i4>458837</vt:i4>
      </vt:variant>
      <vt:variant>
        <vt:i4>609</vt:i4>
      </vt:variant>
      <vt:variant>
        <vt:i4>0</vt:i4>
      </vt:variant>
      <vt:variant>
        <vt:i4>5</vt:i4>
      </vt:variant>
      <vt:variant>
        <vt:lpwstr>https://www.synology.com/zh-tw/products/drives/hdd/enterprise-hat?lang=zh-hk</vt:lpwstr>
      </vt:variant>
      <vt:variant>
        <vt:lpwstr/>
      </vt:variant>
      <vt:variant>
        <vt:i4>3014756</vt:i4>
      </vt:variant>
      <vt:variant>
        <vt:i4>603</vt:i4>
      </vt:variant>
      <vt:variant>
        <vt:i4>0</vt:i4>
      </vt:variant>
      <vt:variant>
        <vt:i4>5</vt:i4>
      </vt:variant>
      <vt:variant>
        <vt:lpwstr>https://www.synology.com/zh-hk/products/SA6400</vt:lpwstr>
      </vt:variant>
      <vt:variant>
        <vt:lpwstr/>
      </vt:variant>
      <vt:variant>
        <vt:i4>1769524</vt:i4>
      </vt:variant>
      <vt:variant>
        <vt:i4>590</vt:i4>
      </vt:variant>
      <vt:variant>
        <vt:i4>0</vt:i4>
      </vt:variant>
      <vt:variant>
        <vt:i4>5</vt:i4>
      </vt:variant>
      <vt:variant>
        <vt:lpwstr/>
      </vt:variant>
      <vt:variant>
        <vt:lpwstr>_Toc233378249</vt:lpwstr>
      </vt:variant>
      <vt:variant>
        <vt:i4>1769524</vt:i4>
      </vt:variant>
      <vt:variant>
        <vt:i4>584</vt:i4>
      </vt:variant>
      <vt:variant>
        <vt:i4>0</vt:i4>
      </vt:variant>
      <vt:variant>
        <vt:i4>5</vt:i4>
      </vt:variant>
      <vt:variant>
        <vt:lpwstr/>
      </vt:variant>
      <vt:variant>
        <vt:lpwstr>_Toc233378248</vt:lpwstr>
      </vt:variant>
      <vt:variant>
        <vt:i4>1769524</vt:i4>
      </vt:variant>
      <vt:variant>
        <vt:i4>578</vt:i4>
      </vt:variant>
      <vt:variant>
        <vt:i4>0</vt:i4>
      </vt:variant>
      <vt:variant>
        <vt:i4>5</vt:i4>
      </vt:variant>
      <vt:variant>
        <vt:lpwstr/>
      </vt:variant>
      <vt:variant>
        <vt:lpwstr>_Toc233378247</vt:lpwstr>
      </vt:variant>
      <vt:variant>
        <vt:i4>1769524</vt:i4>
      </vt:variant>
      <vt:variant>
        <vt:i4>572</vt:i4>
      </vt:variant>
      <vt:variant>
        <vt:i4>0</vt:i4>
      </vt:variant>
      <vt:variant>
        <vt:i4>5</vt:i4>
      </vt:variant>
      <vt:variant>
        <vt:lpwstr/>
      </vt:variant>
      <vt:variant>
        <vt:lpwstr>_Toc233378246</vt:lpwstr>
      </vt:variant>
      <vt:variant>
        <vt:i4>1769524</vt:i4>
      </vt:variant>
      <vt:variant>
        <vt:i4>566</vt:i4>
      </vt:variant>
      <vt:variant>
        <vt:i4>0</vt:i4>
      </vt:variant>
      <vt:variant>
        <vt:i4>5</vt:i4>
      </vt:variant>
      <vt:variant>
        <vt:lpwstr/>
      </vt:variant>
      <vt:variant>
        <vt:lpwstr>_Toc233378245</vt:lpwstr>
      </vt:variant>
      <vt:variant>
        <vt:i4>1769524</vt:i4>
      </vt:variant>
      <vt:variant>
        <vt:i4>560</vt:i4>
      </vt:variant>
      <vt:variant>
        <vt:i4>0</vt:i4>
      </vt:variant>
      <vt:variant>
        <vt:i4>5</vt:i4>
      </vt:variant>
      <vt:variant>
        <vt:lpwstr/>
      </vt:variant>
      <vt:variant>
        <vt:lpwstr>_Toc233378244</vt:lpwstr>
      </vt:variant>
      <vt:variant>
        <vt:i4>1769524</vt:i4>
      </vt:variant>
      <vt:variant>
        <vt:i4>554</vt:i4>
      </vt:variant>
      <vt:variant>
        <vt:i4>0</vt:i4>
      </vt:variant>
      <vt:variant>
        <vt:i4>5</vt:i4>
      </vt:variant>
      <vt:variant>
        <vt:lpwstr/>
      </vt:variant>
      <vt:variant>
        <vt:lpwstr>_Toc233378243</vt:lpwstr>
      </vt:variant>
      <vt:variant>
        <vt:i4>1769524</vt:i4>
      </vt:variant>
      <vt:variant>
        <vt:i4>548</vt:i4>
      </vt:variant>
      <vt:variant>
        <vt:i4>0</vt:i4>
      </vt:variant>
      <vt:variant>
        <vt:i4>5</vt:i4>
      </vt:variant>
      <vt:variant>
        <vt:lpwstr/>
      </vt:variant>
      <vt:variant>
        <vt:lpwstr>_Toc233378242</vt:lpwstr>
      </vt:variant>
      <vt:variant>
        <vt:i4>1769524</vt:i4>
      </vt:variant>
      <vt:variant>
        <vt:i4>542</vt:i4>
      </vt:variant>
      <vt:variant>
        <vt:i4>0</vt:i4>
      </vt:variant>
      <vt:variant>
        <vt:i4>5</vt:i4>
      </vt:variant>
      <vt:variant>
        <vt:lpwstr/>
      </vt:variant>
      <vt:variant>
        <vt:lpwstr>_Toc233378241</vt:lpwstr>
      </vt:variant>
      <vt:variant>
        <vt:i4>1769524</vt:i4>
      </vt:variant>
      <vt:variant>
        <vt:i4>536</vt:i4>
      </vt:variant>
      <vt:variant>
        <vt:i4>0</vt:i4>
      </vt:variant>
      <vt:variant>
        <vt:i4>5</vt:i4>
      </vt:variant>
      <vt:variant>
        <vt:lpwstr/>
      </vt:variant>
      <vt:variant>
        <vt:lpwstr>_Toc233378240</vt:lpwstr>
      </vt:variant>
      <vt:variant>
        <vt:i4>1835060</vt:i4>
      </vt:variant>
      <vt:variant>
        <vt:i4>530</vt:i4>
      </vt:variant>
      <vt:variant>
        <vt:i4>0</vt:i4>
      </vt:variant>
      <vt:variant>
        <vt:i4>5</vt:i4>
      </vt:variant>
      <vt:variant>
        <vt:lpwstr/>
      </vt:variant>
      <vt:variant>
        <vt:lpwstr>_Toc233378239</vt:lpwstr>
      </vt:variant>
      <vt:variant>
        <vt:i4>1835060</vt:i4>
      </vt:variant>
      <vt:variant>
        <vt:i4>524</vt:i4>
      </vt:variant>
      <vt:variant>
        <vt:i4>0</vt:i4>
      </vt:variant>
      <vt:variant>
        <vt:i4>5</vt:i4>
      </vt:variant>
      <vt:variant>
        <vt:lpwstr/>
      </vt:variant>
      <vt:variant>
        <vt:lpwstr>_Toc233378238</vt:lpwstr>
      </vt:variant>
      <vt:variant>
        <vt:i4>1835060</vt:i4>
      </vt:variant>
      <vt:variant>
        <vt:i4>518</vt:i4>
      </vt:variant>
      <vt:variant>
        <vt:i4>0</vt:i4>
      </vt:variant>
      <vt:variant>
        <vt:i4>5</vt:i4>
      </vt:variant>
      <vt:variant>
        <vt:lpwstr/>
      </vt:variant>
      <vt:variant>
        <vt:lpwstr>_Toc233378237</vt:lpwstr>
      </vt:variant>
      <vt:variant>
        <vt:i4>1835060</vt:i4>
      </vt:variant>
      <vt:variant>
        <vt:i4>512</vt:i4>
      </vt:variant>
      <vt:variant>
        <vt:i4>0</vt:i4>
      </vt:variant>
      <vt:variant>
        <vt:i4>5</vt:i4>
      </vt:variant>
      <vt:variant>
        <vt:lpwstr/>
      </vt:variant>
      <vt:variant>
        <vt:lpwstr>_Toc233378236</vt:lpwstr>
      </vt:variant>
      <vt:variant>
        <vt:i4>1835060</vt:i4>
      </vt:variant>
      <vt:variant>
        <vt:i4>506</vt:i4>
      </vt:variant>
      <vt:variant>
        <vt:i4>0</vt:i4>
      </vt:variant>
      <vt:variant>
        <vt:i4>5</vt:i4>
      </vt:variant>
      <vt:variant>
        <vt:lpwstr/>
      </vt:variant>
      <vt:variant>
        <vt:lpwstr>_Toc233378235</vt:lpwstr>
      </vt:variant>
      <vt:variant>
        <vt:i4>1835060</vt:i4>
      </vt:variant>
      <vt:variant>
        <vt:i4>500</vt:i4>
      </vt:variant>
      <vt:variant>
        <vt:i4>0</vt:i4>
      </vt:variant>
      <vt:variant>
        <vt:i4>5</vt:i4>
      </vt:variant>
      <vt:variant>
        <vt:lpwstr/>
      </vt:variant>
      <vt:variant>
        <vt:lpwstr>_Toc233378234</vt:lpwstr>
      </vt:variant>
      <vt:variant>
        <vt:i4>1835060</vt:i4>
      </vt:variant>
      <vt:variant>
        <vt:i4>494</vt:i4>
      </vt:variant>
      <vt:variant>
        <vt:i4>0</vt:i4>
      </vt:variant>
      <vt:variant>
        <vt:i4>5</vt:i4>
      </vt:variant>
      <vt:variant>
        <vt:lpwstr/>
      </vt:variant>
      <vt:variant>
        <vt:lpwstr>_Toc233378233</vt:lpwstr>
      </vt:variant>
      <vt:variant>
        <vt:i4>1835060</vt:i4>
      </vt:variant>
      <vt:variant>
        <vt:i4>488</vt:i4>
      </vt:variant>
      <vt:variant>
        <vt:i4>0</vt:i4>
      </vt:variant>
      <vt:variant>
        <vt:i4>5</vt:i4>
      </vt:variant>
      <vt:variant>
        <vt:lpwstr/>
      </vt:variant>
      <vt:variant>
        <vt:lpwstr>_Toc233378232</vt:lpwstr>
      </vt:variant>
      <vt:variant>
        <vt:i4>1835060</vt:i4>
      </vt:variant>
      <vt:variant>
        <vt:i4>482</vt:i4>
      </vt:variant>
      <vt:variant>
        <vt:i4>0</vt:i4>
      </vt:variant>
      <vt:variant>
        <vt:i4>5</vt:i4>
      </vt:variant>
      <vt:variant>
        <vt:lpwstr/>
      </vt:variant>
      <vt:variant>
        <vt:lpwstr>_Toc233378231</vt:lpwstr>
      </vt:variant>
      <vt:variant>
        <vt:i4>1835060</vt:i4>
      </vt:variant>
      <vt:variant>
        <vt:i4>476</vt:i4>
      </vt:variant>
      <vt:variant>
        <vt:i4>0</vt:i4>
      </vt:variant>
      <vt:variant>
        <vt:i4>5</vt:i4>
      </vt:variant>
      <vt:variant>
        <vt:lpwstr/>
      </vt:variant>
      <vt:variant>
        <vt:lpwstr>_Toc233378230</vt:lpwstr>
      </vt:variant>
      <vt:variant>
        <vt:i4>1900596</vt:i4>
      </vt:variant>
      <vt:variant>
        <vt:i4>470</vt:i4>
      </vt:variant>
      <vt:variant>
        <vt:i4>0</vt:i4>
      </vt:variant>
      <vt:variant>
        <vt:i4>5</vt:i4>
      </vt:variant>
      <vt:variant>
        <vt:lpwstr/>
      </vt:variant>
      <vt:variant>
        <vt:lpwstr>_Toc233378229</vt:lpwstr>
      </vt:variant>
      <vt:variant>
        <vt:i4>1900596</vt:i4>
      </vt:variant>
      <vt:variant>
        <vt:i4>464</vt:i4>
      </vt:variant>
      <vt:variant>
        <vt:i4>0</vt:i4>
      </vt:variant>
      <vt:variant>
        <vt:i4>5</vt:i4>
      </vt:variant>
      <vt:variant>
        <vt:lpwstr/>
      </vt:variant>
      <vt:variant>
        <vt:lpwstr>_Toc233378228</vt:lpwstr>
      </vt:variant>
      <vt:variant>
        <vt:i4>1900596</vt:i4>
      </vt:variant>
      <vt:variant>
        <vt:i4>458</vt:i4>
      </vt:variant>
      <vt:variant>
        <vt:i4>0</vt:i4>
      </vt:variant>
      <vt:variant>
        <vt:i4>5</vt:i4>
      </vt:variant>
      <vt:variant>
        <vt:lpwstr/>
      </vt:variant>
      <vt:variant>
        <vt:lpwstr>_Toc233378227</vt:lpwstr>
      </vt:variant>
      <vt:variant>
        <vt:i4>1900596</vt:i4>
      </vt:variant>
      <vt:variant>
        <vt:i4>452</vt:i4>
      </vt:variant>
      <vt:variant>
        <vt:i4>0</vt:i4>
      </vt:variant>
      <vt:variant>
        <vt:i4>5</vt:i4>
      </vt:variant>
      <vt:variant>
        <vt:lpwstr/>
      </vt:variant>
      <vt:variant>
        <vt:lpwstr>_Toc233378226</vt:lpwstr>
      </vt:variant>
      <vt:variant>
        <vt:i4>1900596</vt:i4>
      </vt:variant>
      <vt:variant>
        <vt:i4>446</vt:i4>
      </vt:variant>
      <vt:variant>
        <vt:i4>0</vt:i4>
      </vt:variant>
      <vt:variant>
        <vt:i4>5</vt:i4>
      </vt:variant>
      <vt:variant>
        <vt:lpwstr/>
      </vt:variant>
      <vt:variant>
        <vt:lpwstr>_Toc233378225</vt:lpwstr>
      </vt:variant>
      <vt:variant>
        <vt:i4>1900596</vt:i4>
      </vt:variant>
      <vt:variant>
        <vt:i4>440</vt:i4>
      </vt:variant>
      <vt:variant>
        <vt:i4>0</vt:i4>
      </vt:variant>
      <vt:variant>
        <vt:i4>5</vt:i4>
      </vt:variant>
      <vt:variant>
        <vt:lpwstr/>
      </vt:variant>
      <vt:variant>
        <vt:lpwstr>_Toc233378224</vt:lpwstr>
      </vt:variant>
      <vt:variant>
        <vt:i4>1900596</vt:i4>
      </vt:variant>
      <vt:variant>
        <vt:i4>434</vt:i4>
      </vt:variant>
      <vt:variant>
        <vt:i4>0</vt:i4>
      </vt:variant>
      <vt:variant>
        <vt:i4>5</vt:i4>
      </vt:variant>
      <vt:variant>
        <vt:lpwstr/>
      </vt:variant>
      <vt:variant>
        <vt:lpwstr>_Toc233378223</vt:lpwstr>
      </vt:variant>
      <vt:variant>
        <vt:i4>1900596</vt:i4>
      </vt:variant>
      <vt:variant>
        <vt:i4>428</vt:i4>
      </vt:variant>
      <vt:variant>
        <vt:i4>0</vt:i4>
      </vt:variant>
      <vt:variant>
        <vt:i4>5</vt:i4>
      </vt:variant>
      <vt:variant>
        <vt:lpwstr/>
      </vt:variant>
      <vt:variant>
        <vt:lpwstr>_Toc233378222</vt:lpwstr>
      </vt:variant>
      <vt:variant>
        <vt:i4>1900596</vt:i4>
      </vt:variant>
      <vt:variant>
        <vt:i4>422</vt:i4>
      </vt:variant>
      <vt:variant>
        <vt:i4>0</vt:i4>
      </vt:variant>
      <vt:variant>
        <vt:i4>5</vt:i4>
      </vt:variant>
      <vt:variant>
        <vt:lpwstr/>
      </vt:variant>
      <vt:variant>
        <vt:lpwstr>_Toc233378221</vt:lpwstr>
      </vt:variant>
      <vt:variant>
        <vt:i4>1900596</vt:i4>
      </vt:variant>
      <vt:variant>
        <vt:i4>416</vt:i4>
      </vt:variant>
      <vt:variant>
        <vt:i4>0</vt:i4>
      </vt:variant>
      <vt:variant>
        <vt:i4>5</vt:i4>
      </vt:variant>
      <vt:variant>
        <vt:lpwstr/>
      </vt:variant>
      <vt:variant>
        <vt:lpwstr>_Toc233378220</vt:lpwstr>
      </vt:variant>
      <vt:variant>
        <vt:i4>1966132</vt:i4>
      </vt:variant>
      <vt:variant>
        <vt:i4>410</vt:i4>
      </vt:variant>
      <vt:variant>
        <vt:i4>0</vt:i4>
      </vt:variant>
      <vt:variant>
        <vt:i4>5</vt:i4>
      </vt:variant>
      <vt:variant>
        <vt:lpwstr/>
      </vt:variant>
      <vt:variant>
        <vt:lpwstr>_Toc233378219</vt:lpwstr>
      </vt:variant>
      <vt:variant>
        <vt:i4>1966132</vt:i4>
      </vt:variant>
      <vt:variant>
        <vt:i4>404</vt:i4>
      </vt:variant>
      <vt:variant>
        <vt:i4>0</vt:i4>
      </vt:variant>
      <vt:variant>
        <vt:i4>5</vt:i4>
      </vt:variant>
      <vt:variant>
        <vt:lpwstr/>
      </vt:variant>
      <vt:variant>
        <vt:lpwstr>_Toc233378218</vt:lpwstr>
      </vt:variant>
      <vt:variant>
        <vt:i4>1966132</vt:i4>
      </vt:variant>
      <vt:variant>
        <vt:i4>398</vt:i4>
      </vt:variant>
      <vt:variant>
        <vt:i4>0</vt:i4>
      </vt:variant>
      <vt:variant>
        <vt:i4>5</vt:i4>
      </vt:variant>
      <vt:variant>
        <vt:lpwstr/>
      </vt:variant>
      <vt:variant>
        <vt:lpwstr>_Toc233378217</vt:lpwstr>
      </vt:variant>
      <vt:variant>
        <vt:i4>1966132</vt:i4>
      </vt:variant>
      <vt:variant>
        <vt:i4>392</vt:i4>
      </vt:variant>
      <vt:variant>
        <vt:i4>0</vt:i4>
      </vt:variant>
      <vt:variant>
        <vt:i4>5</vt:i4>
      </vt:variant>
      <vt:variant>
        <vt:lpwstr/>
      </vt:variant>
      <vt:variant>
        <vt:lpwstr>_Toc233378216</vt:lpwstr>
      </vt:variant>
      <vt:variant>
        <vt:i4>1966132</vt:i4>
      </vt:variant>
      <vt:variant>
        <vt:i4>386</vt:i4>
      </vt:variant>
      <vt:variant>
        <vt:i4>0</vt:i4>
      </vt:variant>
      <vt:variant>
        <vt:i4>5</vt:i4>
      </vt:variant>
      <vt:variant>
        <vt:lpwstr/>
      </vt:variant>
      <vt:variant>
        <vt:lpwstr>_Toc233378215</vt:lpwstr>
      </vt:variant>
      <vt:variant>
        <vt:i4>1966132</vt:i4>
      </vt:variant>
      <vt:variant>
        <vt:i4>380</vt:i4>
      </vt:variant>
      <vt:variant>
        <vt:i4>0</vt:i4>
      </vt:variant>
      <vt:variant>
        <vt:i4>5</vt:i4>
      </vt:variant>
      <vt:variant>
        <vt:lpwstr/>
      </vt:variant>
      <vt:variant>
        <vt:lpwstr>_Toc233378214</vt:lpwstr>
      </vt:variant>
      <vt:variant>
        <vt:i4>1966132</vt:i4>
      </vt:variant>
      <vt:variant>
        <vt:i4>374</vt:i4>
      </vt:variant>
      <vt:variant>
        <vt:i4>0</vt:i4>
      </vt:variant>
      <vt:variant>
        <vt:i4>5</vt:i4>
      </vt:variant>
      <vt:variant>
        <vt:lpwstr/>
      </vt:variant>
      <vt:variant>
        <vt:lpwstr>_Toc233378213</vt:lpwstr>
      </vt:variant>
      <vt:variant>
        <vt:i4>1966132</vt:i4>
      </vt:variant>
      <vt:variant>
        <vt:i4>368</vt:i4>
      </vt:variant>
      <vt:variant>
        <vt:i4>0</vt:i4>
      </vt:variant>
      <vt:variant>
        <vt:i4>5</vt:i4>
      </vt:variant>
      <vt:variant>
        <vt:lpwstr/>
      </vt:variant>
      <vt:variant>
        <vt:lpwstr>_Toc233378212</vt:lpwstr>
      </vt:variant>
      <vt:variant>
        <vt:i4>1966132</vt:i4>
      </vt:variant>
      <vt:variant>
        <vt:i4>362</vt:i4>
      </vt:variant>
      <vt:variant>
        <vt:i4>0</vt:i4>
      </vt:variant>
      <vt:variant>
        <vt:i4>5</vt:i4>
      </vt:variant>
      <vt:variant>
        <vt:lpwstr/>
      </vt:variant>
      <vt:variant>
        <vt:lpwstr>_Toc233378211</vt:lpwstr>
      </vt:variant>
      <vt:variant>
        <vt:i4>1966132</vt:i4>
      </vt:variant>
      <vt:variant>
        <vt:i4>356</vt:i4>
      </vt:variant>
      <vt:variant>
        <vt:i4>0</vt:i4>
      </vt:variant>
      <vt:variant>
        <vt:i4>5</vt:i4>
      </vt:variant>
      <vt:variant>
        <vt:lpwstr/>
      </vt:variant>
      <vt:variant>
        <vt:lpwstr>_Toc233378210</vt:lpwstr>
      </vt:variant>
      <vt:variant>
        <vt:i4>2031668</vt:i4>
      </vt:variant>
      <vt:variant>
        <vt:i4>350</vt:i4>
      </vt:variant>
      <vt:variant>
        <vt:i4>0</vt:i4>
      </vt:variant>
      <vt:variant>
        <vt:i4>5</vt:i4>
      </vt:variant>
      <vt:variant>
        <vt:lpwstr/>
      </vt:variant>
      <vt:variant>
        <vt:lpwstr>_Toc233378209</vt:lpwstr>
      </vt:variant>
      <vt:variant>
        <vt:i4>2031668</vt:i4>
      </vt:variant>
      <vt:variant>
        <vt:i4>344</vt:i4>
      </vt:variant>
      <vt:variant>
        <vt:i4>0</vt:i4>
      </vt:variant>
      <vt:variant>
        <vt:i4>5</vt:i4>
      </vt:variant>
      <vt:variant>
        <vt:lpwstr/>
      </vt:variant>
      <vt:variant>
        <vt:lpwstr>_Toc233378208</vt:lpwstr>
      </vt:variant>
      <vt:variant>
        <vt:i4>2031668</vt:i4>
      </vt:variant>
      <vt:variant>
        <vt:i4>338</vt:i4>
      </vt:variant>
      <vt:variant>
        <vt:i4>0</vt:i4>
      </vt:variant>
      <vt:variant>
        <vt:i4>5</vt:i4>
      </vt:variant>
      <vt:variant>
        <vt:lpwstr/>
      </vt:variant>
      <vt:variant>
        <vt:lpwstr>_Toc233378207</vt:lpwstr>
      </vt:variant>
      <vt:variant>
        <vt:i4>2031668</vt:i4>
      </vt:variant>
      <vt:variant>
        <vt:i4>332</vt:i4>
      </vt:variant>
      <vt:variant>
        <vt:i4>0</vt:i4>
      </vt:variant>
      <vt:variant>
        <vt:i4>5</vt:i4>
      </vt:variant>
      <vt:variant>
        <vt:lpwstr/>
      </vt:variant>
      <vt:variant>
        <vt:lpwstr>_Toc233378206</vt:lpwstr>
      </vt:variant>
      <vt:variant>
        <vt:i4>2031668</vt:i4>
      </vt:variant>
      <vt:variant>
        <vt:i4>326</vt:i4>
      </vt:variant>
      <vt:variant>
        <vt:i4>0</vt:i4>
      </vt:variant>
      <vt:variant>
        <vt:i4>5</vt:i4>
      </vt:variant>
      <vt:variant>
        <vt:lpwstr/>
      </vt:variant>
      <vt:variant>
        <vt:lpwstr>_Toc233378205</vt:lpwstr>
      </vt:variant>
      <vt:variant>
        <vt:i4>2031668</vt:i4>
      </vt:variant>
      <vt:variant>
        <vt:i4>320</vt:i4>
      </vt:variant>
      <vt:variant>
        <vt:i4>0</vt:i4>
      </vt:variant>
      <vt:variant>
        <vt:i4>5</vt:i4>
      </vt:variant>
      <vt:variant>
        <vt:lpwstr/>
      </vt:variant>
      <vt:variant>
        <vt:lpwstr>_Toc233378204</vt:lpwstr>
      </vt:variant>
      <vt:variant>
        <vt:i4>2031668</vt:i4>
      </vt:variant>
      <vt:variant>
        <vt:i4>314</vt:i4>
      </vt:variant>
      <vt:variant>
        <vt:i4>0</vt:i4>
      </vt:variant>
      <vt:variant>
        <vt:i4>5</vt:i4>
      </vt:variant>
      <vt:variant>
        <vt:lpwstr/>
      </vt:variant>
      <vt:variant>
        <vt:lpwstr>_Toc233378203</vt:lpwstr>
      </vt:variant>
      <vt:variant>
        <vt:i4>2031668</vt:i4>
      </vt:variant>
      <vt:variant>
        <vt:i4>308</vt:i4>
      </vt:variant>
      <vt:variant>
        <vt:i4>0</vt:i4>
      </vt:variant>
      <vt:variant>
        <vt:i4>5</vt:i4>
      </vt:variant>
      <vt:variant>
        <vt:lpwstr/>
      </vt:variant>
      <vt:variant>
        <vt:lpwstr>_Toc233378202</vt:lpwstr>
      </vt:variant>
      <vt:variant>
        <vt:i4>2031668</vt:i4>
      </vt:variant>
      <vt:variant>
        <vt:i4>302</vt:i4>
      </vt:variant>
      <vt:variant>
        <vt:i4>0</vt:i4>
      </vt:variant>
      <vt:variant>
        <vt:i4>5</vt:i4>
      </vt:variant>
      <vt:variant>
        <vt:lpwstr/>
      </vt:variant>
      <vt:variant>
        <vt:lpwstr>_Toc233378201</vt:lpwstr>
      </vt:variant>
      <vt:variant>
        <vt:i4>2031668</vt:i4>
      </vt:variant>
      <vt:variant>
        <vt:i4>296</vt:i4>
      </vt:variant>
      <vt:variant>
        <vt:i4>0</vt:i4>
      </vt:variant>
      <vt:variant>
        <vt:i4>5</vt:i4>
      </vt:variant>
      <vt:variant>
        <vt:lpwstr/>
      </vt:variant>
      <vt:variant>
        <vt:lpwstr>_Toc233378200</vt:lpwstr>
      </vt:variant>
      <vt:variant>
        <vt:i4>1441847</vt:i4>
      </vt:variant>
      <vt:variant>
        <vt:i4>290</vt:i4>
      </vt:variant>
      <vt:variant>
        <vt:i4>0</vt:i4>
      </vt:variant>
      <vt:variant>
        <vt:i4>5</vt:i4>
      </vt:variant>
      <vt:variant>
        <vt:lpwstr/>
      </vt:variant>
      <vt:variant>
        <vt:lpwstr>_Toc233378199</vt:lpwstr>
      </vt:variant>
      <vt:variant>
        <vt:i4>1441847</vt:i4>
      </vt:variant>
      <vt:variant>
        <vt:i4>284</vt:i4>
      </vt:variant>
      <vt:variant>
        <vt:i4>0</vt:i4>
      </vt:variant>
      <vt:variant>
        <vt:i4>5</vt:i4>
      </vt:variant>
      <vt:variant>
        <vt:lpwstr/>
      </vt:variant>
      <vt:variant>
        <vt:lpwstr>_Toc233378198</vt:lpwstr>
      </vt:variant>
      <vt:variant>
        <vt:i4>1441847</vt:i4>
      </vt:variant>
      <vt:variant>
        <vt:i4>278</vt:i4>
      </vt:variant>
      <vt:variant>
        <vt:i4>0</vt:i4>
      </vt:variant>
      <vt:variant>
        <vt:i4>5</vt:i4>
      </vt:variant>
      <vt:variant>
        <vt:lpwstr/>
      </vt:variant>
      <vt:variant>
        <vt:lpwstr>_Toc233378197</vt:lpwstr>
      </vt:variant>
      <vt:variant>
        <vt:i4>1441847</vt:i4>
      </vt:variant>
      <vt:variant>
        <vt:i4>272</vt:i4>
      </vt:variant>
      <vt:variant>
        <vt:i4>0</vt:i4>
      </vt:variant>
      <vt:variant>
        <vt:i4>5</vt:i4>
      </vt:variant>
      <vt:variant>
        <vt:lpwstr/>
      </vt:variant>
      <vt:variant>
        <vt:lpwstr>_Toc233378196</vt:lpwstr>
      </vt:variant>
      <vt:variant>
        <vt:i4>1441847</vt:i4>
      </vt:variant>
      <vt:variant>
        <vt:i4>266</vt:i4>
      </vt:variant>
      <vt:variant>
        <vt:i4>0</vt:i4>
      </vt:variant>
      <vt:variant>
        <vt:i4>5</vt:i4>
      </vt:variant>
      <vt:variant>
        <vt:lpwstr/>
      </vt:variant>
      <vt:variant>
        <vt:lpwstr>_Toc233378195</vt:lpwstr>
      </vt:variant>
      <vt:variant>
        <vt:i4>1441847</vt:i4>
      </vt:variant>
      <vt:variant>
        <vt:i4>260</vt:i4>
      </vt:variant>
      <vt:variant>
        <vt:i4>0</vt:i4>
      </vt:variant>
      <vt:variant>
        <vt:i4>5</vt:i4>
      </vt:variant>
      <vt:variant>
        <vt:lpwstr/>
      </vt:variant>
      <vt:variant>
        <vt:lpwstr>_Toc233378194</vt:lpwstr>
      </vt:variant>
      <vt:variant>
        <vt:i4>1441847</vt:i4>
      </vt:variant>
      <vt:variant>
        <vt:i4>254</vt:i4>
      </vt:variant>
      <vt:variant>
        <vt:i4>0</vt:i4>
      </vt:variant>
      <vt:variant>
        <vt:i4>5</vt:i4>
      </vt:variant>
      <vt:variant>
        <vt:lpwstr/>
      </vt:variant>
      <vt:variant>
        <vt:lpwstr>_Toc233378193</vt:lpwstr>
      </vt:variant>
      <vt:variant>
        <vt:i4>1441847</vt:i4>
      </vt:variant>
      <vt:variant>
        <vt:i4>248</vt:i4>
      </vt:variant>
      <vt:variant>
        <vt:i4>0</vt:i4>
      </vt:variant>
      <vt:variant>
        <vt:i4>5</vt:i4>
      </vt:variant>
      <vt:variant>
        <vt:lpwstr/>
      </vt:variant>
      <vt:variant>
        <vt:lpwstr>_Toc233378192</vt:lpwstr>
      </vt:variant>
      <vt:variant>
        <vt:i4>1441847</vt:i4>
      </vt:variant>
      <vt:variant>
        <vt:i4>242</vt:i4>
      </vt:variant>
      <vt:variant>
        <vt:i4>0</vt:i4>
      </vt:variant>
      <vt:variant>
        <vt:i4>5</vt:i4>
      </vt:variant>
      <vt:variant>
        <vt:lpwstr/>
      </vt:variant>
      <vt:variant>
        <vt:lpwstr>_Toc233378191</vt:lpwstr>
      </vt:variant>
      <vt:variant>
        <vt:i4>1441847</vt:i4>
      </vt:variant>
      <vt:variant>
        <vt:i4>236</vt:i4>
      </vt:variant>
      <vt:variant>
        <vt:i4>0</vt:i4>
      </vt:variant>
      <vt:variant>
        <vt:i4>5</vt:i4>
      </vt:variant>
      <vt:variant>
        <vt:lpwstr/>
      </vt:variant>
      <vt:variant>
        <vt:lpwstr>_Toc233378190</vt:lpwstr>
      </vt:variant>
      <vt:variant>
        <vt:i4>1507383</vt:i4>
      </vt:variant>
      <vt:variant>
        <vt:i4>230</vt:i4>
      </vt:variant>
      <vt:variant>
        <vt:i4>0</vt:i4>
      </vt:variant>
      <vt:variant>
        <vt:i4>5</vt:i4>
      </vt:variant>
      <vt:variant>
        <vt:lpwstr/>
      </vt:variant>
      <vt:variant>
        <vt:lpwstr>_Toc233378189</vt:lpwstr>
      </vt:variant>
      <vt:variant>
        <vt:i4>1507383</vt:i4>
      </vt:variant>
      <vt:variant>
        <vt:i4>224</vt:i4>
      </vt:variant>
      <vt:variant>
        <vt:i4>0</vt:i4>
      </vt:variant>
      <vt:variant>
        <vt:i4>5</vt:i4>
      </vt:variant>
      <vt:variant>
        <vt:lpwstr/>
      </vt:variant>
      <vt:variant>
        <vt:lpwstr>_Toc233378188</vt:lpwstr>
      </vt:variant>
      <vt:variant>
        <vt:i4>1507383</vt:i4>
      </vt:variant>
      <vt:variant>
        <vt:i4>218</vt:i4>
      </vt:variant>
      <vt:variant>
        <vt:i4>0</vt:i4>
      </vt:variant>
      <vt:variant>
        <vt:i4>5</vt:i4>
      </vt:variant>
      <vt:variant>
        <vt:lpwstr/>
      </vt:variant>
      <vt:variant>
        <vt:lpwstr>_Toc233378187</vt:lpwstr>
      </vt:variant>
      <vt:variant>
        <vt:i4>1507383</vt:i4>
      </vt:variant>
      <vt:variant>
        <vt:i4>212</vt:i4>
      </vt:variant>
      <vt:variant>
        <vt:i4>0</vt:i4>
      </vt:variant>
      <vt:variant>
        <vt:i4>5</vt:i4>
      </vt:variant>
      <vt:variant>
        <vt:lpwstr/>
      </vt:variant>
      <vt:variant>
        <vt:lpwstr>_Toc233378186</vt:lpwstr>
      </vt:variant>
      <vt:variant>
        <vt:i4>1507383</vt:i4>
      </vt:variant>
      <vt:variant>
        <vt:i4>206</vt:i4>
      </vt:variant>
      <vt:variant>
        <vt:i4>0</vt:i4>
      </vt:variant>
      <vt:variant>
        <vt:i4>5</vt:i4>
      </vt:variant>
      <vt:variant>
        <vt:lpwstr/>
      </vt:variant>
      <vt:variant>
        <vt:lpwstr>_Toc233378185</vt:lpwstr>
      </vt:variant>
      <vt:variant>
        <vt:i4>1507383</vt:i4>
      </vt:variant>
      <vt:variant>
        <vt:i4>200</vt:i4>
      </vt:variant>
      <vt:variant>
        <vt:i4>0</vt:i4>
      </vt:variant>
      <vt:variant>
        <vt:i4>5</vt:i4>
      </vt:variant>
      <vt:variant>
        <vt:lpwstr/>
      </vt:variant>
      <vt:variant>
        <vt:lpwstr>_Toc233378184</vt:lpwstr>
      </vt:variant>
      <vt:variant>
        <vt:i4>1507383</vt:i4>
      </vt:variant>
      <vt:variant>
        <vt:i4>194</vt:i4>
      </vt:variant>
      <vt:variant>
        <vt:i4>0</vt:i4>
      </vt:variant>
      <vt:variant>
        <vt:i4>5</vt:i4>
      </vt:variant>
      <vt:variant>
        <vt:lpwstr/>
      </vt:variant>
      <vt:variant>
        <vt:lpwstr>_Toc233378183</vt:lpwstr>
      </vt:variant>
      <vt:variant>
        <vt:i4>1507383</vt:i4>
      </vt:variant>
      <vt:variant>
        <vt:i4>188</vt:i4>
      </vt:variant>
      <vt:variant>
        <vt:i4>0</vt:i4>
      </vt:variant>
      <vt:variant>
        <vt:i4>5</vt:i4>
      </vt:variant>
      <vt:variant>
        <vt:lpwstr/>
      </vt:variant>
      <vt:variant>
        <vt:lpwstr>_Toc233378182</vt:lpwstr>
      </vt:variant>
      <vt:variant>
        <vt:i4>1507383</vt:i4>
      </vt:variant>
      <vt:variant>
        <vt:i4>182</vt:i4>
      </vt:variant>
      <vt:variant>
        <vt:i4>0</vt:i4>
      </vt:variant>
      <vt:variant>
        <vt:i4>5</vt:i4>
      </vt:variant>
      <vt:variant>
        <vt:lpwstr/>
      </vt:variant>
      <vt:variant>
        <vt:lpwstr>_Toc233378181</vt:lpwstr>
      </vt:variant>
      <vt:variant>
        <vt:i4>1507383</vt:i4>
      </vt:variant>
      <vt:variant>
        <vt:i4>176</vt:i4>
      </vt:variant>
      <vt:variant>
        <vt:i4>0</vt:i4>
      </vt:variant>
      <vt:variant>
        <vt:i4>5</vt:i4>
      </vt:variant>
      <vt:variant>
        <vt:lpwstr/>
      </vt:variant>
      <vt:variant>
        <vt:lpwstr>_Toc233378180</vt:lpwstr>
      </vt:variant>
      <vt:variant>
        <vt:i4>1572919</vt:i4>
      </vt:variant>
      <vt:variant>
        <vt:i4>170</vt:i4>
      </vt:variant>
      <vt:variant>
        <vt:i4>0</vt:i4>
      </vt:variant>
      <vt:variant>
        <vt:i4>5</vt:i4>
      </vt:variant>
      <vt:variant>
        <vt:lpwstr/>
      </vt:variant>
      <vt:variant>
        <vt:lpwstr>_Toc233378179</vt:lpwstr>
      </vt:variant>
      <vt:variant>
        <vt:i4>1572919</vt:i4>
      </vt:variant>
      <vt:variant>
        <vt:i4>164</vt:i4>
      </vt:variant>
      <vt:variant>
        <vt:i4>0</vt:i4>
      </vt:variant>
      <vt:variant>
        <vt:i4>5</vt:i4>
      </vt:variant>
      <vt:variant>
        <vt:lpwstr/>
      </vt:variant>
      <vt:variant>
        <vt:lpwstr>_Toc233378178</vt:lpwstr>
      </vt:variant>
      <vt:variant>
        <vt:i4>1572919</vt:i4>
      </vt:variant>
      <vt:variant>
        <vt:i4>158</vt:i4>
      </vt:variant>
      <vt:variant>
        <vt:i4>0</vt:i4>
      </vt:variant>
      <vt:variant>
        <vt:i4>5</vt:i4>
      </vt:variant>
      <vt:variant>
        <vt:lpwstr/>
      </vt:variant>
      <vt:variant>
        <vt:lpwstr>_Toc233378177</vt:lpwstr>
      </vt:variant>
      <vt:variant>
        <vt:i4>1572919</vt:i4>
      </vt:variant>
      <vt:variant>
        <vt:i4>152</vt:i4>
      </vt:variant>
      <vt:variant>
        <vt:i4>0</vt:i4>
      </vt:variant>
      <vt:variant>
        <vt:i4>5</vt:i4>
      </vt:variant>
      <vt:variant>
        <vt:lpwstr/>
      </vt:variant>
      <vt:variant>
        <vt:lpwstr>_Toc233378176</vt:lpwstr>
      </vt:variant>
      <vt:variant>
        <vt:i4>1572919</vt:i4>
      </vt:variant>
      <vt:variant>
        <vt:i4>146</vt:i4>
      </vt:variant>
      <vt:variant>
        <vt:i4>0</vt:i4>
      </vt:variant>
      <vt:variant>
        <vt:i4>5</vt:i4>
      </vt:variant>
      <vt:variant>
        <vt:lpwstr/>
      </vt:variant>
      <vt:variant>
        <vt:lpwstr>_Toc233378175</vt:lpwstr>
      </vt:variant>
      <vt:variant>
        <vt:i4>1572919</vt:i4>
      </vt:variant>
      <vt:variant>
        <vt:i4>140</vt:i4>
      </vt:variant>
      <vt:variant>
        <vt:i4>0</vt:i4>
      </vt:variant>
      <vt:variant>
        <vt:i4>5</vt:i4>
      </vt:variant>
      <vt:variant>
        <vt:lpwstr/>
      </vt:variant>
      <vt:variant>
        <vt:lpwstr>_Toc233378174</vt:lpwstr>
      </vt:variant>
      <vt:variant>
        <vt:i4>1572919</vt:i4>
      </vt:variant>
      <vt:variant>
        <vt:i4>134</vt:i4>
      </vt:variant>
      <vt:variant>
        <vt:i4>0</vt:i4>
      </vt:variant>
      <vt:variant>
        <vt:i4>5</vt:i4>
      </vt:variant>
      <vt:variant>
        <vt:lpwstr/>
      </vt:variant>
      <vt:variant>
        <vt:lpwstr>_Toc233378173</vt:lpwstr>
      </vt:variant>
      <vt:variant>
        <vt:i4>1572919</vt:i4>
      </vt:variant>
      <vt:variant>
        <vt:i4>128</vt:i4>
      </vt:variant>
      <vt:variant>
        <vt:i4>0</vt:i4>
      </vt:variant>
      <vt:variant>
        <vt:i4>5</vt:i4>
      </vt:variant>
      <vt:variant>
        <vt:lpwstr/>
      </vt:variant>
      <vt:variant>
        <vt:lpwstr>_Toc233378172</vt:lpwstr>
      </vt:variant>
      <vt:variant>
        <vt:i4>1572919</vt:i4>
      </vt:variant>
      <vt:variant>
        <vt:i4>122</vt:i4>
      </vt:variant>
      <vt:variant>
        <vt:i4>0</vt:i4>
      </vt:variant>
      <vt:variant>
        <vt:i4>5</vt:i4>
      </vt:variant>
      <vt:variant>
        <vt:lpwstr/>
      </vt:variant>
      <vt:variant>
        <vt:lpwstr>_Toc233378171</vt:lpwstr>
      </vt:variant>
      <vt:variant>
        <vt:i4>1572919</vt:i4>
      </vt:variant>
      <vt:variant>
        <vt:i4>116</vt:i4>
      </vt:variant>
      <vt:variant>
        <vt:i4>0</vt:i4>
      </vt:variant>
      <vt:variant>
        <vt:i4>5</vt:i4>
      </vt:variant>
      <vt:variant>
        <vt:lpwstr/>
      </vt:variant>
      <vt:variant>
        <vt:lpwstr>_Toc233378170</vt:lpwstr>
      </vt:variant>
      <vt:variant>
        <vt:i4>1638455</vt:i4>
      </vt:variant>
      <vt:variant>
        <vt:i4>110</vt:i4>
      </vt:variant>
      <vt:variant>
        <vt:i4>0</vt:i4>
      </vt:variant>
      <vt:variant>
        <vt:i4>5</vt:i4>
      </vt:variant>
      <vt:variant>
        <vt:lpwstr/>
      </vt:variant>
      <vt:variant>
        <vt:lpwstr>_Toc233378169</vt:lpwstr>
      </vt:variant>
      <vt:variant>
        <vt:i4>1638455</vt:i4>
      </vt:variant>
      <vt:variant>
        <vt:i4>104</vt:i4>
      </vt:variant>
      <vt:variant>
        <vt:i4>0</vt:i4>
      </vt:variant>
      <vt:variant>
        <vt:i4>5</vt:i4>
      </vt:variant>
      <vt:variant>
        <vt:lpwstr/>
      </vt:variant>
      <vt:variant>
        <vt:lpwstr>_Toc233378168</vt:lpwstr>
      </vt:variant>
      <vt:variant>
        <vt:i4>1638455</vt:i4>
      </vt:variant>
      <vt:variant>
        <vt:i4>98</vt:i4>
      </vt:variant>
      <vt:variant>
        <vt:i4>0</vt:i4>
      </vt:variant>
      <vt:variant>
        <vt:i4>5</vt:i4>
      </vt:variant>
      <vt:variant>
        <vt:lpwstr/>
      </vt:variant>
      <vt:variant>
        <vt:lpwstr>_Toc233378167</vt:lpwstr>
      </vt:variant>
      <vt:variant>
        <vt:i4>1638455</vt:i4>
      </vt:variant>
      <vt:variant>
        <vt:i4>92</vt:i4>
      </vt:variant>
      <vt:variant>
        <vt:i4>0</vt:i4>
      </vt:variant>
      <vt:variant>
        <vt:i4>5</vt:i4>
      </vt:variant>
      <vt:variant>
        <vt:lpwstr/>
      </vt:variant>
      <vt:variant>
        <vt:lpwstr>_Toc233378166</vt:lpwstr>
      </vt:variant>
      <vt:variant>
        <vt:i4>1638455</vt:i4>
      </vt:variant>
      <vt:variant>
        <vt:i4>86</vt:i4>
      </vt:variant>
      <vt:variant>
        <vt:i4>0</vt:i4>
      </vt:variant>
      <vt:variant>
        <vt:i4>5</vt:i4>
      </vt:variant>
      <vt:variant>
        <vt:lpwstr/>
      </vt:variant>
      <vt:variant>
        <vt:lpwstr>_Toc233378165</vt:lpwstr>
      </vt:variant>
      <vt:variant>
        <vt:i4>1638455</vt:i4>
      </vt:variant>
      <vt:variant>
        <vt:i4>80</vt:i4>
      </vt:variant>
      <vt:variant>
        <vt:i4>0</vt:i4>
      </vt:variant>
      <vt:variant>
        <vt:i4>5</vt:i4>
      </vt:variant>
      <vt:variant>
        <vt:lpwstr/>
      </vt:variant>
      <vt:variant>
        <vt:lpwstr>_Toc233378164</vt:lpwstr>
      </vt:variant>
      <vt:variant>
        <vt:i4>1638455</vt:i4>
      </vt:variant>
      <vt:variant>
        <vt:i4>74</vt:i4>
      </vt:variant>
      <vt:variant>
        <vt:i4>0</vt:i4>
      </vt:variant>
      <vt:variant>
        <vt:i4>5</vt:i4>
      </vt:variant>
      <vt:variant>
        <vt:lpwstr/>
      </vt:variant>
      <vt:variant>
        <vt:lpwstr>_Toc233378163</vt:lpwstr>
      </vt:variant>
      <vt:variant>
        <vt:i4>1638455</vt:i4>
      </vt:variant>
      <vt:variant>
        <vt:i4>68</vt:i4>
      </vt:variant>
      <vt:variant>
        <vt:i4>0</vt:i4>
      </vt:variant>
      <vt:variant>
        <vt:i4>5</vt:i4>
      </vt:variant>
      <vt:variant>
        <vt:lpwstr/>
      </vt:variant>
      <vt:variant>
        <vt:lpwstr>_Toc233378162</vt:lpwstr>
      </vt:variant>
      <vt:variant>
        <vt:i4>1638455</vt:i4>
      </vt:variant>
      <vt:variant>
        <vt:i4>62</vt:i4>
      </vt:variant>
      <vt:variant>
        <vt:i4>0</vt:i4>
      </vt:variant>
      <vt:variant>
        <vt:i4>5</vt:i4>
      </vt:variant>
      <vt:variant>
        <vt:lpwstr/>
      </vt:variant>
      <vt:variant>
        <vt:lpwstr>_Toc233378161</vt:lpwstr>
      </vt:variant>
      <vt:variant>
        <vt:i4>1638455</vt:i4>
      </vt:variant>
      <vt:variant>
        <vt:i4>56</vt:i4>
      </vt:variant>
      <vt:variant>
        <vt:i4>0</vt:i4>
      </vt:variant>
      <vt:variant>
        <vt:i4>5</vt:i4>
      </vt:variant>
      <vt:variant>
        <vt:lpwstr/>
      </vt:variant>
      <vt:variant>
        <vt:lpwstr>_Toc233378160</vt:lpwstr>
      </vt:variant>
      <vt:variant>
        <vt:i4>1703991</vt:i4>
      </vt:variant>
      <vt:variant>
        <vt:i4>50</vt:i4>
      </vt:variant>
      <vt:variant>
        <vt:i4>0</vt:i4>
      </vt:variant>
      <vt:variant>
        <vt:i4>5</vt:i4>
      </vt:variant>
      <vt:variant>
        <vt:lpwstr/>
      </vt:variant>
      <vt:variant>
        <vt:lpwstr>_Toc233378159</vt:lpwstr>
      </vt:variant>
      <vt:variant>
        <vt:i4>1703991</vt:i4>
      </vt:variant>
      <vt:variant>
        <vt:i4>44</vt:i4>
      </vt:variant>
      <vt:variant>
        <vt:i4>0</vt:i4>
      </vt:variant>
      <vt:variant>
        <vt:i4>5</vt:i4>
      </vt:variant>
      <vt:variant>
        <vt:lpwstr/>
      </vt:variant>
      <vt:variant>
        <vt:lpwstr>_Toc233378158</vt:lpwstr>
      </vt:variant>
      <vt:variant>
        <vt:i4>1703991</vt:i4>
      </vt:variant>
      <vt:variant>
        <vt:i4>38</vt:i4>
      </vt:variant>
      <vt:variant>
        <vt:i4>0</vt:i4>
      </vt:variant>
      <vt:variant>
        <vt:i4>5</vt:i4>
      </vt:variant>
      <vt:variant>
        <vt:lpwstr/>
      </vt:variant>
      <vt:variant>
        <vt:lpwstr>_Toc233378157</vt:lpwstr>
      </vt:variant>
      <vt:variant>
        <vt:i4>1703991</vt:i4>
      </vt:variant>
      <vt:variant>
        <vt:i4>32</vt:i4>
      </vt:variant>
      <vt:variant>
        <vt:i4>0</vt:i4>
      </vt:variant>
      <vt:variant>
        <vt:i4>5</vt:i4>
      </vt:variant>
      <vt:variant>
        <vt:lpwstr/>
      </vt:variant>
      <vt:variant>
        <vt:lpwstr>_Toc233378156</vt:lpwstr>
      </vt:variant>
      <vt:variant>
        <vt:i4>1703991</vt:i4>
      </vt:variant>
      <vt:variant>
        <vt:i4>26</vt:i4>
      </vt:variant>
      <vt:variant>
        <vt:i4>0</vt:i4>
      </vt:variant>
      <vt:variant>
        <vt:i4>5</vt:i4>
      </vt:variant>
      <vt:variant>
        <vt:lpwstr/>
      </vt:variant>
      <vt:variant>
        <vt:lpwstr>_Toc233378155</vt:lpwstr>
      </vt:variant>
      <vt:variant>
        <vt:i4>1703991</vt:i4>
      </vt:variant>
      <vt:variant>
        <vt:i4>20</vt:i4>
      </vt:variant>
      <vt:variant>
        <vt:i4>0</vt:i4>
      </vt:variant>
      <vt:variant>
        <vt:i4>5</vt:i4>
      </vt:variant>
      <vt:variant>
        <vt:lpwstr/>
      </vt:variant>
      <vt:variant>
        <vt:lpwstr>_Toc233378154</vt:lpwstr>
      </vt:variant>
      <vt:variant>
        <vt:i4>1703991</vt:i4>
      </vt:variant>
      <vt:variant>
        <vt:i4>14</vt:i4>
      </vt:variant>
      <vt:variant>
        <vt:i4>0</vt:i4>
      </vt:variant>
      <vt:variant>
        <vt:i4>5</vt:i4>
      </vt:variant>
      <vt:variant>
        <vt:lpwstr/>
      </vt:variant>
      <vt:variant>
        <vt:lpwstr>_Toc233378153</vt:lpwstr>
      </vt:variant>
      <vt:variant>
        <vt:i4>1703991</vt:i4>
      </vt:variant>
      <vt:variant>
        <vt:i4>8</vt:i4>
      </vt:variant>
      <vt:variant>
        <vt:i4>0</vt:i4>
      </vt:variant>
      <vt:variant>
        <vt:i4>5</vt:i4>
      </vt:variant>
      <vt:variant>
        <vt:lpwstr/>
      </vt:variant>
      <vt:variant>
        <vt:lpwstr>_Toc233378152</vt:lpwstr>
      </vt:variant>
      <vt:variant>
        <vt:i4>1703991</vt:i4>
      </vt:variant>
      <vt:variant>
        <vt:i4>2</vt:i4>
      </vt:variant>
      <vt:variant>
        <vt:i4>0</vt:i4>
      </vt:variant>
      <vt:variant>
        <vt:i4>5</vt:i4>
      </vt:variant>
      <vt:variant>
        <vt:lpwstr/>
      </vt:variant>
      <vt:variant>
        <vt:lpwstr>_Toc233378151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MIAO Tung (250025281)</dc:creator>
  <cp:keywords/>
  <dc:description/>
  <cp:lastModifiedBy>杰 宋</cp:lastModifiedBy>
  <cp:revision>1054</cp:revision>
  <cp:lastPrinted>2026-06-25T19:58:00Z</cp:lastPrinted>
  <dcterms:created xsi:type="dcterms:W3CDTF">2026-02-04T06:54:00Z</dcterms:created>
  <dcterms:modified xsi:type="dcterms:W3CDTF">2026-06-26T06:57:00Z</dcterms:modified>
</cp:coreProperties>
</file>